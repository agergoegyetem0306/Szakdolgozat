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A02" w:rsidRDefault="00FE752C">
      <w:pPr>
        <w:pStyle w:val="Cm"/>
        <w:spacing w:before="2640"/>
        <w:jc w:val="center"/>
      </w:pPr>
      <w:r>
        <w:t>A játékos én</w:t>
      </w:r>
    </w:p>
    <w:p w:rsidR="00993A02" w:rsidRDefault="00FE752C">
      <w:pPr>
        <w:jc w:val="center"/>
        <w:rPr>
          <w:sz w:val="32"/>
        </w:rPr>
      </w:pPr>
      <w:r>
        <w:rPr>
          <w:sz w:val="32"/>
        </w:rPr>
        <w:t>A gamifikáció hatalma</w:t>
      </w:r>
    </w:p>
    <w:p w:rsidR="00993A02" w:rsidRDefault="00993A02">
      <w:pPr>
        <w:jc w:val="center"/>
        <w:rPr>
          <w:sz w:val="32"/>
        </w:rPr>
      </w:pPr>
    </w:p>
    <w:p w:rsidR="00993A02" w:rsidRDefault="00FE752C">
      <w:pPr>
        <w:pStyle w:val="Alcm"/>
      </w:pPr>
      <w:r>
        <w:t>Szerző: Abari Kálmán</w:t>
      </w:r>
    </w:p>
    <w:p w:rsidR="00993A02" w:rsidRDefault="00FE752C">
      <w:pPr>
        <w:pStyle w:val="Alcm"/>
      </w:pPr>
      <w:r>
        <w:t>Lektorálta: Páskuné Kiss Judit és Polonyi Tünde</w:t>
      </w:r>
    </w:p>
    <w:p w:rsidR="00993A02" w:rsidRDefault="00FE752C">
      <w:pPr>
        <w:pStyle w:val="Cmsor1"/>
      </w:pPr>
      <w:bookmarkStart w:id="0" w:name="_Toc197689995"/>
      <w:r>
        <w:lastRenderedPageBreak/>
        <w:t>Tartalomjegyzék</w:t>
      </w:r>
      <w:bookmarkEnd w:id="0"/>
    </w:p>
    <w:sdt>
      <w:sdtPr>
        <w:rPr>
          <w:rFonts w:ascii="Minion Pro" w:eastAsiaTheme="minorHAnsi" w:hAnsi="Minion Pro" w:cstheme="minorBidi"/>
          <w:color w:val="auto"/>
          <w:sz w:val="24"/>
          <w:szCs w:val="22"/>
          <w:lang w:eastAsia="en-US"/>
        </w:rPr>
        <w:id w:val="513398756"/>
        <w:docPartObj>
          <w:docPartGallery w:val="Table of Contents"/>
          <w:docPartUnique/>
        </w:docPartObj>
      </w:sdtPr>
      <w:sdtContent>
        <w:p w:rsidR="00993A02" w:rsidRDefault="00993A02">
          <w:pPr>
            <w:pStyle w:val="Tartalomjegyzkcmsora"/>
            <w:rPr>
              <w:color w:val="auto"/>
              <w:sz w:val="22"/>
            </w:rPr>
          </w:pPr>
        </w:p>
        <w:p w:rsidR="00993A02" w:rsidRDefault="00FE752C">
          <w:pPr>
            <w:pStyle w:val="TJ1"/>
            <w:rPr>
              <w:rFonts w:asciiTheme="minorHAnsi" w:eastAsiaTheme="minorEastAsia" w:hAnsiTheme="minorHAnsi"/>
              <w:sz w:val="22"/>
              <w:lang w:eastAsia="hu-HU"/>
            </w:rPr>
          </w:pPr>
          <w:r>
            <w:fldChar w:fldCharType="begin"/>
          </w:r>
          <w:r>
            <w:rPr>
              <w:rStyle w:val="Jegyzkhivatkozs"/>
              <w:webHidden/>
            </w:rPr>
            <w:instrText xml:space="preserve"> TOC \z \o "1-3" \u \h</w:instrText>
          </w:r>
          <w:r>
            <w:rPr>
              <w:rStyle w:val="Jegyzkhivatkozs"/>
            </w:rPr>
            <w:fldChar w:fldCharType="separate"/>
          </w:r>
          <w:hyperlink w:anchor="_Toc197689995">
            <w:r>
              <w:rPr>
                <w:webHidden/>
              </w:rPr>
              <w:fldChar w:fldCharType="begin"/>
            </w:r>
            <w:r>
              <w:rPr>
                <w:webHidden/>
              </w:rPr>
              <w:instrText>PAGEREF _Toc197689995 \h</w:instrText>
            </w:r>
            <w:r>
              <w:rPr>
                <w:webHidden/>
              </w:rPr>
            </w:r>
            <w:r>
              <w:rPr>
                <w:webHidden/>
              </w:rPr>
              <w:fldChar w:fldCharType="separate"/>
            </w:r>
            <w:r>
              <w:rPr>
                <w:rStyle w:val="Jegyzkhivatkozs"/>
                <w:webHidden/>
              </w:rPr>
              <w:t>Tartalomjegyzék</w:t>
            </w:r>
            <w:r>
              <w:rPr>
                <w:rStyle w:val="Jegyzkhivatkozs"/>
                <w:webHidden/>
              </w:rPr>
              <w:tab/>
              <w:t>2</w:t>
            </w:r>
            <w:r>
              <w:rPr>
                <w:webHidden/>
              </w:rPr>
              <w:fldChar w:fldCharType="end"/>
            </w:r>
          </w:hyperlink>
        </w:p>
        <w:p w:rsidR="00993A02" w:rsidRDefault="00FE752C">
          <w:pPr>
            <w:pStyle w:val="TJ1"/>
            <w:rPr>
              <w:rFonts w:asciiTheme="minorHAnsi" w:eastAsiaTheme="minorEastAsia" w:hAnsiTheme="minorHAnsi"/>
              <w:sz w:val="22"/>
              <w:lang w:eastAsia="hu-HU"/>
            </w:rPr>
          </w:pPr>
          <w:hyperlink w:anchor="_Toc197689996">
            <w:r>
              <w:rPr>
                <w:webHidden/>
              </w:rPr>
              <w:fldChar w:fldCharType="begin"/>
            </w:r>
            <w:r>
              <w:rPr>
                <w:webHidden/>
              </w:rPr>
              <w:instrText>PAGEREF _Toc197689996 \h</w:instrText>
            </w:r>
            <w:r>
              <w:rPr>
                <w:webHidden/>
              </w:rPr>
            </w:r>
            <w:r>
              <w:rPr>
                <w:webHidden/>
              </w:rPr>
              <w:fldChar w:fldCharType="separate"/>
            </w:r>
            <w:r>
              <w:rPr>
                <w:rStyle w:val="Jegyzkhivatkozs"/>
                <w:webHidden/>
              </w:rPr>
              <w:t>Előszó</w:t>
            </w:r>
            <w:r>
              <w:rPr>
                <w:rStyle w:val="Jegyzkhivatkozs"/>
                <w:webHidden/>
              </w:rPr>
              <w:tab/>
              <w:t>5</w:t>
            </w:r>
            <w:r>
              <w:rPr>
                <w:webHidden/>
              </w:rPr>
              <w:fldChar w:fldCharType="end"/>
            </w:r>
          </w:hyperlink>
        </w:p>
        <w:p w:rsidR="00993A02" w:rsidRDefault="00FE752C">
          <w:pPr>
            <w:pStyle w:val="TJ1"/>
            <w:rPr>
              <w:rFonts w:asciiTheme="minorHAnsi" w:eastAsiaTheme="minorEastAsia" w:hAnsiTheme="minorHAnsi"/>
              <w:sz w:val="22"/>
              <w:lang w:eastAsia="hu-HU"/>
            </w:rPr>
          </w:pPr>
          <w:hyperlink w:anchor="_Toc197689997">
            <w:r>
              <w:rPr>
                <w:webHidden/>
              </w:rPr>
              <w:fldChar w:fldCharType="begin"/>
            </w:r>
            <w:r>
              <w:rPr>
                <w:webHidden/>
              </w:rPr>
              <w:instrText>PAGEREF _Toc197689997 \h</w:instrText>
            </w:r>
            <w:r>
              <w:rPr>
                <w:webHidden/>
              </w:rPr>
            </w:r>
            <w:r>
              <w:rPr>
                <w:webHidden/>
              </w:rPr>
              <w:fldChar w:fldCharType="separate"/>
            </w:r>
            <w:r>
              <w:rPr>
                <w:rStyle w:val="Jegyzkhivatkozs"/>
                <w:webHidden/>
              </w:rPr>
              <w:t>A játékosítás felfedezése</w:t>
            </w:r>
            <w:r>
              <w:rPr>
                <w:rStyle w:val="Jegyzkhivatkozs"/>
                <w:webHidden/>
              </w:rPr>
              <w:tab/>
              <w:t>6</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89998">
            <w:r>
              <w:rPr>
                <w:webHidden/>
              </w:rPr>
              <w:fldChar w:fldCharType="begin"/>
            </w:r>
            <w:r>
              <w:rPr>
                <w:webHidden/>
              </w:rPr>
              <w:instrText>PAGEREF _Toc197689998 \h</w:instrText>
            </w:r>
            <w:r>
              <w:rPr>
                <w:webHidden/>
              </w:rPr>
            </w:r>
            <w:r>
              <w:rPr>
                <w:webHidden/>
              </w:rPr>
              <w:fldChar w:fldCharType="separate"/>
            </w:r>
            <w:r>
              <w:rPr>
                <w:rStyle w:val="Jegyzkhivatkozs"/>
                <w:webHidden/>
              </w:rPr>
              <w:t>Gamifikált rendszerek</w:t>
            </w:r>
            <w:r>
              <w:rPr>
                <w:rStyle w:val="Jegyzkhivatkozs"/>
                <w:webHidden/>
              </w:rPr>
              <w:tab/>
              <w:t>6</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89999">
            <w:r>
              <w:rPr>
                <w:webHidden/>
              </w:rPr>
              <w:fldChar w:fldCharType="begin"/>
            </w:r>
            <w:r>
              <w:rPr>
                <w:webHidden/>
              </w:rPr>
              <w:instrText>PAGEREF _Toc197689999 \h</w:instrText>
            </w:r>
            <w:r>
              <w:rPr>
                <w:webHidden/>
              </w:rPr>
            </w:r>
            <w:r>
              <w:rPr>
                <w:webHidden/>
              </w:rPr>
              <w:fldChar w:fldCharType="separate"/>
            </w:r>
            <w:r>
              <w:rPr>
                <w:rStyle w:val="Jegyzkhivatkozs"/>
                <w:webHidden/>
              </w:rPr>
              <w:t>A gamifikáció tudományos koordinátái</w:t>
            </w:r>
            <w:r>
              <w:rPr>
                <w:rStyle w:val="Jegyzkhivatkozs"/>
                <w:webHidden/>
              </w:rPr>
              <w:tab/>
              <w:t>9</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00">
            <w:r>
              <w:rPr>
                <w:webHidden/>
              </w:rPr>
              <w:fldChar w:fldCharType="begin"/>
            </w:r>
            <w:r>
              <w:rPr>
                <w:webHidden/>
              </w:rPr>
              <w:instrText>PAGEREF _Toc197690000 \h</w:instrText>
            </w:r>
            <w:r>
              <w:rPr>
                <w:webHidden/>
              </w:rPr>
            </w:r>
            <w:r>
              <w:rPr>
                <w:webHidden/>
              </w:rPr>
              <w:fldChar w:fldCharType="separate"/>
            </w:r>
            <w:r>
              <w:rPr>
                <w:rStyle w:val="Jegyzkhivatkozs"/>
                <w:webHidden/>
              </w:rPr>
              <w:t>Jelentős hozzájárulások a gamifikáció fejlődéséhez</w:t>
            </w:r>
            <w:r>
              <w:rPr>
                <w:rStyle w:val="Jegyzkhivatkozs"/>
                <w:webHidden/>
              </w:rPr>
              <w:tab/>
              <w:t>10</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01">
            <w:r>
              <w:rPr>
                <w:webHidden/>
              </w:rPr>
              <w:fldChar w:fldCharType="begin"/>
            </w:r>
            <w:r>
              <w:rPr>
                <w:webHidden/>
              </w:rPr>
              <w:instrText>PAGEREF _Toc197690001 \h</w:instrText>
            </w:r>
            <w:r>
              <w:rPr>
                <w:webHidden/>
              </w:rPr>
            </w:r>
            <w:r>
              <w:rPr>
                <w:webHidden/>
              </w:rPr>
              <w:fldChar w:fldCharType="separate"/>
            </w:r>
            <w:r>
              <w:rPr>
                <w:rStyle w:val="Jegyzkhivatkozs"/>
                <w:webHidden/>
              </w:rPr>
              <w:t>Kérdezz-felelek játék a gamifikációról</w:t>
            </w:r>
            <w:r>
              <w:rPr>
                <w:rStyle w:val="Jegyzkhivatkozs"/>
                <w:webHidden/>
              </w:rPr>
              <w:tab/>
              <w:t>14</w:t>
            </w:r>
            <w:r>
              <w:rPr>
                <w:webHidden/>
              </w:rPr>
              <w:fldChar w:fldCharType="end"/>
            </w:r>
          </w:hyperlink>
        </w:p>
        <w:p w:rsidR="00993A02" w:rsidRDefault="00FE752C">
          <w:pPr>
            <w:pStyle w:val="TJ1"/>
            <w:rPr>
              <w:rFonts w:asciiTheme="minorHAnsi" w:eastAsiaTheme="minorEastAsia" w:hAnsiTheme="minorHAnsi"/>
              <w:sz w:val="22"/>
              <w:lang w:eastAsia="hu-HU"/>
            </w:rPr>
          </w:pPr>
          <w:hyperlink w:anchor="_Toc197690002">
            <w:r>
              <w:rPr>
                <w:webHidden/>
              </w:rPr>
              <w:fldChar w:fldCharType="begin"/>
            </w:r>
            <w:r>
              <w:rPr>
                <w:webHidden/>
              </w:rPr>
              <w:instrText>PAGEREF _Toc197690002 \h</w:instrText>
            </w:r>
            <w:r>
              <w:rPr>
                <w:webHidden/>
              </w:rPr>
            </w:r>
            <w:r>
              <w:rPr>
                <w:webHidden/>
              </w:rPr>
              <w:fldChar w:fldCharType="separate"/>
            </w:r>
            <w:r>
              <w:rPr>
                <w:rStyle w:val="Jegyzkhivatkozs"/>
                <w:webHidden/>
              </w:rPr>
              <w:t>Az ősi játékos</w:t>
            </w:r>
            <w:r>
              <w:rPr>
                <w:rStyle w:val="Jegyzkhivatkozs"/>
                <w:webHidden/>
              </w:rPr>
              <w:tab/>
              <w:t>18</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03">
            <w:r>
              <w:rPr>
                <w:webHidden/>
              </w:rPr>
              <w:fldChar w:fldCharType="begin"/>
            </w:r>
            <w:r>
              <w:rPr>
                <w:webHidden/>
              </w:rPr>
              <w:instrText>PAGEREF _Toc197690003 \h</w:instrText>
            </w:r>
            <w:r>
              <w:rPr>
                <w:webHidden/>
              </w:rPr>
            </w:r>
            <w:r>
              <w:rPr>
                <w:webHidden/>
              </w:rPr>
              <w:fldChar w:fldCharType="separate"/>
            </w:r>
            <w:r>
              <w:rPr>
                <w:rStyle w:val="Jegyzkhivatkozs"/>
                <w:webHidden/>
              </w:rPr>
              <w:t>Kondicionálás és tanulási mechanizmusok</w:t>
            </w:r>
            <w:r>
              <w:rPr>
                <w:rStyle w:val="Jegyzkhivatkozs"/>
                <w:webHidden/>
              </w:rPr>
              <w:tab/>
              <w:t>18</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04">
            <w:r>
              <w:rPr>
                <w:webHidden/>
              </w:rPr>
              <w:fldChar w:fldCharType="begin"/>
            </w:r>
            <w:r>
              <w:rPr>
                <w:webHidden/>
              </w:rPr>
              <w:instrText>PAGEREF _Toc197690004 \h</w:instrText>
            </w:r>
            <w:r>
              <w:rPr>
                <w:webHidden/>
              </w:rPr>
            </w:r>
            <w:r>
              <w:rPr>
                <w:webHidden/>
              </w:rPr>
              <w:fldChar w:fldCharType="separate"/>
            </w:r>
            <w:r>
              <w:rPr>
                <w:rStyle w:val="Jegyzkhivatkozs"/>
                <w:webHidden/>
              </w:rPr>
              <w:t>Önmeghatározás elmélete (SDT)</w:t>
            </w:r>
            <w:r>
              <w:rPr>
                <w:rStyle w:val="Jegyzkhivatkozs"/>
                <w:webHidden/>
              </w:rPr>
              <w:tab/>
              <w:t>19</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05">
            <w:r>
              <w:rPr>
                <w:webHidden/>
              </w:rPr>
              <w:fldChar w:fldCharType="begin"/>
            </w:r>
            <w:r>
              <w:rPr>
                <w:webHidden/>
              </w:rPr>
              <w:instrText>PAGEREF _Toc197690005 \h</w:instrText>
            </w:r>
            <w:r>
              <w:rPr>
                <w:webHidden/>
              </w:rPr>
            </w:r>
            <w:r>
              <w:rPr>
                <w:webHidden/>
              </w:rPr>
              <w:fldChar w:fldCharType="separate"/>
            </w:r>
            <w:r>
              <w:rPr>
                <w:rStyle w:val="Jegyzkhivatkozs"/>
                <w:webHidden/>
              </w:rPr>
              <w:t>Flow-élmény a játékban</w:t>
            </w:r>
            <w:r>
              <w:rPr>
                <w:rStyle w:val="Jegyzkhivatkozs"/>
                <w:webHidden/>
              </w:rPr>
              <w:tab/>
              <w:t>20</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06">
            <w:r>
              <w:rPr>
                <w:webHidden/>
              </w:rPr>
              <w:fldChar w:fldCharType="begin"/>
            </w:r>
            <w:r>
              <w:rPr>
                <w:webHidden/>
              </w:rPr>
              <w:instrText>PAGEREF _Toc197690006 \h</w:instrText>
            </w:r>
            <w:r>
              <w:rPr>
                <w:webHidden/>
              </w:rPr>
            </w:r>
            <w:r>
              <w:rPr>
                <w:webHidden/>
              </w:rPr>
              <w:fldChar w:fldCharType="separate"/>
            </w:r>
            <w:r>
              <w:rPr>
                <w:rStyle w:val="Jegyzkhivatkozs"/>
                <w:webHidden/>
              </w:rPr>
              <w:t>Kognitív mechanizmusok: figyelem, emlékezet és tanulás</w:t>
            </w:r>
            <w:r>
              <w:rPr>
                <w:rStyle w:val="Jegyzkhivatkozs"/>
                <w:webHidden/>
              </w:rPr>
              <w:tab/>
              <w:t>20</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07">
            <w:r>
              <w:rPr>
                <w:webHidden/>
              </w:rPr>
              <w:fldChar w:fldCharType="begin"/>
            </w:r>
            <w:r>
              <w:rPr>
                <w:webHidden/>
              </w:rPr>
              <w:instrText>PAGEREF _Toc197690007 \h</w:instrText>
            </w:r>
            <w:r>
              <w:rPr>
                <w:webHidden/>
              </w:rPr>
            </w:r>
            <w:r>
              <w:rPr>
                <w:webHidden/>
              </w:rPr>
              <w:fldChar w:fldCharType="separate"/>
            </w:r>
            <w:r>
              <w:rPr>
                <w:rStyle w:val="Jegyzkhivatkozs"/>
                <w:webHidden/>
              </w:rPr>
              <w:t>Evolúciós pszichológiai magyarázatok a játékra</w:t>
            </w:r>
            <w:r>
              <w:rPr>
                <w:rStyle w:val="Jegyzkhivatkozs"/>
                <w:webHidden/>
              </w:rPr>
              <w:tab/>
              <w:t>22</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08">
            <w:r>
              <w:rPr>
                <w:webHidden/>
              </w:rPr>
              <w:fldChar w:fldCharType="begin"/>
            </w:r>
            <w:r>
              <w:rPr>
                <w:webHidden/>
              </w:rPr>
              <w:instrText>PAGEREF _Toc197690008 \h</w:instrText>
            </w:r>
            <w:r>
              <w:rPr>
                <w:webHidden/>
              </w:rPr>
            </w:r>
            <w:r>
              <w:rPr>
                <w:webHidden/>
              </w:rPr>
              <w:fldChar w:fldCharType="separate"/>
            </w:r>
            <w:r>
              <w:rPr>
                <w:rStyle w:val="Jegyzkhivatkozs"/>
                <w:webHidden/>
              </w:rPr>
              <w:t>Neurobiológiai alapok: jutalmazási kör és neurotranszmitterek</w:t>
            </w:r>
            <w:r>
              <w:rPr>
                <w:rStyle w:val="Jegyzkhivatkozs"/>
                <w:webHidden/>
              </w:rPr>
              <w:tab/>
              <w:t>23</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09">
            <w:r>
              <w:rPr>
                <w:webHidden/>
              </w:rPr>
              <w:fldChar w:fldCharType="begin"/>
            </w:r>
            <w:r>
              <w:rPr>
                <w:webHidden/>
              </w:rPr>
              <w:instrText>PAGEREF _Toc197690009 \h</w:instrText>
            </w:r>
            <w:r>
              <w:rPr>
                <w:webHidden/>
              </w:rPr>
            </w:r>
            <w:r>
              <w:rPr>
                <w:webHidden/>
              </w:rPr>
              <w:fldChar w:fldCharType="separate"/>
            </w:r>
            <w:r>
              <w:rPr>
                <w:rStyle w:val="Jegyzkhivatkozs"/>
                <w:webHidden/>
              </w:rPr>
              <w:t>Versengés, együttműködés és társas jutalmazás</w:t>
            </w:r>
            <w:r>
              <w:rPr>
                <w:rStyle w:val="Jegyzkhivatkozs"/>
                <w:webHidden/>
              </w:rPr>
              <w:tab/>
              <w:t>26</w:t>
            </w:r>
            <w:r>
              <w:rPr>
                <w:webHidden/>
              </w:rPr>
              <w:fldChar w:fldCharType="end"/>
            </w:r>
          </w:hyperlink>
        </w:p>
        <w:p w:rsidR="00993A02" w:rsidRDefault="00FE752C">
          <w:pPr>
            <w:pStyle w:val="TJ1"/>
            <w:rPr>
              <w:rFonts w:asciiTheme="minorHAnsi" w:eastAsiaTheme="minorEastAsia" w:hAnsiTheme="minorHAnsi"/>
              <w:sz w:val="22"/>
              <w:lang w:eastAsia="hu-HU"/>
            </w:rPr>
          </w:pPr>
          <w:hyperlink w:anchor="_Toc197690010">
            <w:r>
              <w:rPr>
                <w:webHidden/>
              </w:rPr>
              <w:fldChar w:fldCharType="begin"/>
            </w:r>
            <w:r>
              <w:rPr>
                <w:webHidden/>
              </w:rPr>
              <w:instrText>PAGEREF _Toc197690010 \h</w:instrText>
            </w:r>
            <w:r>
              <w:rPr>
                <w:webHidden/>
              </w:rPr>
            </w:r>
            <w:r>
              <w:rPr>
                <w:webHidden/>
              </w:rPr>
              <w:fldChar w:fldCharType="separate"/>
            </w:r>
            <w:r>
              <w:rPr>
                <w:rStyle w:val="Jegyzkhivatkozs"/>
                <w:webHidden/>
              </w:rPr>
              <w:t>A modern játékos</w:t>
            </w:r>
            <w:r>
              <w:rPr>
                <w:rStyle w:val="Jegyzkhivatkozs"/>
                <w:webHidden/>
              </w:rPr>
              <w:tab/>
              <w:t>28</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11">
            <w:r>
              <w:rPr>
                <w:webHidden/>
              </w:rPr>
              <w:fldChar w:fldCharType="begin"/>
            </w:r>
            <w:r>
              <w:rPr>
                <w:webHidden/>
              </w:rPr>
              <w:instrText>PAGEREF _Toc197690011 \h</w:instrText>
            </w:r>
            <w:r>
              <w:rPr>
                <w:webHidden/>
              </w:rPr>
            </w:r>
            <w:r>
              <w:rPr>
                <w:webHidden/>
              </w:rPr>
              <w:fldChar w:fldCharType="separate"/>
            </w:r>
            <w:r>
              <w:rPr>
                <w:rStyle w:val="Jegyzkhivatkozs"/>
                <w:webHidden/>
              </w:rPr>
              <w:t>A modern játékos jellemzői</w:t>
            </w:r>
            <w:r>
              <w:rPr>
                <w:rStyle w:val="Jegyzkhivatkozs"/>
                <w:webHidden/>
              </w:rPr>
              <w:tab/>
              <w:t>28</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12">
            <w:r>
              <w:rPr>
                <w:webHidden/>
              </w:rPr>
              <w:fldChar w:fldCharType="begin"/>
            </w:r>
            <w:r>
              <w:rPr>
                <w:webHidden/>
              </w:rPr>
              <w:instrText>PAGEREF _Toc197690012 \h</w:instrText>
            </w:r>
            <w:r>
              <w:rPr>
                <w:webHidden/>
              </w:rPr>
            </w:r>
            <w:r>
              <w:rPr>
                <w:webHidden/>
              </w:rPr>
              <w:fldChar w:fldCharType="separate"/>
            </w:r>
            <w:r>
              <w:rPr>
                <w:rStyle w:val="Jegyzkhivatkozs"/>
                <w:webHidden/>
              </w:rPr>
              <w:t>Multitaszkolás és figyelmi preferenciák az Alfa- és Z-generációban</w:t>
            </w:r>
            <w:r>
              <w:rPr>
                <w:rStyle w:val="Jegyzkhivatkozs"/>
                <w:webHidden/>
              </w:rPr>
              <w:tab/>
              <w:t>29</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13">
            <w:r>
              <w:rPr>
                <w:webHidden/>
              </w:rPr>
              <w:fldChar w:fldCharType="begin"/>
            </w:r>
            <w:r>
              <w:rPr>
                <w:webHidden/>
              </w:rPr>
              <w:instrText>PAGEREF _Toc197690013 \h</w:instrText>
            </w:r>
            <w:r>
              <w:rPr>
                <w:webHidden/>
              </w:rPr>
            </w:r>
            <w:r>
              <w:rPr>
                <w:webHidden/>
              </w:rPr>
              <w:fldChar w:fldCharType="separate"/>
            </w:r>
            <w:r>
              <w:rPr>
                <w:rStyle w:val="Jegyzkhivatkozs"/>
                <w:webHidden/>
              </w:rPr>
              <w:t>A digitális bennszülött mítosz kritikája</w:t>
            </w:r>
            <w:r>
              <w:rPr>
                <w:rStyle w:val="Jegyzkhivatkozs"/>
                <w:webHidden/>
              </w:rPr>
              <w:tab/>
              <w:t>31</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14">
            <w:r>
              <w:rPr>
                <w:webHidden/>
              </w:rPr>
              <w:fldChar w:fldCharType="begin"/>
            </w:r>
            <w:r>
              <w:rPr>
                <w:webHidden/>
              </w:rPr>
              <w:instrText>PAGEREF _Toc197690014 \h</w:instrText>
            </w:r>
            <w:r>
              <w:rPr>
                <w:webHidden/>
              </w:rPr>
            </w:r>
            <w:r>
              <w:rPr>
                <w:webHidden/>
              </w:rPr>
              <w:fldChar w:fldCharType="separate"/>
            </w:r>
            <w:r>
              <w:rPr>
                <w:rStyle w:val="Jegyzkhivatkozs"/>
                <w:webHidden/>
              </w:rPr>
              <w:t>Dopaminigény és jutalmazáskeresés az instant világban</w:t>
            </w:r>
            <w:r>
              <w:rPr>
                <w:rStyle w:val="Jegyzkhivatkozs"/>
                <w:webHidden/>
              </w:rPr>
              <w:tab/>
              <w:t>32</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15">
            <w:r>
              <w:rPr>
                <w:webHidden/>
              </w:rPr>
              <w:fldChar w:fldCharType="begin"/>
            </w:r>
            <w:r>
              <w:rPr>
                <w:webHidden/>
              </w:rPr>
              <w:instrText>PAGEREF _Toc197690015 \h</w:instrText>
            </w:r>
            <w:r>
              <w:rPr>
                <w:webHidden/>
              </w:rPr>
            </w:r>
            <w:r>
              <w:rPr>
                <w:webHidden/>
              </w:rPr>
              <w:fldChar w:fldCharType="separate"/>
            </w:r>
            <w:r>
              <w:rPr>
                <w:rStyle w:val="Jegyzkhivatkozs"/>
                <w:webHidden/>
              </w:rPr>
              <w:t>A közösségi média hatásai és az azonnali visszacsatolás igénye</w:t>
            </w:r>
            <w:r>
              <w:rPr>
                <w:rStyle w:val="Jegyzkhivatkozs"/>
                <w:webHidden/>
              </w:rPr>
              <w:tab/>
              <w:t>34</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16">
            <w:r>
              <w:rPr>
                <w:webHidden/>
              </w:rPr>
              <w:fldChar w:fldCharType="begin"/>
            </w:r>
            <w:r>
              <w:rPr>
                <w:webHidden/>
              </w:rPr>
              <w:instrText>PAGEREF _Toc197690016 \h</w:instrText>
            </w:r>
            <w:r>
              <w:rPr>
                <w:webHidden/>
              </w:rPr>
            </w:r>
            <w:r>
              <w:rPr>
                <w:webHidden/>
              </w:rPr>
              <w:fldChar w:fldCharType="separate"/>
            </w:r>
            <w:r>
              <w:rPr>
                <w:rStyle w:val="Jegyzkhivatkozs"/>
                <w:webHidden/>
              </w:rPr>
              <w:t>Identitásformálás digitális terekben</w:t>
            </w:r>
            <w:r>
              <w:rPr>
                <w:rStyle w:val="Jegyzkhivatkozs"/>
                <w:webHidden/>
              </w:rPr>
              <w:tab/>
              <w:t>36</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17">
            <w:r>
              <w:rPr>
                <w:webHidden/>
              </w:rPr>
              <w:fldChar w:fldCharType="begin"/>
            </w:r>
            <w:r>
              <w:rPr>
                <w:webHidden/>
              </w:rPr>
              <w:instrText>PAGEREF _Toc197690017 \h</w:instrText>
            </w:r>
            <w:r>
              <w:rPr>
                <w:webHidden/>
              </w:rPr>
            </w:r>
            <w:r>
              <w:rPr>
                <w:webHidden/>
              </w:rPr>
              <w:fldChar w:fldCharType="separate"/>
            </w:r>
            <w:r>
              <w:rPr>
                <w:rStyle w:val="Jegyzkhivatkozs"/>
                <w:webHidden/>
              </w:rPr>
              <w:t>Generációk közötti különbségek a gamifikációs fogékonyságban</w:t>
            </w:r>
            <w:r>
              <w:rPr>
                <w:rStyle w:val="Jegyzkhivatkozs"/>
                <w:webHidden/>
              </w:rPr>
              <w:tab/>
              <w:t>37</w:t>
            </w:r>
            <w:r>
              <w:rPr>
                <w:webHidden/>
              </w:rPr>
              <w:fldChar w:fldCharType="end"/>
            </w:r>
          </w:hyperlink>
        </w:p>
        <w:p w:rsidR="00993A02" w:rsidRDefault="00FE752C">
          <w:pPr>
            <w:pStyle w:val="TJ1"/>
            <w:rPr>
              <w:rFonts w:asciiTheme="minorHAnsi" w:eastAsiaTheme="minorEastAsia" w:hAnsiTheme="minorHAnsi"/>
              <w:sz w:val="22"/>
              <w:lang w:eastAsia="hu-HU"/>
            </w:rPr>
          </w:pPr>
          <w:hyperlink w:anchor="_Toc197690018">
            <w:r>
              <w:rPr>
                <w:webHidden/>
              </w:rPr>
              <w:fldChar w:fldCharType="begin"/>
            </w:r>
            <w:r>
              <w:rPr>
                <w:webHidden/>
              </w:rPr>
              <w:instrText>PAGEREF _Toc197690018 \h</w:instrText>
            </w:r>
            <w:r>
              <w:rPr>
                <w:webHidden/>
              </w:rPr>
            </w:r>
            <w:r>
              <w:rPr>
                <w:webHidden/>
              </w:rPr>
              <w:fldChar w:fldCharType="separate"/>
            </w:r>
            <w:r>
              <w:rPr>
                <w:rStyle w:val="Jegyzkhivatkozs"/>
                <w:webHidden/>
              </w:rPr>
              <w:t>A gamifikáció alapjai</w:t>
            </w:r>
            <w:r>
              <w:rPr>
                <w:rStyle w:val="Jegyzkhivatkozs"/>
                <w:webHidden/>
              </w:rPr>
              <w:tab/>
              <w:t>41</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19">
            <w:r>
              <w:rPr>
                <w:webHidden/>
              </w:rPr>
              <w:fldChar w:fldCharType="begin"/>
            </w:r>
            <w:r>
              <w:rPr>
                <w:webHidden/>
              </w:rPr>
              <w:instrText>PAGEREF _Toc197690019 \h</w:instrText>
            </w:r>
            <w:r>
              <w:rPr>
                <w:webHidden/>
              </w:rPr>
            </w:r>
            <w:r>
              <w:rPr>
                <w:webHidden/>
              </w:rPr>
              <w:fldChar w:fldCharType="separate"/>
            </w:r>
            <w:r>
              <w:rPr>
                <w:rStyle w:val="Jegyzkhivatkozs"/>
                <w:webHidden/>
              </w:rPr>
              <w:t>A gamifikáció helye</w:t>
            </w:r>
            <w:r>
              <w:rPr>
                <w:rStyle w:val="Jegyzkhivatkozs"/>
                <w:webHidden/>
              </w:rPr>
              <w:tab/>
              <w:t>41</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20">
            <w:r>
              <w:rPr>
                <w:webHidden/>
              </w:rPr>
              <w:fldChar w:fldCharType="begin"/>
            </w:r>
            <w:r>
              <w:rPr>
                <w:webHidden/>
              </w:rPr>
              <w:instrText>PAGEREF _Toc197690020 \h</w:instrText>
            </w:r>
            <w:r>
              <w:rPr>
                <w:webHidden/>
              </w:rPr>
            </w:r>
            <w:r>
              <w:rPr>
                <w:webHidden/>
              </w:rPr>
              <w:fldChar w:fldCharType="separate"/>
            </w:r>
            <w:r>
              <w:rPr>
                <w:rStyle w:val="Jegyzkhivatkozs"/>
                <w:webHidden/>
              </w:rPr>
              <w:t>Felszínes gamifikáció</w:t>
            </w:r>
            <w:r>
              <w:rPr>
                <w:rStyle w:val="Jegyzkhivatkozs"/>
                <w:webHidden/>
              </w:rPr>
              <w:tab/>
              <w:t>45</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21">
            <w:r>
              <w:rPr>
                <w:webHidden/>
              </w:rPr>
              <w:fldChar w:fldCharType="begin"/>
            </w:r>
            <w:r>
              <w:rPr>
                <w:webHidden/>
              </w:rPr>
              <w:instrText>PAGEREF _Toc197690021 \h</w:instrText>
            </w:r>
            <w:r>
              <w:rPr>
                <w:webHidden/>
              </w:rPr>
            </w:r>
            <w:r>
              <w:rPr>
                <w:webHidden/>
              </w:rPr>
              <w:fldChar w:fldCharType="separate"/>
            </w:r>
            <w:r>
              <w:rPr>
                <w:rStyle w:val="Jegyzkhivatkozs"/>
                <w:webHidden/>
              </w:rPr>
              <w:t>A gamifikáció fogalmi kialakulása és történeti fejlődése</w:t>
            </w:r>
            <w:r>
              <w:rPr>
                <w:rStyle w:val="Jegyzkhivatkozs"/>
                <w:webHidden/>
              </w:rPr>
              <w:tab/>
              <w:t>46</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22">
            <w:r>
              <w:rPr>
                <w:webHidden/>
              </w:rPr>
              <w:fldChar w:fldCharType="begin"/>
            </w:r>
            <w:r>
              <w:rPr>
                <w:webHidden/>
              </w:rPr>
              <w:instrText>PAGEREF _Toc197690022 \h</w:instrText>
            </w:r>
            <w:r>
              <w:rPr>
                <w:webHidden/>
              </w:rPr>
            </w:r>
            <w:r>
              <w:rPr>
                <w:webHidden/>
              </w:rPr>
              <w:fldChar w:fldCharType="separate"/>
            </w:r>
            <w:r>
              <w:rPr>
                <w:rStyle w:val="Jegyzkhivatkozs"/>
                <w:webHidden/>
              </w:rPr>
              <w:t>Korai előzmények – játékos megközelítések a fogalom megszületése előtt</w:t>
            </w:r>
            <w:r>
              <w:rPr>
                <w:rStyle w:val="Jegyzkhivatkozs"/>
                <w:webHidden/>
              </w:rPr>
              <w:tab/>
              <w:t>46</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23">
            <w:r>
              <w:rPr>
                <w:rStyle w:val="Jegyzkhivatkozs"/>
                <w:webHidden/>
              </w:rPr>
              <w:t xml:space="preserve">A </w:t>
            </w:r>
            <w:r>
              <w:rPr>
                <w:rStyle w:val="Jegyzkhivatkozs"/>
                <w:iCs/>
              </w:rPr>
              <w:t>gamification</w:t>
            </w:r>
            <w:r>
              <w:rPr>
                <w:rStyle w:val="Jegyzkhivatkozs"/>
              </w:rPr>
              <w:t xml:space="preserve"> kifejezés megjelenése (2002-2009)</w:t>
            </w:r>
            <w:r>
              <w:rPr>
                <w:webHidden/>
              </w:rPr>
              <w:fldChar w:fldCharType="begin"/>
            </w:r>
            <w:r>
              <w:rPr>
                <w:webHidden/>
              </w:rPr>
              <w:instrText>PAGEREF _Toc197690023 \h</w:instrText>
            </w:r>
            <w:r>
              <w:rPr>
                <w:webHidden/>
              </w:rPr>
            </w:r>
            <w:r>
              <w:rPr>
                <w:webHidden/>
              </w:rPr>
              <w:fldChar w:fldCharType="separate"/>
            </w:r>
            <w:r>
              <w:rPr>
                <w:rStyle w:val="Jegyzkhivatkozs"/>
              </w:rPr>
              <w:tab/>
              <w:t>48</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24">
            <w:r>
              <w:rPr>
                <w:webHidden/>
              </w:rPr>
              <w:fldChar w:fldCharType="begin"/>
            </w:r>
            <w:r>
              <w:rPr>
                <w:webHidden/>
              </w:rPr>
              <w:instrText>PAGEREF _Toc197690024 \h</w:instrText>
            </w:r>
            <w:r>
              <w:rPr>
                <w:webHidden/>
              </w:rPr>
            </w:r>
            <w:r>
              <w:rPr>
                <w:webHidden/>
              </w:rPr>
              <w:fldChar w:fldCharType="separate"/>
            </w:r>
            <w:r>
              <w:rPr>
                <w:rStyle w:val="Jegyzkhivatkozs"/>
                <w:webHidden/>
              </w:rPr>
              <w:t>A tudományos diskurzus kezdetei (2010–2011)</w:t>
            </w:r>
            <w:r>
              <w:rPr>
                <w:rStyle w:val="Jegyzkhivatkozs"/>
                <w:webHidden/>
              </w:rPr>
              <w:tab/>
              <w:t>50</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25">
            <w:r>
              <w:rPr>
                <w:webHidden/>
              </w:rPr>
              <w:fldChar w:fldCharType="begin"/>
            </w:r>
            <w:r>
              <w:rPr>
                <w:webHidden/>
              </w:rPr>
              <w:instrText>PAGEREF _Toc197690025 \h</w:instrText>
            </w:r>
            <w:r>
              <w:rPr>
                <w:webHidden/>
              </w:rPr>
            </w:r>
            <w:r>
              <w:rPr>
                <w:webHidden/>
              </w:rPr>
              <w:fldChar w:fldCharType="separate"/>
            </w:r>
            <w:r>
              <w:rPr>
                <w:rStyle w:val="Jegyzkhivatkozs"/>
                <w:webHidden/>
              </w:rPr>
              <w:t>Hype, túlzó várakozások és kritikai hangok</w:t>
            </w:r>
            <w:r>
              <w:rPr>
                <w:rStyle w:val="Jegyzkhivatkozs"/>
                <w:webHidden/>
              </w:rPr>
              <w:tab/>
              <w:t>52</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26">
            <w:r>
              <w:rPr>
                <w:webHidden/>
              </w:rPr>
              <w:fldChar w:fldCharType="begin"/>
            </w:r>
            <w:r>
              <w:rPr>
                <w:webHidden/>
              </w:rPr>
              <w:instrText>PAGEREF _Toc197690026 \h</w:instrText>
            </w:r>
            <w:r>
              <w:rPr>
                <w:webHidden/>
              </w:rPr>
            </w:r>
            <w:r>
              <w:rPr>
                <w:webHidden/>
              </w:rPr>
              <w:fldChar w:fldCharType="separate"/>
            </w:r>
            <w:r>
              <w:rPr>
                <w:rStyle w:val="Jegyzkhivatkozs"/>
                <w:webHidden/>
              </w:rPr>
              <w:t>A fogalom kiforrottá válása és a kutatási trendek (2014–2020-as évek)</w:t>
            </w:r>
            <w:r>
              <w:rPr>
                <w:rStyle w:val="Jegyzkhivatkozs"/>
                <w:webHidden/>
              </w:rPr>
              <w:tab/>
              <w:t>52</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27">
            <w:r>
              <w:rPr>
                <w:webHidden/>
              </w:rPr>
              <w:fldChar w:fldCharType="begin"/>
            </w:r>
            <w:r>
              <w:rPr>
                <w:webHidden/>
              </w:rPr>
              <w:instrText>PAGEREF _Toc197690027 \h</w:instrText>
            </w:r>
            <w:r>
              <w:rPr>
                <w:webHidden/>
              </w:rPr>
            </w:r>
            <w:r>
              <w:rPr>
                <w:webHidden/>
              </w:rPr>
              <w:fldChar w:fldCharType="separate"/>
            </w:r>
            <w:r>
              <w:rPr>
                <w:rStyle w:val="Jegyzkhivatkozs"/>
                <w:webHidden/>
              </w:rPr>
              <w:t>Játékelemek és játékmechanizmusok értelmezése a gamifikációban</w:t>
            </w:r>
            <w:r>
              <w:rPr>
                <w:rStyle w:val="Jegyzkhivatkozs"/>
                <w:webHidden/>
              </w:rPr>
              <w:tab/>
              <w:t>54</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28">
            <w:r>
              <w:rPr>
                <w:webHidden/>
              </w:rPr>
              <w:fldChar w:fldCharType="begin"/>
            </w:r>
            <w:r>
              <w:rPr>
                <w:webHidden/>
              </w:rPr>
              <w:instrText>PAGEREF _Toc197690028 \h</w:instrText>
            </w:r>
            <w:r>
              <w:rPr>
                <w:webHidden/>
              </w:rPr>
            </w:r>
            <w:r>
              <w:rPr>
                <w:webHidden/>
              </w:rPr>
              <w:fldChar w:fldCharType="separate"/>
            </w:r>
            <w:r>
              <w:rPr>
                <w:rStyle w:val="Jegyzkhivatkozs"/>
                <w:webHidden/>
              </w:rPr>
              <w:t>Gyakori játékelemek a gamifikációban</w:t>
            </w:r>
            <w:r>
              <w:rPr>
                <w:rStyle w:val="Jegyzkhivatkozs"/>
                <w:webHidden/>
              </w:rPr>
              <w:tab/>
              <w:t>54</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29">
            <w:r>
              <w:rPr>
                <w:webHidden/>
              </w:rPr>
              <w:fldChar w:fldCharType="begin"/>
            </w:r>
            <w:r>
              <w:rPr>
                <w:webHidden/>
              </w:rPr>
              <w:instrText>PAGEREF _Toc197690029 \h</w:instrText>
            </w:r>
            <w:r>
              <w:rPr>
                <w:webHidden/>
              </w:rPr>
            </w:r>
            <w:r>
              <w:rPr>
                <w:webHidden/>
              </w:rPr>
              <w:fldChar w:fldCharType="separate"/>
            </w:r>
            <w:r>
              <w:rPr>
                <w:rStyle w:val="Jegyzkhivatkozs"/>
                <w:webHidden/>
              </w:rPr>
              <w:t>Játékmechanizmusok és dinamika a háttérben</w:t>
            </w:r>
            <w:r>
              <w:rPr>
                <w:rStyle w:val="Jegyzkhivatkozs"/>
                <w:webHidden/>
              </w:rPr>
              <w:tab/>
              <w:t>56</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30">
            <w:r>
              <w:rPr>
                <w:webHidden/>
              </w:rPr>
              <w:fldChar w:fldCharType="begin"/>
            </w:r>
            <w:r>
              <w:rPr>
                <w:webHidden/>
              </w:rPr>
              <w:instrText>PAGEREF _Toc197690030 \h</w:instrText>
            </w:r>
            <w:r>
              <w:rPr>
                <w:webHidden/>
              </w:rPr>
            </w:r>
            <w:r>
              <w:rPr>
                <w:webHidden/>
              </w:rPr>
              <w:fldChar w:fldCharType="separate"/>
            </w:r>
            <w:r>
              <w:rPr>
                <w:rStyle w:val="Jegyzkhivatkozs"/>
                <w:webHidden/>
              </w:rPr>
              <w:t>A játékelemek hatékonyságának kérdése</w:t>
            </w:r>
            <w:r>
              <w:rPr>
                <w:rStyle w:val="Jegyzkhivatkozs"/>
                <w:webHidden/>
              </w:rPr>
              <w:tab/>
              <w:t>57</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31">
            <w:r>
              <w:rPr>
                <w:webHidden/>
              </w:rPr>
              <w:fldChar w:fldCharType="begin"/>
            </w:r>
            <w:r>
              <w:rPr>
                <w:webHidden/>
              </w:rPr>
              <w:instrText>PAGEREF _Toc197690031 \h</w:instrText>
            </w:r>
            <w:r>
              <w:rPr>
                <w:webHidden/>
              </w:rPr>
            </w:r>
            <w:r>
              <w:rPr>
                <w:webHidden/>
              </w:rPr>
              <w:fldChar w:fldCharType="separate"/>
            </w:r>
            <w:r>
              <w:rPr>
                <w:rStyle w:val="Jegyzkhivatkozs"/>
                <w:webHidden/>
              </w:rPr>
              <w:t>Gamifikációs keretrendszerek</w:t>
            </w:r>
            <w:r>
              <w:rPr>
                <w:rStyle w:val="Jegyzkhivatkozs"/>
                <w:webHidden/>
              </w:rPr>
              <w:tab/>
              <w:t>59</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32">
            <w:r>
              <w:rPr>
                <w:webHidden/>
              </w:rPr>
              <w:fldChar w:fldCharType="begin"/>
            </w:r>
            <w:r>
              <w:rPr>
                <w:webHidden/>
              </w:rPr>
              <w:instrText>PAGEREF _Toc197690032 \h</w:instrText>
            </w:r>
            <w:r>
              <w:rPr>
                <w:webHidden/>
              </w:rPr>
            </w:r>
            <w:r>
              <w:rPr>
                <w:webHidden/>
              </w:rPr>
              <w:fldChar w:fldCharType="separate"/>
            </w:r>
            <w:r>
              <w:rPr>
                <w:rStyle w:val="Jegyzkhivatkozs"/>
                <w:webHidden/>
              </w:rPr>
              <w:t>Bartle-féle játékostípusok</w:t>
            </w:r>
            <w:r>
              <w:rPr>
                <w:rStyle w:val="Jegyzkhivatkozs"/>
                <w:webHidden/>
              </w:rPr>
              <w:tab/>
              <w:t>59</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33">
            <w:r>
              <w:rPr>
                <w:webHidden/>
              </w:rPr>
              <w:fldChar w:fldCharType="begin"/>
            </w:r>
            <w:r>
              <w:rPr>
                <w:webHidden/>
              </w:rPr>
              <w:instrText>PAGEREF _Toc197690033 \h</w:instrText>
            </w:r>
            <w:r>
              <w:rPr>
                <w:webHidden/>
              </w:rPr>
            </w:r>
            <w:r>
              <w:rPr>
                <w:webHidden/>
              </w:rPr>
              <w:fldChar w:fldCharType="separate"/>
            </w:r>
            <w:r>
              <w:rPr>
                <w:rStyle w:val="Jegyzkhivatkozs"/>
                <w:webHidden/>
              </w:rPr>
              <w:t>MDA keretrendszer – Mechanika, Dinamika, Esztétika</w:t>
            </w:r>
            <w:r>
              <w:rPr>
                <w:rStyle w:val="Jegyzkhivatkozs"/>
                <w:webHidden/>
              </w:rPr>
              <w:tab/>
              <w:t>60</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34">
            <w:r>
              <w:rPr>
                <w:webHidden/>
              </w:rPr>
              <w:fldChar w:fldCharType="begin"/>
            </w:r>
            <w:r>
              <w:rPr>
                <w:webHidden/>
              </w:rPr>
              <w:instrText>PAGEREF _Toc197690034 \h</w:instrText>
            </w:r>
            <w:r>
              <w:rPr>
                <w:webHidden/>
              </w:rPr>
            </w:r>
            <w:r>
              <w:rPr>
                <w:webHidden/>
              </w:rPr>
              <w:fldChar w:fldCharType="separate"/>
            </w:r>
            <w:r>
              <w:rPr>
                <w:rStyle w:val="Jegyzkhivatkozs"/>
                <w:webHidden/>
              </w:rPr>
              <w:t>Pontok, Jelvények, Ranglisták (PBL) – az egyszerű kezdet</w:t>
            </w:r>
            <w:r>
              <w:rPr>
                <w:rStyle w:val="Jegyzkhivatkozs"/>
                <w:webHidden/>
              </w:rPr>
              <w:tab/>
              <w:t>61</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35">
            <w:r>
              <w:rPr>
                <w:webHidden/>
              </w:rPr>
              <w:fldChar w:fldCharType="begin"/>
            </w:r>
            <w:r>
              <w:rPr>
                <w:webHidden/>
              </w:rPr>
              <w:instrText>PAGEREF _Toc197690035 \h</w:instrText>
            </w:r>
            <w:r>
              <w:rPr>
                <w:webHidden/>
              </w:rPr>
            </w:r>
            <w:r>
              <w:rPr>
                <w:webHidden/>
              </w:rPr>
              <w:fldChar w:fldCharType="separate"/>
            </w:r>
            <w:r>
              <w:rPr>
                <w:rStyle w:val="Jegyzkhivatkozs"/>
                <w:webHidden/>
              </w:rPr>
              <w:t>Werbach és Hunter 6D keretrendszere</w:t>
            </w:r>
            <w:r>
              <w:rPr>
                <w:rStyle w:val="Jegyzkhivatkozs"/>
                <w:webHidden/>
              </w:rPr>
              <w:tab/>
              <w:t>62</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36">
            <w:r>
              <w:rPr>
                <w:webHidden/>
              </w:rPr>
              <w:fldChar w:fldCharType="begin"/>
            </w:r>
            <w:r>
              <w:rPr>
                <w:webHidden/>
              </w:rPr>
              <w:instrText>PAGEREF _Toc197690036 \h</w:instrText>
            </w:r>
            <w:r>
              <w:rPr>
                <w:webHidden/>
              </w:rPr>
            </w:r>
            <w:r>
              <w:rPr>
                <w:webHidden/>
              </w:rPr>
              <w:fldChar w:fldCharType="separate"/>
            </w:r>
            <w:r>
              <w:rPr>
                <w:rStyle w:val="Jegyzkhivatkozs"/>
                <w:webHidden/>
              </w:rPr>
              <w:t>Karl Kapp – Oktatási gamifikáció (2012)</w:t>
            </w:r>
            <w:r>
              <w:rPr>
                <w:rStyle w:val="Jegyzkhivatkozs"/>
                <w:webHidden/>
              </w:rPr>
              <w:tab/>
              <w:t>63</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37">
            <w:r>
              <w:rPr>
                <w:webHidden/>
              </w:rPr>
              <w:fldChar w:fldCharType="begin"/>
            </w:r>
            <w:r>
              <w:rPr>
                <w:webHidden/>
              </w:rPr>
              <w:instrText>PAGEREF _Toc197690037 \h</w:instrText>
            </w:r>
            <w:r>
              <w:rPr>
                <w:webHidden/>
              </w:rPr>
            </w:r>
            <w:r>
              <w:rPr>
                <w:webHidden/>
              </w:rPr>
              <w:fldChar w:fldCharType="separate"/>
            </w:r>
            <w:r>
              <w:rPr>
                <w:rStyle w:val="Jegyzkhivatkozs"/>
                <w:webHidden/>
              </w:rPr>
              <w:t>Jelentésközpontú gamifikáció (2015)</w:t>
            </w:r>
            <w:r>
              <w:rPr>
                <w:rStyle w:val="Jegyzkhivatkozs"/>
                <w:webHidden/>
              </w:rPr>
              <w:tab/>
              <w:t>63</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38">
            <w:r>
              <w:rPr>
                <w:webHidden/>
              </w:rPr>
              <w:fldChar w:fldCharType="begin"/>
            </w:r>
            <w:r>
              <w:rPr>
                <w:webHidden/>
              </w:rPr>
              <w:instrText>PAGEREF _Toc197690038 \h</w:instrText>
            </w:r>
            <w:r>
              <w:rPr>
                <w:webHidden/>
              </w:rPr>
            </w:r>
            <w:r>
              <w:rPr>
                <w:webHidden/>
              </w:rPr>
              <w:fldChar w:fldCharType="separate"/>
            </w:r>
            <w:r>
              <w:rPr>
                <w:rStyle w:val="Jegyzkhivatkozs"/>
                <w:webHidden/>
              </w:rPr>
              <w:t>Oktalízis keretrendszer (2014) – A 8 fő hajtóerő modellje</w:t>
            </w:r>
            <w:r>
              <w:rPr>
                <w:rStyle w:val="Jegyzkhivatkozs"/>
                <w:webHidden/>
              </w:rPr>
              <w:tab/>
              <w:t>64</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39">
            <w:r>
              <w:rPr>
                <w:webHidden/>
              </w:rPr>
              <w:fldChar w:fldCharType="begin"/>
            </w:r>
            <w:r>
              <w:rPr>
                <w:webHidden/>
              </w:rPr>
              <w:instrText>PAGEREF _Toc197690039 \h</w:instrText>
            </w:r>
            <w:r>
              <w:rPr>
                <w:webHidden/>
              </w:rPr>
            </w:r>
            <w:r>
              <w:rPr>
                <w:webHidden/>
              </w:rPr>
              <w:fldChar w:fldCharType="separate"/>
            </w:r>
            <w:r>
              <w:rPr>
                <w:rStyle w:val="Jegyzkhivatkozs"/>
                <w:webHidden/>
              </w:rPr>
              <w:t>Hexad keretrendszer (2015) – Felhasználói típusok a játékosításban</w:t>
            </w:r>
            <w:r>
              <w:rPr>
                <w:rStyle w:val="Jegyzkhivatkozs"/>
                <w:webHidden/>
              </w:rPr>
              <w:tab/>
              <w:t>67</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40">
            <w:r>
              <w:rPr>
                <w:webHidden/>
              </w:rPr>
              <w:fldChar w:fldCharType="begin"/>
            </w:r>
            <w:r>
              <w:rPr>
                <w:webHidden/>
              </w:rPr>
              <w:instrText>PAGEREF _Toc197690040 \h</w:instrText>
            </w:r>
            <w:r>
              <w:rPr>
                <w:webHidden/>
              </w:rPr>
            </w:r>
            <w:r>
              <w:rPr>
                <w:webHidden/>
              </w:rPr>
              <w:fldChar w:fldCharType="separate"/>
            </w:r>
            <w:r>
              <w:rPr>
                <w:rStyle w:val="Jegyzkhivatkozs"/>
                <w:webHidden/>
              </w:rPr>
              <w:t>A gamifikáció alkalmazása és hatása különböző területeken</w:t>
            </w:r>
            <w:r>
              <w:rPr>
                <w:rStyle w:val="Jegyzkhivatkozs"/>
                <w:webHidden/>
              </w:rPr>
              <w:tab/>
              <w:t>71</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41">
            <w:r>
              <w:rPr>
                <w:webHidden/>
              </w:rPr>
              <w:fldChar w:fldCharType="begin"/>
            </w:r>
            <w:r>
              <w:rPr>
                <w:webHidden/>
              </w:rPr>
              <w:instrText>PAGEREF _Toc197690041 \h</w:instrText>
            </w:r>
            <w:r>
              <w:rPr>
                <w:webHidden/>
              </w:rPr>
            </w:r>
            <w:r>
              <w:rPr>
                <w:webHidden/>
              </w:rPr>
              <w:fldChar w:fldCharType="separate"/>
            </w:r>
            <w:r>
              <w:rPr>
                <w:rStyle w:val="Jegyzkhivatkozs"/>
                <w:webHidden/>
              </w:rPr>
              <w:t>Gamifikáció az oktatásban</w:t>
            </w:r>
            <w:r>
              <w:rPr>
                <w:rStyle w:val="Jegyzkhivatkozs"/>
                <w:webHidden/>
              </w:rPr>
              <w:tab/>
              <w:t>71</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42">
            <w:r>
              <w:rPr>
                <w:webHidden/>
              </w:rPr>
              <w:fldChar w:fldCharType="begin"/>
            </w:r>
            <w:r>
              <w:rPr>
                <w:webHidden/>
              </w:rPr>
              <w:instrText>PAGEREF _Toc197690042 \h</w:instrText>
            </w:r>
            <w:r>
              <w:rPr>
                <w:webHidden/>
              </w:rPr>
            </w:r>
            <w:r>
              <w:rPr>
                <w:webHidden/>
              </w:rPr>
              <w:fldChar w:fldCharType="separate"/>
            </w:r>
            <w:r>
              <w:rPr>
                <w:rStyle w:val="Jegyzkhivatkozs"/>
                <w:webHidden/>
              </w:rPr>
              <w:t>Gamifikáció az egészségügyben és életmód-támogatásban</w:t>
            </w:r>
            <w:r>
              <w:rPr>
                <w:rStyle w:val="Jegyzkhivatkozs"/>
                <w:webHidden/>
              </w:rPr>
              <w:tab/>
              <w:t>79</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43">
            <w:r>
              <w:rPr>
                <w:webHidden/>
              </w:rPr>
              <w:fldChar w:fldCharType="begin"/>
            </w:r>
            <w:r>
              <w:rPr>
                <w:webHidden/>
              </w:rPr>
              <w:instrText>PAGEREF _Toc197690043 \h</w:instrText>
            </w:r>
            <w:r>
              <w:rPr>
                <w:webHidden/>
              </w:rPr>
            </w:r>
            <w:r>
              <w:rPr>
                <w:webHidden/>
              </w:rPr>
              <w:fldChar w:fldCharType="separate"/>
            </w:r>
            <w:r>
              <w:rPr>
                <w:rStyle w:val="Jegyzkhivatkozs"/>
                <w:webHidden/>
              </w:rPr>
              <w:t>Gamifikáció a vállalati környezetben</w:t>
            </w:r>
            <w:r>
              <w:rPr>
                <w:rStyle w:val="Jegyzkhivatkozs"/>
                <w:webHidden/>
              </w:rPr>
              <w:tab/>
              <w:t>82</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44">
            <w:r>
              <w:rPr>
                <w:rStyle w:val="Jegyzkhivatkozs"/>
                <w:bCs/>
                <w:webHidden/>
              </w:rPr>
              <w:t>Belső gamifikáció – munkavállalói bevonás és teljesítmény:</w:t>
            </w:r>
            <w:r>
              <w:rPr>
                <w:webHidden/>
              </w:rPr>
              <w:fldChar w:fldCharType="begin"/>
            </w:r>
            <w:r>
              <w:rPr>
                <w:webHidden/>
              </w:rPr>
              <w:instrText>PAGEREF _Toc197690044 \h</w:instrText>
            </w:r>
            <w:r>
              <w:rPr>
                <w:webHidden/>
              </w:rPr>
            </w:r>
            <w:r>
              <w:rPr>
                <w:webHidden/>
              </w:rPr>
              <w:fldChar w:fldCharType="separate"/>
            </w:r>
            <w:r>
              <w:rPr>
                <w:rStyle w:val="Jegyzkhivatkozs"/>
              </w:rPr>
              <w:tab/>
              <w:t>83</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45">
            <w:r>
              <w:rPr>
                <w:rStyle w:val="Jegyzkhivatkozs"/>
                <w:bCs/>
                <w:webHidden/>
              </w:rPr>
              <w:t>Külső gamifikáció – ügyfélhűség és marketing</w:t>
            </w:r>
            <w:r>
              <w:rPr>
                <w:webHidden/>
              </w:rPr>
              <w:fldChar w:fldCharType="begin"/>
            </w:r>
            <w:r>
              <w:rPr>
                <w:webHidden/>
              </w:rPr>
              <w:instrText>PAGEREF _Toc197690045 \h</w:instrText>
            </w:r>
            <w:r>
              <w:rPr>
                <w:webHidden/>
              </w:rPr>
            </w:r>
            <w:r>
              <w:rPr>
                <w:webHidden/>
              </w:rPr>
              <w:fldChar w:fldCharType="separate"/>
            </w:r>
            <w:r>
              <w:rPr>
                <w:rStyle w:val="Jegyzkhivatkozs"/>
              </w:rPr>
              <w:tab/>
              <w:t>84</w:t>
            </w:r>
            <w:r>
              <w:rPr>
                <w:webHidden/>
              </w:rPr>
              <w:fldChar w:fldCharType="end"/>
            </w:r>
          </w:hyperlink>
        </w:p>
        <w:p w:rsidR="00993A02" w:rsidRDefault="00FE752C">
          <w:pPr>
            <w:pStyle w:val="TJ1"/>
            <w:rPr>
              <w:rFonts w:asciiTheme="minorHAnsi" w:eastAsiaTheme="minorEastAsia" w:hAnsiTheme="minorHAnsi"/>
              <w:sz w:val="22"/>
              <w:lang w:eastAsia="hu-HU"/>
            </w:rPr>
          </w:pPr>
          <w:hyperlink w:anchor="_Toc197690046">
            <w:r>
              <w:rPr>
                <w:webHidden/>
              </w:rPr>
              <w:fldChar w:fldCharType="begin"/>
            </w:r>
            <w:r>
              <w:rPr>
                <w:webHidden/>
              </w:rPr>
              <w:instrText>PAGEREF _Toc197690046 \h</w:instrText>
            </w:r>
            <w:r>
              <w:rPr>
                <w:webHidden/>
              </w:rPr>
            </w:r>
            <w:r>
              <w:rPr>
                <w:webHidden/>
              </w:rPr>
              <w:fldChar w:fldCharType="separate"/>
            </w:r>
            <w:r>
              <w:rPr>
                <w:rStyle w:val="Jegyzkhivatkozs"/>
                <w:webHidden/>
              </w:rPr>
              <w:t>A gamifikáció sötét oldala</w:t>
            </w:r>
            <w:r>
              <w:rPr>
                <w:rStyle w:val="Jegyzkhivatkozs"/>
                <w:webHidden/>
              </w:rPr>
              <w:tab/>
              <w:t>86</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47">
            <w:r>
              <w:rPr>
                <w:webHidden/>
              </w:rPr>
              <w:fldChar w:fldCharType="begin"/>
            </w:r>
            <w:r>
              <w:rPr>
                <w:webHidden/>
              </w:rPr>
              <w:instrText>PAGEREF _Toc197690047 \h</w:instrText>
            </w:r>
            <w:r>
              <w:rPr>
                <w:webHidden/>
              </w:rPr>
            </w:r>
            <w:r>
              <w:rPr>
                <w:webHidden/>
              </w:rPr>
              <w:fldChar w:fldCharType="separate"/>
            </w:r>
            <w:r>
              <w:rPr>
                <w:rStyle w:val="Jegyzkhivatkozs"/>
                <w:webHidden/>
              </w:rPr>
              <w:t>A gamifikáció etikája</w:t>
            </w:r>
            <w:r>
              <w:rPr>
                <w:rStyle w:val="Jegyzkhivatkozs"/>
                <w:webHidden/>
              </w:rPr>
              <w:tab/>
              <w:t>86</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48">
            <w:r>
              <w:rPr>
                <w:webHidden/>
              </w:rPr>
              <w:fldChar w:fldCharType="begin"/>
            </w:r>
            <w:r>
              <w:rPr>
                <w:webHidden/>
              </w:rPr>
              <w:instrText>PAGEREF _Toc197690048 \h</w:instrText>
            </w:r>
            <w:r>
              <w:rPr>
                <w:webHidden/>
              </w:rPr>
            </w:r>
            <w:r>
              <w:rPr>
                <w:webHidden/>
              </w:rPr>
              <w:fldChar w:fldCharType="separate"/>
            </w:r>
            <w:r>
              <w:rPr>
                <w:rStyle w:val="Jegyzkhivatkozs"/>
                <w:webHidden/>
              </w:rPr>
              <w:t>A gamifikáció veszélyei az oktatásban</w:t>
            </w:r>
            <w:r>
              <w:rPr>
                <w:rStyle w:val="Jegyzkhivatkozs"/>
                <w:webHidden/>
              </w:rPr>
              <w:tab/>
              <w:t>89</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49">
            <w:r>
              <w:rPr>
                <w:webHidden/>
              </w:rPr>
              <w:fldChar w:fldCharType="begin"/>
            </w:r>
            <w:r>
              <w:rPr>
                <w:webHidden/>
              </w:rPr>
              <w:instrText>PAGEREF _Toc197690049 \h</w:instrText>
            </w:r>
            <w:r>
              <w:rPr>
                <w:webHidden/>
              </w:rPr>
            </w:r>
            <w:r>
              <w:rPr>
                <w:webHidden/>
              </w:rPr>
              <w:fldChar w:fldCharType="separate"/>
            </w:r>
            <w:r>
              <w:rPr>
                <w:rStyle w:val="Jegyzkhivatkozs"/>
                <w:webHidden/>
              </w:rPr>
              <w:t>Extrinszik motiváció vs. belső motiváció torzulása</w:t>
            </w:r>
            <w:r>
              <w:rPr>
                <w:rStyle w:val="Jegyzkhivatkozs"/>
                <w:webHidden/>
              </w:rPr>
              <w:tab/>
              <w:t>90</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50">
            <w:r>
              <w:rPr>
                <w:webHidden/>
              </w:rPr>
              <w:fldChar w:fldCharType="begin"/>
            </w:r>
            <w:r>
              <w:rPr>
                <w:webHidden/>
              </w:rPr>
              <w:instrText>PAGEREF _Toc197690050 \h</w:instrText>
            </w:r>
            <w:r>
              <w:rPr>
                <w:webHidden/>
              </w:rPr>
            </w:r>
            <w:r>
              <w:rPr>
                <w:webHidden/>
              </w:rPr>
              <w:fldChar w:fldCharType="separate"/>
            </w:r>
            <w:r>
              <w:rPr>
                <w:rStyle w:val="Jegyzkhivatkozs"/>
                <w:webHidden/>
              </w:rPr>
              <w:t>Túlzott versengés és a „vesztesek” demotiválása</w:t>
            </w:r>
            <w:r>
              <w:rPr>
                <w:rStyle w:val="Jegyzkhivatkozs"/>
                <w:webHidden/>
              </w:rPr>
              <w:tab/>
              <w:t>90</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51">
            <w:r>
              <w:rPr>
                <w:webHidden/>
              </w:rPr>
              <w:fldChar w:fldCharType="begin"/>
            </w:r>
            <w:r>
              <w:rPr>
                <w:webHidden/>
              </w:rPr>
              <w:instrText>PAGEREF _Toc197690051 \h</w:instrText>
            </w:r>
            <w:r>
              <w:rPr>
                <w:webHidden/>
              </w:rPr>
            </w:r>
            <w:r>
              <w:rPr>
                <w:webHidden/>
              </w:rPr>
              <w:fldChar w:fldCharType="separate"/>
            </w:r>
            <w:r>
              <w:rPr>
                <w:rStyle w:val="Jegyzkhivatkozs"/>
                <w:webHidden/>
              </w:rPr>
              <w:t>Felszínes tanulás és a tanulási cél elhomályosulása</w:t>
            </w:r>
            <w:r>
              <w:rPr>
                <w:rStyle w:val="Jegyzkhivatkozs"/>
                <w:webHidden/>
              </w:rPr>
              <w:tab/>
              <w:t>91</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52">
            <w:r>
              <w:rPr>
                <w:webHidden/>
              </w:rPr>
              <w:fldChar w:fldCharType="begin"/>
            </w:r>
            <w:r>
              <w:rPr>
                <w:webHidden/>
              </w:rPr>
              <w:instrText>PAGEREF _Toc197690052 \h</w:instrText>
            </w:r>
            <w:r>
              <w:rPr>
                <w:webHidden/>
              </w:rPr>
            </w:r>
            <w:r>
              <w:rPr>
                <w:webHidden/>
              </w:rPr>
              <w:fldChar w:fldCharType="separate"/>
            </w:r>
            <w:r>
              <w:rPr>
                <w:rStyle w:val="Jegyzkhivatkozs"/>
                <w:webHidden/>
              </w:rPr>
              <w:t>Csalás és a rendszer kijátszása</w:t>
            </w:r>
            <w:r>
              <w:rPr>
                <w:rStyle w:val="Jegyzkhivatkozs"/>
                <w:webHidden/>
              </w:rPr>
              <w:tab/>
              <w:t>92</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53">
            <w:r>
              <w:rPr>
                <w:webHidden/>
              </w:rPr>
              <w:fldChar w:fldCharType="begin"/>
            </w:r>
            <w:r>
              <w:rPr>
                <w:webHidden/>
              </w:rPr>
              <w:instrText>PAGEREF _Toc197690053 \h</w:instrText>
            </w:r>
            <w:r>
              <w:rPr>
                <w:webHidden/>
              </w:rPr>
            </w:r>
            <w:r>
              <w:rPr>
                <w:webHidden/>
              </w:rPr>
              <w:fldChar w:fldCharType="separate"/>
            </w:r>
            <w:r>
              <w:rPr>
                <w:rStyle w:val="Jegyzkhivatkozs"/>
                <w:webHidden/>
              </w:rPr>
              <w:t>A gamifikáció veszélyei a digitális platformokon</w:t>
            </w:r>
            <w:r>
              <w:rPr>
                <w:rStyle w:val="Jegyzkhivatkozs"/>
                <w:webHidden/>
              </w:rPr>
              <w:tab/>
              <w:t>92</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54">
            <w:r>
              <w:rPr>
                <w:webHidden/>
              </w:rPr>
              <w:fldChar w:fldCharType="begin"/>
            </w:r>
            <w:r>
              <w:rPr>
                <w:webHidden/>
              </w:rPr>
              <w:instrText>PAGEREF _Toc197690054 \h</w:instrText>
            </w:r>
            <w:r>
              <w:rPr>
                <w:webHidden/>
              </w:rPr>
            </w:r>
            <w:r>
              <w:rPr>
                <w:webHidden/>
              </w:rPr>
              <w:fldChar w:fldCharType="separate"/>
            </w:r>
            <w:r>
              <w:rPr>
                <w:rStyle w:val="Jegyzkhivatkozs"/>
                <w:webHidden/>
              </w:rPr>
              <w:t>Függőség, túlhasználat és jutalmazási hurok</w:t>
            </w:r>
            <w:r>
              <w:rPr>
                <w:rStyle w:val="Jegyzkhivatkozs"/>
                <w:webHidden/>
              </w:rPr>
              <w:tab/>
              <w:t>93</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55">
            <w:r>
              <w:rPr>
                <w:webHidden/>
              </w:rPr>
              <w:fldChar w:fldCharType="begin"/>
            </w:r>
            <w:r>
              <w:rPr>
                <w:webHidden/>
              </w:rPr>
              <w:instrText>PAGEREF _Toc197690055 \h</w:instrText>
            </w:r>
            <w:r>
              <w:rPr>
                <w:webHidden/>
              </w:rPr>
            </w:r>
            <w:r>
              <w:rPr>
                <w:webHidden/>
              </w:rPr>
              <w:fldChar w:fldCharType="separate"/>
            </w:r>
            <w:r>
              <w:rPr>
                <w:rStyle w:val="Jegyzkhivatkozs"/>
                <w:webHidden/>
              </w:rPr>
              <w:t>Manipuláció és az autonómia csorbulása</w:t>
            </w:r>
            <w:r>
              <w:rPr>
                <w:rStyle w:val="Jegyzkhivatkozs"/>
                <w:webHidden/>
              </w:rPr>
              <w:tab/>
              <w:t>93</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56">
            <w:r>
              <w:rPr>
                <w:webHidden/>
              </w:rPr>
              <w:fldChar w:fldCharType="begin"/>
            </w:r>
            <w:r>
              <w:rPr>
                <w:webHidden/>
              </w:rPr>
              <w:instrText>PAGEREF _Toc197690056 \h</w:instrText>
            </w:r>
            <w:r>
              <w:rPr>
                <w:webHidden/>
              </w:rPr>
            </w:r>
            <w:r>
              <w:rPr>
                <w:webHidden/>
              </w:rPr>
              <w:fldChar w:fldCharType="separate"/>
            </w:r>
            <w:r>
              <w:rPr>
                <w:rStyle w:val="Jegyzkhivatkozs"/>
                <w:webHidden/>
              </w:rPr>
              <w:t>Adatvédelmi aggályok és a megfigyeltség érzése</w:t>
            </w:r>
            <w:r>
              <w:rPr>
                <w:rStyle w:val="Jegyzkhivatkozs"/>
                <w:webHidden/>
              </w:rPr>
              <w:tab/>
              <w:t>94</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57">
            <w:r>
              <w:rPr>
                <w:webHidden/>
              </w:rPr>
              <w:fldChar w:fldCharType="begin"/>
            </w:r>
            <w:r>
              <w:rPr>
                <w:webHidden/>
              </w:rPr>
              <w:instrText>PAGEREF _Toc197690057 \h</w:instrText>
            </w:r>
            <w:r>
              <w:rPr>
                <w:webHidden/>
              </w:rPr>
            </w:r>
            <w:r>
              <w:rPr>
                <w:webHidden/>
              </w:rPr>
              <w:fldChar w:fldCharType="separate"/>
            </w:r>
            <w:r>
              <w:rPr>
                <w:rStyle w:val="Jegyzkhivatkozs"/>
                <w:webHidden/>
              </w:rPr>
              <w:t>Online agresszió és közösségi torzulások</w:t>
            </w:r>
            <w:r>
              <w:rPr>
                <w:rStyle w:val="Jegyzkhivatkozs"/>
                <w:webHidden/>
              </w:rPr>
              <w:tab/>
              <w:t>95</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58">
            <w:r>
              <w:rPr>
                <w:webHidden/>
              </w:rPr>
              <w:fldChar w:fldCharType="begin"/>
            </w:r>
            <w:r>
              <w:rPr>
                <w:webHidden/>
              </w:rPr>
              <w:instrText>PAGEREF _Toc197690058 \h</w:instrText>
            </w:r>
            <w:r>
              <w:rPr>
                <w:webHidden/>
              </w:rPr>
            </w:r>
            <w:r>
              <w:rPr>
                <w:webHidden/>
              </w:rPr>
              <w:fldChar w:fldCharType="separate"/>
            </w:r>
            <w:r>
              <w:rPr>
                <w:rStyle w:val="Jegyzkhivatkozs"/>
                <w:webHidden/>
              </w:rPr>
              <w:t>A gamifikáció veszélyei a munkahelyi környezetben</w:t>
            </w:r>
            <w:r>
              <w:rPr>
                <w:rStyle w:val="Jegyzkhivatkozs"/>
                <w:webHidden/>
              </w:rPr>
              <w:tab/>
              <w:t>96</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59">
            <w:r>
              <w:rPr>
                <w:rStyle w:val="Jegyzkhivatkozs"/>
                <w:webHidden/>
              </w:rPr>
              <w:t>„</w:t>
            </w:r>
            <w:r>
              <w:rPr>
                <w:rStyle w:val="Jegyzkhivatkozs"/>
              </w:rPr>
              <w:t>Exploitationware”: a dolgozók kizsákmányolása játék köntösben</w:t>
            </w:r>
            <w:r>
              <w:rPr>
                <w:webHidden/>
              </w:rPr>
              <w:fldChar w:fldCharType="begin"/>
            </w:r>
            <w:r>
              <w:rPr>
                <w:webHidden/>
              </w:rPr>
              <w:instrText>PAGEREF _Toc197690059 \h</w:instrText>
            </w:r>
            <w:r>
              <w:rPr>
                <w:webHidden/>
              </w:rPr>
            </w:r>
            <w:r>
              <w:rPr>
                <w:webHidden/>
              </w:rPr>
              <w:fldChar w:fldCharType="separate"/>
            </w:r>
            <w:r>
              <w:rPr>
                <w:rStyle w:val="Jegyzkhivatkozs"/>
              </w:rPr>
              <w:tab/>
              <w:t>96</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60">
            <w:r>
              <w:rPr>
                <w:webHidden/>
              </w:rPr>
              <w:fldChar w:fldCharType="begin"/>
            </w:r>
            <w:r>
              <w:rPr>
                <w:webHidden/>
              </w:rPr>
              <w:instrText>PAGEREF _Toc197690060 \h</w:instrText>
            </w:r>
            <w:r>
              <w:rPr>
                <w:webHidden/>
              </w:rPr>
            </w:r>
            <w:r>
              <w:rPr>
                <w:webHidden/>
              </w:rPr>
              <w:fldChar w:fldCharType="separate"/>
            </w:r>
            <w:r>
              <w:rPr>
                <w:rStyle w:val="Jegyzkhivatkozs"/>
                <w:webHidden/>
              </w:rPr>
              <w:t>Megnövekedett stressz és teljesítménykényszer</w:t>
            </w:r>
            <w:r>
              <w:rPr>
                <w:rStyle w:val="Jegyzkhivatkozs"/>
                <w:webHidden/>
              </w:rPr>
              <w:tab/>
              <w:t>97</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61">
            <w:r>
              <w:rPr>
                <w:webHidden/>
              </w:rPr>
              <w:fldChar w:fldCharType="begin"/>
            </w:r>
            <w:r>
              <w:rPr>
                <w:webHidden/>
              </w:rPr>
              <w:instrText>PAGEREF _Toc197690061 \h</w:instrText>
            </w:r>
            <w:r>
              <w:rPr>
                <w:webHidden/>
              </w:rPr>
            </w:r>
            <w:r>
              <w:rPr>
                <w:webHidden/>
              </w:rPr>
              <w:fldChar w:fldCharType="separate"/>
            </w:r>
            <w:r>
              <w:rPr>
                <w:rStyle w:val="Jegyzkhivatkozs"/>
                <w:webHidden/>
              </w:rPr>
              <w:t>Az együttműködés sérülése és torzuló csapatdinamika</w:t>
            </w:r>
            <w:r>
              <w:rPr>
                <w:rStyle w:val="Jegyzkhivatkozs"/>
                <w:webHidden/>
              </w:rPr>
              <w:tab/>
              <w:t>98</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62">
            <w:r>
              <w:rPr>
                <w:webHidden/>
              </w:rPr>
              <w:fldChar w:fldCharType="begin"/>
            </w:r>
            <w:r>
              <w:rPr>
                <w:webHidden/>
              </w:rPr>
              <w:instrText>PAGEREF _Toc197690062 \h</w:instrText>
            </w:r>
            <w:r>
              <w:rPr>
                <w:webHidden/>
              </w:rPr>
            </w:r>
            <w:r>
              <w:rPr>
                <w:webHidden/>
              </w:rPr>
              <w:fldChar w:fldCharType="separate"/>
            </w:r>
            <w:r>
              <w:rPr>
                <w:rStyle w:val="Jegyzkhivatkozs"/>
                <w:webHidden/>
              </w:rPr>
              <w:t>Folyamatos megfigyelés és magánszféra a munkahelyen</w:t>
            </w:r>
            <w:r>
              <w:rPr>
                <w:rStyle w:val="Jegyzkhivatkozs"/>
                <w:webHidden/>
              </w:rPr>
              <w:tab/>
              <w:t>99</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63">
            <w:r>
              <w:rPr>
                <w:webHidden/>
              </w:rPr>
              <w:fldChar w:fldCharType="begin"/>
            </w:r>
            <w:r>
              <w:rPr>
                <w:webHidden/>
              </w:rPr>
              <w:instrText>PAGEREF _Toc197690063 \h</w:instrText>
            </w:r>
            <w:r>
              <w:rPr>
                <w:webHidden/>
              </w:rPr>
            </w:r>
            <w:r>
              <w:rPr>
                <w:webHidden/>
              </w:rPr>
              <w:fldChar w:fldCharType="separate"/>
            </w:r>
            <w:r>
              <w:rPr>
                <w:rStyle w:val="Jegyzkhivatkozs"/>
                <w:webHidden/>
              </w:rPr>
              <w:t>Demotiváció és ellenállás a gamifikációval szemben</w:t>
            </w:r>
            <w:r>
              <w:rPr>
                <w:rStyle w:val="Jegyzkhivatkozs"/>
                <w:webHidden/>
              </w:rPr>
              <w:tab/>
              <w:t>99</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64">
            <w:r>
              <w:rPr>
                <w:webHidden/>
              </w:rPr>
              <w:fldChar w:fldCharType="begin"/>
            </w:r>
            <w:r>
              <w:rPr>
                <w:webHidden/>
              </w:rPr>
              <w:instrText>PAGEREF _Toc197690064 \h</w:instrText>
            </w:r>
            <w:r>
              <w:rPr>
                <w:webHidden/>
              </w:rPr>
            </w:r>
            <w:r>
              <w:rPr>
                <w:webHidden/>
              </w:rPr>
              <w:fldChar w:fldCharType="separate"/>
            </w:r>
            <w:r>
              <w:rPr>
                <w:rStyle w:val="Jegyzkhivatkozs"/>
                <w:webHidden/>
              </w:rPr>
              <w:t>A gamifikáció veszélyei az egészségügyben és életmód alkalmazásokban</w:t>
            </w:r>
            <w:r>
              <w:rPr>
                <w:rStyle w:val="Jegyzkhivatkozs"/>
                <w:webHidden/>
              </w:rPr>
              <w:tab/>
              <w:t>100</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65">
            <w:r>
              <w:rPr>
                <w:webHidden/>
              </w:rPr>
              <w:fldChar w:fldCharType="begin"/>
            </w:r>
            <w:r>
              <w:rPr>
                <w:webHidden/>
              </w:rPr>
              <w:instrText>PAGEREF _Toc197690065 \h</w:instrText>
            </w:r>
            <w:r>
              <w:rPr>
                <w:webHidden/>
              </w:rPr>
            </w:r>
            <w:r>
              <w:rPr>
                <w:webHidden/>
              </w:rPr>
              <w:fldChar w:fldCharType="separate"/>
            </w:r>
            <w:r>
              <w:rPr>
                <w:rStyle w:val="Jegyzkhivatkozs"/>
                <w:webHidden/>
              </w:rPr>
              <w:t>Testképzavarok, evési rendellenességek kockázata</w:t>
            </w:r>
            <w:r>
              <w:rPr>
                <w:rStyle w:val="Jegyzkhivatkozs"/>
                <w:webHidden/>
              </w:rPr>
              <w:tab/>
              <w:t>100</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66">
            <w:r>
              <w:rPr>
                <w:webHidden/>
              </w:rPr>
              <w:fldChar w:fldCharType="begin"/>
            </w:r>
            <w:r>
              <w:rPr>
                <w:webHidden/>
              </w:rPr>
              <w:instrText>PAGEREF _Toc197690066 \h</w:instrText>
            </w:r>
            <w:r>
              <w:rPr>
                <w:webHidden/>
              </w:rPr>
            </w:r>
            <w:r>
              <w:rPr>
                <w:webHidden/>
              </w:rPr>
              <w:fldChar w:fldCharType="separate"/>
            </w:r>
            <w:r>
              <w:rPr>
                <w:rStyle w:val="Jegyzkhivatkozs"/>
                <w:webHidden/>
              </w:rPr>
              <w:t>Szorongás, bűntudat és gamifikációs kimerülés</w:t>
            </w:r>
            <w:r>
              <w:rPr>
                <w:rStyle w:val="Jegyzkhivatkozs"/>
                <w:webHidden/>
              </w:rPr>
              <w:tab/>
              <w:t>101</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67">
            <w:r>
              <w:rPr>
                <w:webHidden/>
              </w:rPr>
              <w:fldChar w:fldCharType="begin"/>
            </w:r>
            <w:r>
              <w:rPr>
                <w:webHidden/>
              </w:rPr>
              <w:instrText>PAGEREF _Toc197690067 \h</w:instrText>
            </w:r>
            <w:r>
              <w:rPr>
                <w:webHidden/>
              </w:rPr>
            </w:r>
            <w:r>
              <w:rPr>
                <w:webHidden/>
              </w:rPr>
              <w:fldChar w:fldCharType="separate"/>
            </w:r>
            <w:r>
              <w:rPr>
                <w:rStyle w:val="Jegyzkhivatkozs"/>
                <w:webHidden/>
              </w:rPr>
              <w:t>Adatbiztonság és etikai dilemmák</w:t>
            </w:r>
            <w:r>
              <w:rPr>
                <w:rStyle w:val="Jegyzkhivatkozs"/>
                <w:webHidden/>
              </w:rPr>
              <w:tab/>
              <w:t>102</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68">
            <w:r>
              <w:rPr>
                <w:webHidden/>
              </w:rPr>
              <w:fldChar w:fldCharType="begin"/>
            </w:r>
            <w:r>
              <w:rPr>
                <w:webHidden/>
              </w:rPr>
              <w:instrText>PAGEREF _Toc197690068 \h</w:instrText>
            </w:r>
            <w:r>
              <w:rPr>
                <w:webHidden/>
              </w:rPr>
            </w:r>
            <w:r>
              <w:rPr>
                <w:webHidden/>
              </w:rPr>
              <w:fldChar w:fldCharType="separate"/>
            </w:r>
            <w:r>
              <w:rPr>
                <w:rStyle w:val="Jegyzkhivatkozs"/>
                <w:webHidden/>
              </w:rPr>
              <w:t>Javaslatok a felelős gamifikációs tervezéshez</w:t>
            </w:r>
            <w:r>
              <w:rPr>
                <w:rStyle w:val="Jegyzkhivatkozs"/>
                <w:webHidden/>
              </w:rPr>
              <w:tab/>
              <w:t>102</w:t>
            </w:r>
            <w:r>
              <w:rPr>
                <w:webHidden/>
              </w:rPr>
              <w:fldChar w:fldCharType="end"/>
            </w:r>
          </w:hyperlink>
        </w:p>
        <w:p w:rsidR="00993A02" w:rsidRDefault="00FE752C">
          <w:pPr>
            <w:pStyle w:val="TJ1"/>
            <w:rPr>
              <w:rFonts w:asciiTheme="minorHAnsi" w:eastAsiaTheme="minorEastAsia" w:hAnsiTheme="minorHAnsi"/>
              <w:sz w:val="22"/>
              <w:lang w:eastAsia="hu-HU"/>
            </w:rPr>
          </w:pPr>
          <w:hyperlink w:anchor="_Toc197690069">
            <w:r>
              <w:rPr>
                <w:webHidden/>
              </w:rPr>
              <w:fldChar w:fldCharType="begin"/>
            </w:r>
            <w:r>
              <w:rPr>
                <w:webHidden/>
              </w:rPr>
              <w:instrText>PAGEREF _Toc197690069 \h</w:instrText>
            </w:r>
            <w:r>
              <w:rPr>
                <w:webHidden/>
              </w:rPr>
            </w:r>
            <w:r>
              <w:rPr>
                <w:webHidden/>
              </w:rPr>
              <w:fldChar w:fldCharType="separate"/>
            </w:r>
            <w:r>
              <w:rPr>
                <w:rStyle w:val="Jegyzkhivatkozs"/>
                <w:webHidden/>
              </w:rPr>
              <w:t>Gamifikált alkalmazások</w:t>
            </w:r>
            <w:r>
              <w:rPr>
                <w:rStyle w:val="Jegyzkhivatkozs"/>
                <w:webHidden/>
              </w:rPr>
              <w:tab/>
              <w:t>105</w:t>
            </w:r>
            <w:r>
              <w:rPr>
                <w:webHidden/>
              </w:rPr>
              <w:fldChar w:fldCharType="end"/>
            </w:r>
          </w:hyperlink>
        </w:p>
        <w:p w:rsidR="00993A02" w:rsidRDefault="00FE752C">
          <w:pPr>
            <w:pStyle w:val="TJ1"/>
            <w:rPr>
              <w:rFonts w:asciiTheme="minorHAnsi" w:eastAsiaTheme="minorEastAsia" w:hAnsiTheme="minorHAnsi"/>
              <w:sz w:val="22"/>
              <w:lang w:eastAsia="hu-HU"/>
            </w:rPr>
          </w:pPr>
          <w:hyperlink w:anchor="_Toc197690070">
            <w:r>
              <w:rPr>
                <w:webHidden/>
              </w:rPr>
              <w:fldChar w:fldCharType="begin"/>
            </w:r>
            <w:r>
              <w:rPr>
                <w:webHidden/>
              </w:rPr>
              <w:instrText>PAGEREF _Toc197690070 \h</w:instrText>
            </w:r>
            <w:r>
              <w:rPr>
                <w:webHidden/>
              </w:rPr>
            </w:r>
            <w:r>
              <w:rPr>
                <w:webHidden/>
              </w:rPr>
              <w:fldChar w:fldCharType="separate"/>
            </w:r>
            <w:r>
              <w:rPr>
                <w:rStyle w:val="Jegyzkhivatkozs"/>
                <w:webHidden/>
              </w:rPr>
              <w:t>A mindennapok játékosítása</w:t>
            </w:r>
            <w:r>
              <w:rPr>
                <w:rStyle w:val="Jegyzkhivatkozs"/>
                <w:webHidden/>
              </w:rPr>
              <w:tab/>
              <w:t>115</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71">
            <w:r>
              <w:rPr>
                <w:webHidden/>
              </w:rPr>
              <w:fldChar w:fldCharType="begin"/>
            </w:r>
            <w:r>
              <w:rPr>
                <w:webHidden/>
              </w:rPr>
              <w:instrText>PAGEREF _Toc197690071 \h</w:instrText>
            </w:r>
            <w:r>
              <w:rPr>
                <w:webHidden/>
              </w:rPr>
            </w:r>
            <w:r>
              <w:rPr>
                <w:webHidden/>
              </w:rPr>
              <w:fldChar w:fldCharType="separate"/>
            </w:r>
            <w:r>
              <w:rPr>
                <w:rStyle w:val="Jegyzkhivatkozs"/>
                <w:webHidden/>
              </w:rPr>
              <w:t>A halogatás</w:t>
            </w:r>
            <w:r>
              <w:rPr>
                <w:rStyle w:val="Jegyzkhivatkozs"/>
                <w:webHidden/>
              </w:rPr>
              <w:tab/>
              <w:t>115</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72">
            <w:r>
              <w:rPr>
                <w:webHidden/>
              </w:rPr>
              <w:fldChar w:fldCharType="begin"/>
            </w:r>
            <w:r>
              <w:rPr>
                <w:webHidden/>
              </w:rPr>
              <w:instrText>PAGEREF _Toc197690072 \h</w:instrText>
            </w:r>
            <w:r>
              <w:rPr>
                <w:webHidden/>
              </w:rPr>
            </w:r>
            <w:r>
              <w:rPr>
                <w:webHidden/>
              </w:rPr>
              <w:fldChar w:fldCharType="separate"/>
            </w:r>
            <w:r>
              <w:rPr>
                <w:rStyle w:val="Jegyzkhivatkozs"/>
                <w:webHidden/>
              </w:rPr>
              <w:t>A SMART célkitűzési módszer</w:t>
            </w:r>
            <w:r>
              <w:rPr>
                <w:rStyle w:val="Jegyzkhivatkozs"/>
                <w:webHidden/>
              </w:rPr>
              <w:tab/>
              <w:t>117</w:t>
            </w:r>
            <w:r>
              <w:rPr>
                <w:webHidden/>
              </w:rPr>
              <w:fldChar w:fldCharType="end"/>
            </w:r>
          </w:hyperlink>
        </w:p>
        <w:p w:rsidR="00993A02" w:rsidRDefault="00FE752C">
          <w:pPr>
            <w:pStyle w:val="TJ2"/>
            <w:tabs>
              <w:tab w:val="right" w:leader="dot" w:pos="9062"/>
            </w:tabs>
            <w:rPr>
              <w:rFonts w:asciiTheme="minorHAnsi" w:eastAsiaTheme="minorEastAsia" w:hAnsiTheme="minorHAnsi"/>
              <w:sz w:val="22"/>
              <w:lang w:eastAsia="hu-HU"/>
            </w:rPr>
          </w:pPr>
          <w:hyperlink w:anchor="_Toc197690073">
            <w:r>
              <w:rPr>
                <w:webHidden/>
              </w:rPr>
              <w:fldChar w:fldCharType="begin"/>
            </w:r>
            <w:r>
              <w:rPr>
                <w:webHidden/>
              </w:rPr>
              <w:instrText>PAGEREF _Toc197690073 \h</w:instrText>
            </w:r>
            <w:r>
              <w:rPr>
                <w:webHidden/>
              </w:rPr>
            </w:r>
            <w:r>
              <w:rPr>
                <w:webHidden/>
              </w:rPr>
              <w:fldChar w:fldCharType="separate"/>
            </w:r>
            <w:r>
              <w:rPr>
                <w:rStyle w:val="Jegyzkhivatkozs"/>
                <w:webHidden/>
              </w:rPr>
              <w:t>A mindennapok játékosítása: eszközök és technikák a halogatás leküzdéséhez</w:t>
            </w:r>
            <w:r>
              <w:rPr>
                <w:rStyle w:val="Jegyzkhivatkozs"/>
                <w:webHidden/>
              </w:rPr>
              <w:tab/>
              <w:t>118</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74">
            <w:r>
              <w:rPr>
                <w:webHidden/>
              </w:rPr>
              <w:fldChar w:fldCharType="begin"/>
            </w:r>
            <w:r>
              <w:rPr>
                <w:webHidden/>
              </w:rPr>
              <w:instrText>PAGEREF _Toc197690074 \h</w:instrText>
            </w:r>
            <w:r>
              <w:rPr>
                <w:webHidden/>
              </w:rPr>
            </w:r>
            <w:r>
              <w:rPr>
                <w:webHidden/>
              </w:rPr>
              <w:fldChar w:fldCharType="separate"/>
            </w:r>
            <w:r>
              <w:rPr>
                <w:rStyle w:val="Jegyzkhivatkozs"/>
                <w:webHidden/>
              </w:rPr>
              <w:t>Pontrendszer és szintlépés: haladásmérés játékosan</w:t>
            </w:r>
            <w:r>
              <w:rPr>
                <w:rStyle w:val="Jegyzkhivatkozs"/>
                <w:webHidden/>
              </w:rPr>
              <w:tab/>
              <w:t>119</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75">
            <w:r>
              <w:rPr>
                <w:webHidden/>
              </w:rPr>
              <w:fldChar w:fldCharType="begin"/>
            </w:r>
            <w:r>
              <w:rPr>
                <w:webHidden/>
              </w:rPr>
              <w:instrText>PAGEREF _Toc197690075 \h</w:instrText>
            </w:r>
            <w:r>
              <w:rPr>
                <w:webHidden/>
              </w:rPr>
            </w:r>
            <w:r>
              <w:rPr>
                <w:webHidden/>
              </w:rPr>
              <w:fldChar w:fldCharType="separate"/>
            </w:r>
            <w:r>
              <w:rPr>
                <w:rStyle w:val="Jegyzkhivatkozs"/>
                <w:webHidden/>
              </w:rPr>
              <w:t>Jutalmazás és azonnali visszajelzés: külső-belső motiváció fenntartása</w:t>
            </w:r>
            <w:r>
              <w:rPr>
                <w:rStyle w:val="Jegyzkhivatkozs"/>
                <w:webHidden/>
              </w:rPr>
              <w:tab/>
              <w:t>120</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76">
            <w:r>
              <w:rPr>
                <w:webHidden/>
              </w:rPr>
              <w:fldChar w:fldCharType="begin"/>
            </w:r>
            <w:r>
              <w:rPr>
                <w:webHidden/>
              </w:rPr>
              <w:instrText>PAGEREF _Toc197690076 \h</w:instrText>
            </w:r>
            <w:r>
              <w:rPr>
                <w:webHidden/>
              </w:rPr>
            </w:r>
            <w:r>
              <w:rPr>
                <w:webHidden/>
              </w:rPr>
              <w:fldChar w:fldCharType="separate"/>
            </w:r>
            <w:r>
              <w:rPr>
                <w:rStyle w:val="Jegyzkhivatkozs"/>
                <w:webHidden/>
              </w:rPr>
              <w:t>Kihívások és epikus „küldetések”: a nagy célok játékos lebontása</w:t>
            </w:r>
            <w:r>
              <w:rPr>
                <w:rStyle w:val="Jegyzkhivatkozs"/>
                <w:webHidden/>
              </w:rPr>
              <w:tab/>
              <w:t>121</w:t>
            </w:r>
            <w:r>
              <w:rPr>
                <w:webHidden/>
              </w:rPr>
              <w:fldChar w:fldCharType="end"/>
            </w:r>
          </w:hyperlink>
        </w:p>
        <w:p w:rsidR="00993A02" w:rsidRDefault="00FE752C">
          <w:pPr>
            <w:pStyle w:val="TJ3"/>
            <w:tabs>
              <w:tab w:val="right" w:leader="dot" w:pos="9062"/>
            </w:tabs>
            <w:rPr>
              <w:rFonts w:asciiTheme="minorHAnsi" w:eastAsiaTheme="minorEastAsia" w:hAnsiTheme="minorHAnsi"/>
              <w:sz w:val="22"/>
              <w:lang w:eastAsia="hu-HU"/>
            </w:rPr>
          </w:pPr>
          <w:hyperlink w:anchor="_Toc197690077">
            <w:r>
              <w:rPr>
                <w:webHidden/>
              </w:rPr>
              <w:fldChar w:fldCharType="begin"/>
            </w:r>
            <w:r>
              <w:rPr>
                <w:webHidden/>
              </w:rPr>
              <w:instrText>PAGEREF _Toc197690077 \h</w:instrText>
            </w:r>
            <w:r>
              <w:rPr>
                <w:webHidden/>
              </w:rPr>
            </w:r>
            <w:r>
              <w:rPr>
                <w:webHidden/>
              </w:rPr>
              <w:fldChar w:fldCharType="separate"/>
            </w:r>
            <w:r>
              <w:rPr>
                <w:rStyle w:val="Jegyzkhivatkozs"/>
                <w:webHidden/>
              </w:rPr>
              <w:t>Közösségi elemek: verseny és együttműködés a motiváció szolgálatában</w:t>
            </w:r>
            <w:r>
              <w:rPr>
                <w:rStyle w:val="Jegyzkhivatkozs"/>
                <w:webHidden/>
              </w:rPr>
              <w:tab/>
              <w:t>122</w:t>
            </w:r>
            <w:r>
              <w:rPr>
                <w:webHidden/>
              </w:rPr>
              <w:fldChar w:fldCharType="end"/>
            </w:r>
          </w:hyperlink>
        </w:p>
        <w:p w:rsidR="00993A02" w:rsidRDefault="00FE752C">
          <w:pPr>
            <w:pStyle w:val="TJ1"/>
            <w:rPr>
              <w:rFonts w:asciiTheme="minorHAnsi" w:eastAsiaTheme="minorEastAsia" w:hAnsiTheme="minorHAnsi"/>
              <w:sz w:val="22"/>
              <w:lang w:eastAsia="hu-HU"/>
            </w:rPr>
          </w:pPr>
          <w:hyperlink w:anchor="_Toc197690078">
            <w:r>
              <w:rPr>
                <w:webHidden/>
              </w:rPr>
              <w:fldChar w:fldCharType="begin"/>
            </w:r>
            <w:r>
              <w:rPr>
                <w:webHidden/>
              </w:rPr>
              <w:instrText>PAGEREF _Toc197690078 \h</w:instrText>
            </w:r>
            <w:r>
              <w:rPr>
                <w:webHidden/>
              </w:rPr>
            </w:r>
            <w:r>
              <w:rPr>
                <w:webHidden/>
              </w:rPr>
              <w:fldChar w:fldCharType="separate"/>
            </w:r>
            <w:r>
              <w:rPr>
                <w:rStyle w:val="Jegyzkhivatkozs"/>
                <w:webHidden/>
              </w:rPr>
              <w:t>Kitekintés, jövőbeli trendek</w:t>
            </w:r>
            <w:r>
              <w:rPr>
                <w:rStyle w:val="Jegyzkhivatkozs"/>
                <w:webHidden/>
              </w:rPr>
              <w:tab/>
              <w:t>125</w:t>
            </w:r>
            <w:r>
              <w:rPr>
                <w:webHidden/>
              </w:rPr>
              <w:fldChar w:fldCharType="end"/>
            </w:r>
          </w:hyperlink>
        </w:p>
        <w:p w:rsidR="00993A02" w:rsidRDefault="00FE752C">
          <w:pPr>
            <w:pStyle w:val="TJ1"/>
            <w:rPr>
              <w:rFonts w:asciiTheme="minorHAnsi" w:eastAsiaTheme="minorEastAsia" w:hAnsiTheme="minorHAnsi"/>
              <w:sz w:val="22"/>
              <w:lang w:eastAsia="hu-HU"/>
            </w:rPr>
          </w:pPr>
          <w:hyperlink w:anchor="_Toc197690079">
            <w:r>
              <w:rPr>
                <w:webHidden/>
              </w:rPr>
              <w:fldChar w:fldCharType="begin"/>
            </w:r>
            <w:r>
              <w:rPr>
                <w:webHidden/>
              </w:rPr>
              <w:instrText>PAGEREF _Toc197690079 \h</w:instrText>
            </w:r>
            <w:r>
              <w:rPr>
                <w:webHidden/>
              </w:rPr>
            </w:r>
            <w:r>
              <w:rPr>
                <w:webHidden/>
              </w:rPr>
              <w:fldChar w:fldCharType="separate"/>
            </w:r>
            <w:r>
              <w:rPr>
                <w:rStyle w:val="Jegyzkhivatkozs"/>
                <w:webHidden/>
              </w:rPr>
              <w:t>Irodalomjegyzék</w:t>
            </w:r>
            <w:r>
              <w:rPr>
                <w:rStyle w:val="Jegyzkhivatkozs"/>
                <w:webHidden/>
              </w:rPr>
              <w:tab/>
              <w:t>128</w:t>
            </w:r>
            <w:r>
              <w:rPr>
                <w:webHidden/>
              </w:rPr>
              <w:fldChar w:fldCharType="end"/>
            </w:r>
          </w:hyperlink>
          <w:r>
            <w:rPr>
              <w:rStyle w:val="Jegyzkhivatkozs"/>
            </w:rPr>
            <w:fldChar w:fldCharType="end"/>
          </w:r>
        </w:p>
      </w:sdtContent>
    </w:sdt>
    <w:p w:rsidR="00993A02" w:rsidRDefault="00993A02"/>
    <w:p w:rsidR="00993A02" w:rsidRDefault="00FE752C">
      <w:pPr>
        <w:pStyle w:val="Cmsor1"/>
      </w:pPr>
      <w:bookmarkStart w:id="1" w:name="_Toc197689996"/>
      <w:bookmarkStart w:id="2" w:name="_Toc94058679"/>
      <w:r>
        <w:lastRenderedPageBreak/>
        <w:t>Előszó</w:t>
      </w:r>
      <w:bookmarkEnd w:id="1"/>
      <w:bookmarkEnd w:id="2"/>
    </w:p>
    <w:p w:rsidR="00993A02" w:rsidRDefault="00FE752C">
      <w:pPr>
        <w:pStyle w:val="bekezdeselso"/>
      </w:pPr>
      <w:r>
        <w:t>Ebben a könyvben a gamifikációról lesz szó. A gamifikáció – vagy más néven a játékosítás</w:t>
      </w:r>
      <w:r>
        <w:rPr>
          <w:rStyle w:val="Lbjegyzet-horgony"/>
        </w:rPr>
        <w:footnoteReference w:id="1"/>
      </w:r>
      <w:r>
        <w:t xml:space="preserve"> – olyan tevékenység, amely során a játékokból származó érdekes, izgalmas és szórakoztató dolgokat olyan környezetben használjuk fel, amely már nem tekinthetők játéknak. Miért tenne ilyet bárki? Mert szeretné növelni a bevonódás és a motiváció mértékét egy adott tevékenység elvégzésében. A nem-játék tevékenységek ugyanis gyakran unalmasak, gondoljunk például arra a vállalati alkalmazottra, aki évekig használ a munkahelyén egy könyvelő szoftvert. De jó példa az egészségünk megőrzése érdekében tett folyamatos erőfeszítésünk, beleértve a rendszeres testedzést, vagy ide sorolható a tanulás oly sok formája, például egy idegen nyelv elsajátítása is. A játékosítás azt ígéri, hogy ezek a tevékenységek lehetnek oly mértékben szórakoztatóak, mint amikor társasjátékozunk a barátainkkal, vagy épp játszunk az </w:t>
      </w:r>
      <w:r>
        <w:rPr>
          <w:i/>
        </w:rPr>
        <w:t>Angry Birds</w:t>
      </w:r>
      <w:r>
        <w:rPr>
          <w:rStyle w:val="Lbjegyzet-horgony"/>
        </w:rPr>
        <w:footnoteReference w:id="2"/>
      </w:r>
      <w:r>
        <w:t xml:space="preserve"> vagy a </w:t>
      </w:r>
      <w:r>
        <w:rPr>
          <w:i/>
        </w:rPr>
        <w:t>Candy Crush</w:t>
      </w:r>
      <w:r>
        <w:rPr>
          <w:rStyle w:val="Lbjegyzet-horgony"/>
        </w:rPr>
        <w:footnoteReference w:id="3"/>
      </w:r>
      <w:r>
        <w:t xml:space="preserve"> videójátékokkal.</w:t>
      </w:r>
    </w:p>
    <w:p w:rsidR="00993A02" w:rsidRDefault="00FE752C">
      <w:pPr>
        <w:pStyle w:val="bekezdestobbi"/>
      </w:pPr>
      <w:r>
        <w:t>A gamifikáció mára mindennapjaink természetes részévé vált, még akkor is, ha ennek legtöbbször nem is vagyunk tudatában. A játékosítás különböző elemeivel találkozhatunk a munkahelyünkön, az iskolában, vásárlás közben, éttermekben, a szolgáltatókkal történő kommunikáció során, és természetesen a minket körülvevő reklámokban is. A vállalatok hamar felismerték a játékosítás előnyeit, és termékeik sikeresebb eladásában a kezdetektől alkalmazták ezeket a módszereket. Ha elolvassuk ezt a könyvet, könnyebben felismerhetjük, mikor válunk mi magunk a játékosítás célpontjává. Másrészt, ha megértjük a gamifikáció hatásmechanizmusát, működésének pszichológiai hátterét, mi is sokoldalúan felhasználhatjuk azt, például átgondolhatjuk, hogy az életünk mely unalmasnak gondolt területét tehetjük izgalmasabbá.</w:t>
      </w:r>
    </w:p>
    <w:p w:rsidR="00993A02" w:rsidRDefault="00FE752C">
      <w:pPr>
        <w:pStyle w:val="bekezdestobbi"/>
      </w:pPr>
      <w:r>
        <w:t xml:space="preserve">A Gabe Zichermann-tól származó idézet szerint: „a gamifikáció 75%-ban pszichológia és 25%-ban technológia” </w:t>
      </w:r>
      <w:r>
        <w:fldChar w:fldCharType="begin"/>
      </w:r>
      <w:r>
        <w:instrText>ADDIN ZOTERO_ITEM CSL_CITATION {"citationID":"DOt5rNlP","properties":{"formattedCitation":"(Carr, 2011)","plainCitation":"(Carr, 2011)","noteIndex":0},"citationItems":[{"id":1573,"uris":["http://zotero.org/users/9712023/items/UFTRMPFV"],"itemData":{"id":1573,"type":"article-journal","container-title":"InformationWeek","title":"Gamification: 75% Psychology, 25%. Gamification guru Gabe Zichermann on how to make applications addictive.","URL":"https://www.informationweek.com/it-sectors/gamification-75-psychology-25-technology","author":[{"family":"Carr","given":"David F."}],"accessed":{"date-parts":[["2025",3,28]]},"issued":{"date-parts":[["2011",10,6]]}}}],"schema":"https://github.com/citation-style-language/schema/raw/master/csl-citation.json"}</w:instrText>
      </w:r>
      <w:r>
        <w:fldChar w:fldCharType="separate"/>
      </w:r>
      <w:r>
        <w:t>(Carr, 2011)</w:t>
      </w:r>
      <w:r>
        <w:fldChar w:fldCharType="end"/>
      </w:r>
      <w:r>
        <w:t>. Ha ez igaz, akkor játékosítás közel háromnegyedét ismerheti meg az Olvasó ebből a könyvből, ugyanis az egyes fejezetekben bemutatjuk, hogyan forradalmasította a gamifikáció az egyes iparágakat a marketingtől és az oktatástól kezdve az egészségügyön át a munkavállalók képzéséig. Utunk során különös figyelmet fordítunk azokra a pszichológiai tényezőkre, amelyek segítik megérteni, miért vonzódnak az emberek a játékokhoz, és hogyan használhatjuk ezeket az elveket arra, hogy a nem-játék jellegű tevékenységeket még vonzóbbá tegyük.</w:t>
      </w:r>
    </w:p>
    <w:p w:rsidR="00993A02" w:rsidRDefault="00FE752C">
      <w:pPr>
        <w:pStyle w:val="Cmsor1"/>
      </w:pPr>
      <w:bookmarkStart w:id="3" w:name="_Ref153704781"/>
      <w:bookmarkStart w:id="4" w:name="_Toc197689997"/>
      <w:bookmarkEnd w:id="3"/>
      <w:r>
        <w:lastRenderedPageBreak/>
        <w:t>A játékosítás felfedezése</w:t>
      </w:r>
      <w:bookmarkEnd w:id="4"/>
    </w:p>
    <w:p w:rsidR="00993A02" w:rsidRDefault="00FE752C">
      <w:pPr>
        <w:pStyle w:val="bekezdeselso"/>
      </w:pPr>
      <w:r>
        <w:t xml:space="preserve">Egy új terület megismerése izgalmas és kihívásokkal teli vállalkozás, amelyhez több irányból is közelíthetünk. A választás szabadságát – mint a gamifikáció egyik eszközét – tiszteletben tartva, bemutatunk néhány megközelítést, amelyek segíthetnek e területen megtenni az első lépéseket. Kezdhetjük a játékosítás megismerését a sikeresen megvalósított gamifikált rendszerekkel. </w:t>
      </w:r>
    </w:p>
    <w:p w:rsidR="00993A02" w:rsidRDefault="00FE752C">
      <w:pPr>
        <w:pStyle w:val="Cmsor2"/>
      </w:pPr>
      <w:bookmarkStart w:id="5" w:name="_Toc197689998"/>
      <w:r>
        <w:t>Gamifikált rendszerek</w:t>
      </w:r>
      <w:bookmarkEnd w:id="5"/>
    </w:p>
    <w:p w:rsidR="00993A02" w:rsidRDefault="00FE752C">
      <w:pPr>
        <w:pStyle w:val="bekezdeselso"/>
        <w:rPr>
          <w:lang w:eastAsia="hu-HU"/>
        </w:rPr>
      </w:pPr>
      <w:r>
        <w:rPr>
          <w:lang w:eastAsia="hu-HU"/>
        </w:rPr>
        <w:t xml:space="preserve">Ha áttekintjük a pénztárcánkban lapuló plasztikkártyákat vagy az okostelefonunkra telepített alkalmazásokat, első kézből szerezhetünk tapasztalatot a gamifikáció jelenlétéről a mindennapi életünkben. A hűségpontokat gyűjtő törzsvásárlói rendszerek, az egészség- és mozgáskövető applikációk jutalmazó mechanizmusai, a banki alkalmazások szintlépései vagy éppen a tanulást segítő játékosított felületek mind-mind a gamifikáció eszköztárára építenek. Ezek a rendszerek játékos elemekkel – például pontgyűjtéssel, szintekkel, jelvényekkel és kihívásokkal – igyekeznek motiválni bennünket, hogy kitartsunk bizonyos tevékenységek mellett, vagy gyakrabban, elkötelezettebben vegyünk részt bennük. A gamifikáció ilyen hétköznapi formái sokszor annyira természetesen simulnak bele az életünkbe, hogy észre sem vesszük, mekkora hatást gyakorolnak ránk. </w:t>
      </w:r>
    </w:p>
    <w:p w:rsidR="00993A02" w:rsidRDefault="00FE752C">
      <w:pPr>
        <w:pStyle w:val="bekezdestobbi"/>
      </w:pPr>
      <w:r>
        <w:t xml:space="preserve">A </w:t>
      </w:r>
      <w:r>
        <w:rPr>
          <w:i/>
        </w:rPr>
        <w:t>Duolingo</w:t>
      </w:r>
      <w:r>
        <w:t xml:space="preserve"> az egyik legismertebb gamifikációs példa az oktatás területén. Olyan ingyenes nyelvtanulási platform, amely a gamifikáció módszereit alkalmazza az idegen nyelvek elsajátításának ösztönzésére. Számos játékelemet felvonultat, pontokat, szinteket, előrehaladási sávokat és virtuális jutalmakat használ a hatékony gamifikáció megvalósításához. Az alkalmazás úgy motiválja a felhasználókat, hogy rendszeresen visszatérjenek a nyelvleckékhez, ami hamar kiváltja a kompetencia és a fejlődés érzését. A Duolingo gamifikált megközelítése a nyelvtanulást egy potenciálisan unalmas feladatból élvezetes és addiktív élménnyé tudja átalakítani. Tanulmányok igazolták, hogy a gamifikáció növelte a tanulók motivációját, elköteleződését, és ez rendszeresebb tanulási aktivitást eredményezett </w:t>
      </w:r>
      <w:r>
        <w:fldChar w:fldCharType="begin"/>
      </w:r>
      <w:r>
        <w:instrText>ADDIN ZOTERO_ITEM CSL_CITATION {"citationID":"vjWmRYwj","properties":{"formattedCitation":"(Huynh \\uc0\\u233{}s mtsai., 2016)","plainCitation":"(Huynh és mtsai., 2016)","noteIndex":0},"citationItems":[{"id":1583,"uris":["http://zotero.org/users/9712023/items/LYABARXT"],"itemData":{"id":1583,"type":"chapter","container-title":"Games and Learning Alliance","event-place":"Cham","ISBN":"978-3-319-50181-9","note":"collection-title: Lecture Notes in Computer Science\nDOI: 10.1007/978-3-319-50182-6_24","page":"268-277","publisher":"Springer International Publishing","publisher-place":"Cham","source":"DOI.org (Crossref)","title":"Analyzing Gamification of “Duolingo” with Focus on Its Course Structure","URL":"http://link.springer.com/10.1007/978-3-319-50182-6_24","volume":"10056","editor":[{"family":"Bottino","given":"Rosa"},{"family":"Jeuring","given":"Johan"},{"family":"Veltkamp","given":"Remco C."}],"author":[{"family":"Huynh","given":"Duy"},{"family":"Zuo","given":"Long"},{"family":"Iida","given":"Hiroyuki"}],"accessed":{"date-parts":[["2025",3,29]]},"issued":{"date-parts":[["2016"]]}}}],"schema":"https://github.com/citation-style-language/schema/raw/master/csl-citation.json"}</w:instrText>
      </w:r>
      <w:r>
        <w:fldChar w:fldCharType="separate"/>
      </w:r>
      <w:r>
        <w:rPr>
          <w:rFonts w:cs="Times New Roman"/>
          <w:szCs w:val="24"/>
        </w:rPr>
        <w:t>(Huynh és mtsai., 2016)</w:t>
      </w:r>
      <w:r>
        <w:fldChar w:fldCharType="end"/>
      </w:r>
      <w:r>
        <w:t xml:space="preserve">, a tanulók nyelvtudása fejlődött, és pozitív korreláció volt a Duolingón töltött idő és a tanulásban elért eredmények között </w:t>
      </w:r>
      <w:r>
        <w:fldChar w:fldCharType="begin"/>
      </w:r>
      <w:r>
        <w:instrText>ADDIN ZOTERO_ITEM CSL_CITATION {"citationID":"zmHI8Ykb","properties":{"formattedCitation":"(Loewen \\uc0\\u233{}s mtsai., 2019)","plainCitation":"(Loewen és mtsai., 2019)","noteIndex":0},"citationItems":[{"id":1586,"uris":["http://zotero.org/users/9712023/items/YFM8JGSW"],"itemData":{"id":1586,"type":"article-journal","abstract":"Abstract\n            The growing availability of mobile technologies has contributed to an increase in mobile-assisted language learning in which learners can autonomously study a second language (L2) anytime or anywhere (e.g. Kukulska-Hulme, Lee &amp; Norris, 2017; Reinders &amp; Benson, 2017). Research investigating the effectiveness of such study for L2 learning, however, has been limited, especially regarding large-scale commercial L2 learning apps, such as Duolingo. Although one commissioned research study found favorable language learning outcomes (Vesselinov &amp; Grego, 2012), limited independent research has reported issues related to learner persistence, motivation, and program efficacy (Lord, 2015; Nielson, 2011). The current study investigates the semester-long learning experiences and results of nine participants learning Turkish on Duolingo. The participants showed improvement on L2 measures at the end of the study, and results indicate a positive, moderate correlation between the amount of time spent on Duolingo and learning gains. In terms of perceptions of their experiences, the participants generally viewed Duolingo’s flexibility and gamification aspects positively; however, variability in motivation to study and frustration with instructional materials were also expressed.","container-title":"ReCALL","DOI":"10.1017/S0958344019000065","ISSN":"0958-3440, 1474-0109","issue":"3","journalAbbreviation":"ReCALL","language":"en","license":"https://www.cambridge.org/core/terms","page":"293-311","source":"DOI.org (Crossref)","title":"Mobile-assisted language learning: A Duolingo case study","title-short":"Mobile-assisted language learning","volume":"31","author":[{"family":"Loewen","given":"Shawn"},{"family":"Crowther","given":"Dustin"},{"family":"Isbell","given":"Daniel R."},{"family":"Kim","given":"Kathy Minhye"},{"family":"Maloney","given":"Jeffrey"},{"family":"Miller","given":"Zachary F."},{"family":"Rawal","given":"Hima"}],"issued":{"date-parts":[["2019",9]]}}}],"schema":"https://github.com/citation-style-language/schema/raw/master/csl-citation.json"}</w:instrText>
      </w:r>
      <w:r>
        <w:fldChar w:fldCharType="separate"/>
      </w:r>
      <w:r>
        <w:rPr>
          <w:rFonts w:cs="Times New Roman"/>
          <w:szCs w:val="24"/>
        </w:rPr>
        <w:t>(Loewen és mtsai., 2019)</w:t>
      </w:r>
      <w:r>
        <w:fldChar w:fldCharType="end"/>
      </w:r>
      <w:r>
        <w:t>.</w:t>
      </w:r>
    </w:p>
    <w:p w:rsidR="00993A02" w:rsidRDefault="00FE752C">
      <w:pPr>
        <w:pStyle w:val="bekezdestobbi"/>
      </w:pPr>
      <w:r>
        <w:t xml:space="preserve">Egy másik jó példa a </w:t>
      </w:r>
      <w:r>
        <w:rPr>
          <w:i/>
        </w:rPr>
        <w:t>Khan Academy</w:t>
      </w:r>
      <w:r>
        <w:t xml:space="preserve"> online oktatási platformja, amely ingyenesen elérhető oktatási tartalmakat kínál számos tudományterületen, a matematikától kezdve a természettudományokon át egészen a humán tárgyakig. Alapítója</w:t>
      </w:r>
      <w:r>
        <w:rPr>
          <w:b/>
        </w:rPr>
        <w:t xml:space="preserve"> </w:t>
      </w:r>
      <w:r>
        <w:rPr>
          <w:rStyle w:val="Kiemels2"/>
          <w:b w:val="0"/>
        </w:rPr>
        <w:t>Salman Khan</w:t>
      </w:r>
      <w:r>
        <w:t>,</w:t>
      </w:r>
      <w:r>
        <w:rPr>
          <w:b/>
        </w:rPr>
        <w:t xml:space="preserve"> </w:t>
      </w:r>
      <w:r>
        <w:t xml:space="preserve">aki 2008-ban hozta létre a platformot azzal a céllal, hogy demokratizálja az oktatást és mindenki számára elérhetővé tegye azt. A Khan Academy pontokat, jelvényeket és a fejlődés nyomon követését használja, hogy motiválja a diákokat a különböző tantárgyak elsajátításában. A platform játékosított elemei arra ösztönzik a diákokat, hogy aktívan vegyenek részt a tanulásban, kövessék nyomon a fejlődésüket, éljék át a teljesítmény érzését és növekedjen az önbizalmuk. A Khan Academy az egyik legtöbbet vizsgált digitális oktatási platform, amely számos kutatásban bizonyította hatékonyságát különösen matematikai és természettudományos területen. Egy </w:t>
      </w:r>
      <w:r>
        <w:lastRenderedPageBreak/>
        <w:t xml:space="preserve">2014-es kutatás szerint a Khan Academy használata jelentősen javította a tanulók matematikai készségeit és pozitívabbá tette a matematikához való hozzáállásukat </w:t>
      </w:r>
      <w:r>
        <w:fldChar w:fldCharType="begin"/>
      </w:r>
      <w:r>
        <w:instrText>ADDIN ZOTERO_ITEM CSL_CITATION {"citationID":"14CxOJ9F","properties":{"formattedCitation":"(Light &amp; Pierson, 2014)","plainCitation":"(Light &amp; Pierson, 2014)","noteIndex":0},"citationItems":[{"id":1587,"uris":["http://zotero.org/users/9712023/items/WEHNZSJI"],"itemData":{"id":1587,"type":"article-journal","container-title":"International Journal of Education and Development using Information and Communication Technology","issue":"2","journalAbbreviation":"IJEDICT","page":"130-119","title":"Increasing Student Engagement in Math: The Use of Khan Academy in  Chilean Classrooms","volume":"10","author":[{"family":"Light","given":"Daniel"},{"family":"Pierson","given":"Elizabeth"}],"issued":{"date-parts":[["2014"]]}}}],"schema":"https://github.com/citation-style-language/schema/raw/master/csl-citation.json"}</w:instrText>
      </w:r>
      <w:r>
        <w:fldChar w:fldCharType="separate"/>
      </w:r>
      <w:r>
        <w:t>(Light &amp; Pierson, 2014)</w:t>
      </w:r>
      <w:r>
        <w:fldChar w:fldCharType="end"/>
      </w:r>
      <w:r>
        <w:t>.</w:t>
      </w:r>
    </w:p>
    <w:p w:rsidR="00993A02" w:rsidRDefault="00FE752C">
      <w:pPr>
        <w:pStyle w:val="bekezdestobbi"/>
      </w:pPr>
      <w:r>
        <w:t xml:space="preserve">A </w:t>
      </w:r>
      <w:r>
        <w:rPr>
          <w:i/>
        </w:rPr>
        <w:t>ClassDojo</w:t>
      </w:r>
      <w:r>
        <w:t xml:space="preserve"> digitális eszközökkel motiválja a diákokat viselkedési normák betartására, tanulmányi teljesítményük javítására és szociális készségeik fejlesztésére. A tanárok pontokat és jelvényeket adhatnak a diákoknak, amelyek jelentősen javítják az osztálytermi légkört. A ClassDojo által képviselt információs és kommunikációs technológiák elősegítik a kívánt viselkedések javulását, valamint a zavaró viselkedések csökkenését </w:t>
      </w:r>
      <w:r>
        <w:fldChar w:fldCharType="begin"/>
      </w:r>
      <w:r>
        <w:instrText>ADDIN ZOTERO_ITEM CSL_CITATION {"citationID":"JVyzJapl","properties":{"formattedCitation":"(Barahona Mora, 2020)","plainCitation":"(Barahona Mora, 2020)","noteIndex":0},"citationItems":[{"id":1588,"uris":["http://zotero.org/users/9712023/items/2CBHDXB5"],"itemData":{"id":1588,"type":"article-journal","abstract":"In the present educational context, active methodologies and new technologies are aspects that should be included when teaching and learning a subject area. For the education to be successful, classroom management must be considered, since problems may arise and handicap this process. In order to promote learning and reduce negative behaviors and increase positive ones, intervention on students of 1st year of ESO (compulsory secondary education) was implemented. The intervention used gamification as the educational approach and ClassDojo as the online tool to track behavior to determine the effectiveness of both elements to achieve the goal. Taking advantage of the game design principles and mechanics in the learning environment to create motivation and interest, in addition to the information and communication technologies (ICT) represented by ClassDojo, the experimental study showed the benefit of this method and app regarding the improvement of desired behaviors as well as the decrease of the disruptive ones. The implementation engaged the students and activated their behavioral development in order to display a better performance.","container-title":"Sustainability","DOI":"10.3390/su12229371","ISSN":"2071-1050","issue":"22","journalAbbreviation":"Sustainability","language":"en","license":"https://creativecommons.org/licenses/by/4.0/","page":"9371","source":"DOI.org (Crossref)","title":"Gamification for Classroom Management: An Implementation Using ClassDojo","title-short":"Gamification for Classroom Management","volume":"12","author":[{"family":"Barahona Mora","given":"Azucena"}],"issued":{"date-parts":[["2020",11,11]]}}}],"schema":"https://github.com/citation-style-language/schema/raw/master/csl-citation.json"}</w:instrText>
      </w:r>
      <w:r>
        <w:fldChar w:fldCharType="separate"/>
      </w:r>
      <w:r>
        <w:t>(Barahona Mora, 2020)</w:t>
      </w:r>
      <w:r>
        <w:fldChar w:fldCharType="end"/>
      </w:r>
      <w:r>
        <w:t>.</w:t>
      </w:r>
    </w:p>
    <w:p w:rsidR="00993A02" w:rsidRDefault="00FE752C">
      <w:pPr>
        <w:pStyle w:val="bekezdestobbi"/>
      </w:pPr>
      <w:r>
        <w:t>A gamifikáció sikeres megvalósítása ezekben az oktatási platformokon rávilágít a játékelemekben rejlő lehetőségekre, szerepükre az elkötelezettség, a motiváció és a tanulási eredmények fokozásában. A játékosítás azonban nem korlátozódik az oktatásra, számos területen alkalmazható, például a marketingben, az egészségügyben, és a munkahelyi környezetben is. A játékosítás célja mindig az, hogy a felhasználók számára vonzóbbá és élvezetesebbé tegye a tevékenységeket, ezáltal növelve azok hatékonyságát és eredményességét.</w:t>
      </w:r>
    </w:p>
    <w:p w:rsidR="00993A02" w:rsidRDefault="00FE752C">
      <w:pPr>
        <w:pStyle w:val="bekezdestobbi"/>
      </w:pPr>
      <w:r>
        <w:t xml:space="preserve">A </w:t>
      </w:r>
      <w:r>
        <w:rPr>
          <w:i/>
        </w:rPr>
        <w:t>Nike Run Club</w:t>
      </w:r>
      <w:r>
        <w:t xml:space="preserve"> (korábban </w:t>
      </w:r>
      <w:r>
        <w:rPr>
          <w:i/>
        </w:rPr>
        <w:t>Nike+</w:t>
      </w:r>
      <w:r>
        <w:t xml:space="preserve">) alkalmazás a sportteljesítmények rögzítését és nyomon követését játékelemekkel egészíti ki, mint például pontgyűjtés, kihívások, versenyek, ranglisták, valamint az eredmények közösségi médiában történő megosztása. Kutatások azt mutatják, hogy a gamifikált megközelítés hatékonyan növeli a fizikai aktivitás iránti elköteleződést </w:t>
      </w:r>
      <w:r>
        <w:fldChar w:fldCharType="begin"/>
      </w:r>
      <w:r>
        <w:instrText>ADDIN ZOTERO_ITEM CSL_CITATION {"citationID":"cJRUbHlD","properties":{"formattedCitation":"(Hamari &amp; Koivisto, 2015)","plainCitation":"(Hamari &amp; Koivisto, 2015)","noteIndex":0},"citationItems":[{"id":1590,"uris":["http://zotero.org/users/9712023/items/M5U857Q6"],"itemData":{"id":1590,"type":"article-journal","container-title":"Computers in Human Behavior","DOI":"10.1016/j.chb.2015.04.018","ISSN":"07475632","journalAbbreviation":"Computers in Human Behavior","language":"en","page":"333-347","source":"DOI.org (Crossref)","title":"“Working out for likes”: An empirical study on social influence in exercise gamification","title-short":"“Working out for likes”","volume":"50","author":[{"family":"Hamari","given":"Juho"},{"family":"Koivisto","given":"Jonna"}],"issued":{"date-parts":[["2015",9]]}}}],"schema":"https://github.com/citation-style-language/schema/raw/master/csl-citation.json"}</w:instrText>
      </w:r>
      <w:r>
        <w:fldChar w:fldCharType="separate"/>
      </w:r>
      <w:r>
        <w:t>(Hamari &amp; Koivisto, 2015)</w:t>
      </w:r>
      <w:r>
        <w:fldChar w:fldCharType="end"/>
      </w:r>
      <w:r>
        <w:t xml:space="preserve">. Számos más alkalmazás is létezik, amelyek a gamifikációt használják a felhasználók motiválására és az egészséges életmód elősegítésére, például a </w:t>
      </w:r>
      <w:r>
        <w:rPr>
          <w:i/>
        </w:rPr>
        <w:t>MyFitnessPal</w:t>
      </w:r>
      <w:r>
        <w:t xml:space="preserve">, a </w:t>
      </w:r>
      <w:r>
        <w:rPr>
          <w:i/>
        </w:rPr>
        <w:t>Fitbit</w:t>
      </w:r>
      <w:r>
        <w:t xml:space="preserve"> és a </w:t>
      </w:r>
      <w:r>
        <w:rPr>
          <w:i/>
        </w:rPr>
        <w:t>Zombies, Run!</w:t>
      </w:r>
      <w:r>
        <w:t xml:space="preserve">. Az okosórák és fitneszalkalmazások szinte minden esetben használnak gamifikációs elemeket, hogy ösztönözzék a felhasználókat a rendszeres testmozgásra és az egészséges táplálkozásra. A felhasználók pontokat, jelvényeket és egyéb jutalmakat kaphatnak a kitűzött célok eléréséért, ami növeli a motivációjukat és elkötelezettségüket </w:t>
      </w:r>
      <w:r>
        <w:fldChar w:fldCharType="begin"/>
      </w:r>
      <w:r>
        <w:instrText>ADDIN ZOTERO_ITEM CSL_CITATION {"citationID":"oP2iZ0ly","properties":{"formattedCitation":"(Chen &amp; Pu, 2014)","plainCitation":"(Chen &amp; Pu, 2014)","noteIndex":0},"citationItems":[{"id":1593,"uris":["http://zotero.org/users/9712023/items/PWFI8TH9"],"itemData":{"id":1593,"type":"paper-conference","container-title":"Proceedings of the Second International Symposium of Chinese CHI","DOI":"10.1145/2592235.2592240","event-place":"Toronto Ontario Canada","event-title":"Chinese CHI '14: The Second International Symposium of Chinese CHI","ISBN":"978-1-4503-2876-0","language":"en","page":"25-34","publisher":"ACM","publisher-place":"Toronto Ontario Canada","source":"DOI.org (Crossref)","title":"HealthyTogether: exploring social incentives for mobile fitness applications","title-short":"HealthyTogether","URL":"https://dl.acm.org/doi/10.1145/2592235.2592240","author":[{"family":"Chen","given":"Yu"},{"family":"Pu","given":"Pearl"}],"accessed":{"date-parts":[["2025",3,29]]},"issued":{"date-parts":[["2014",4,26]]}}}],"schema":"https://github.com/citation-style-language/schema/raw/master/csl-citation.json"}</w:instrText>
      </w:r>
      <w:r>
        <w:fldChar w:fldCharType="separate"/>
      </w:r>
      <w:r>
        <w:t>(Chen &amp; Pu, 2014)</w:t>
      </w:r>
      <w:r>
        <w:fldChar w:fldCharType="end"/>
      </w:r>
      <w:r>
        <w:t xml:space="preserve">. </w:t>
      </w:r>
    </w:p>
    <w:p w:rsidR="00993A02" w:rsidRDefault="00FE752C">
      <w:pPr>
        <w:pStyle w:val="bekezdestobbi"/>
      </w:pPr>
      <w:r>
        <w:t xml:space="preserve">A pszichológia területén alkalmazott gamifikáció is számos sikeres példát szolgáltat, különösen a mentális egészség, a viselkedésváltoztatás, az önismeret és a pszichológiai jóllét terén. A </w:t>
      </w:r>
      <w:r>
        <w:rPr>
          <w:i/>
        </w:rPr>
        <w:t>SuperBetter</w:t>
      </w:r>
      <w:r>
        <w:t xml:space="preserve"> olyan egy gamifikált alkalmazás, amelyet Jane McGonigal fejlesztett ki, és célja a mentális reziliencia növelése. A játékmechanikák, mint például kihívások teljesítése, jutalmak és szociális támogatás, segítenek csökkenteni a depresszió és szorongás tüneteit, javítják a motivációt és növelik a pszichológiai ellenálló képességet </w:t>
      </w:r>
      <w:r>
        <w:fldChar w:fldCharType="begin"/>
      </w:r>
      <w:r>
        <w:instrText>ADDIN ZOTERO_ITEM CSL_CITATION {"citationID":"Lq5MxIhi","properties":{"formattedCitation":"(McGonigal, 2011)","plainCitation":"(McGonigal, 2011)","noteIndex":0},"citationItems":[{"id":141,"uris":["http://zotero.org/users/9712023/items/D7LYG78B"],"itemData":{"id":141,"type":"book","note":"Citation Key: McGonigal2011","publisher":"The Penguin Press","title":"Reality is broken","author":[{"family":"McGonigal","given":"Jane"}],"issued":{"date-parts":[["2011"]]}}}],"schema":"https://github.com/citation-style-language/schema/raw/master/csl-citation.json"}</w:instrText>
      </w:r>
      <w:r>
        <w:fldChar w:fldCharType="separate"/>
      </w:r>
      <w:r>
        <w:t>(McGonigal, 2011)</w:t>
      </w:r>
      <w:r>
        <w:fldChar w:fldCharType="end"/>
      </w:r>
      <w:r>
        <w:t xml:space="preserve">. A </w:t>
      </w:r>
      <w:r>
        <w:rPr>
          <w:i/>
        </w:rPr>
        <w:t>Headspace</w:t>
      </w:r>
      <w:r>
        <w:t xml:space="preserve"> alkalmazás meditációs és mindfulness gyakorlatokat kínál játékos formában. Kutatások igazolták, hogy a gamifikált meditációs gyakorlatok rendszeres alkalmazása jelentősen csökkenti a stresszt, javítja az érzelmi stabilitást és fokozza a koncentrációs képességeket </w:t>
      </w:r>
      <w:r>
        <w:fldChar w:fldCharType="begin"/>
      </w:r>
      <w:r>
        <w:instrText>ADDIN ZOTERO_ITEM CSL_CITATION {"citationID":"ZgnmPWf8","properties":{"formattedCitation":"(Economides \\uc0\\u233{}s mtsai., 2018)","plainCitation":"(Economides és mtsai., 2018)","noteIndex":0},"citationItems":[{"id":1594,"uris":["http://zotero.org/users/9712023/items/4ERG56JT"],"itemData":{"id":1594,"type":"article-journal","container-title":"Mindfulness","DOI":"10.1007/s12671-018-0905-4","ISSN":"1868-8527, 1868-8535","issue":"5","journalAbbreviation":"Mindfulness","language":"en","page":"1584-1593","source":"DOI.org (Crossref)","title":"Improvements in Stress, Affect, and Irritability Following Brief Use of a Mindfulness-based Smartphone App: A Randomized Controlled Trial","title-short":"Improvements in Stress, Affect, and Irritability Following Brief Use of a Mindfulness-based Smartphone App","volume":"9","author":[{"family":"Economides","given":"Marcos"},{"family":"Martman","given":"Janis"},{"family":"Bell","given":"Megan J."},{"family":"Sanderson","given":"Brad"}],"issued":{"date-parts":[["2018",10]]}}}],"schema":"https://github.com/citation-style-language/schema/raw/master/csl-citation.json"}</w:instrText>
      </w:r>
      <w:r>
        <w:fldChar w:fldCharType="separate"/>
      </w:r>
      <w:r>
        <w:rPr>
          <w:rFonts w:cs="Times New Roman"/>
          <w:szCs w:val="24"/>
        </w:rPr>
        <w:t>(Economides és mtsai., 2018)</w:t>
      </w:r>
      <w:r>
        <w:fldChar w:fldCharType="end"/>
      </w:r>
      <w:r>
        <w:t xml:space="preserve">. A </w:t>
      </w:r>
      <w:r>
        <w:rPr>
          <w:i/>
        </w:rPr>
        <w:t>Happify</w:t>
      </w:r>
      <w:r>
        <w:t xml:space="preserve"> gamifikált felülete pszichológiailag validált gyakorlatokkal segíti a boldogság növelését és a stressz csökkentését. Tudományos kutatások azt mutatják, hogy a játékosított elemek (pontok, kihívások) jelentősen növelik a felhasználók elköteleződését és hatékonyabbá teszik a pszichológiai gyakorlatokat </w:t>
      </w:r>
      <w:r>
        <w:fldChar w:fldCharType="begin"/>
      </w:r>
      <w:r>
        <w:instrText>ADDIN ZOTERO_ITEM CSL_CITATION {"citationID":"w35mjE4b","properties":{"formattedCitation":"(Carpenter \\uc0\\u233{}s mtsai., 2016)","plainCitation":"(Carpenter és mtsai., 2016)","noteIndex":0},"citationItems":[{"id":1596,"uris":["http://zotero.org/users/9712023/items/YV2CZPED"],"itemData":{"id":1596,"type":"article-journal","container-title":"Journal of Medical Internet Research","DOI":"10.2196/jmir.5725","ISSN":"1438-8871","issue":"8","journalAbbreviation":"J Med Internet Res","language":"en","page":"e241","source":"DOI.org (Crossref)","title":"Seeing the “Big” Picture: Big Data Methods for Exploring Relationships Between Usage, Language, and Outcome in Internet Intervention Data","title-short":"Seeing the “Big” Picture","volume":"18","author":[{"family":"Carpenter","given":"Jordan"},{"family":"Crutchley","given":"Patrick"},{"family":"Zilca","given":"Ran D"},{"family":"Schwartz","given":"H Andrew"},{"family":"Smith","given":"Laura K"},{"family":"Cobb","given":"Angela M"},{"family":"Parks","given":"Acacia C"}],"issued":{"date-parts":[["2016",8,31]]}}}],"schema":"https://github.com/citation-style-language/schema/raw/master/csl-citation.json"}</w:instrText>
      </w:r>
      <w:r>
        <w:fldChar w:fldCharType="separate"/>
      </w:r>
      <w:r>
        <w:rPr>
          <w:rFonts w:cs="Times New Roman"/>
          <w:szCs w:val="24"/>
        </w:rPr>
        <w:t>(Carpenter és mtsai., 2016)</w:t>
      </w:r>
      <w:r>
        <w:fldChar w:fldCharType="end"/>
      </w:r>
      <w:r>
        <w:t xml:space="preserve">. A </w:t>
      </w:r>
      <w:r>
        <w:rPr>
          <w:i/>
        </w:rPr>
        <w:t>MoodMission</w:t>
      </w:r>
      <w:r>
        <w:t xml:space="preserve"> alkalmazás a kognitív viselkedésterápiára épül, játékosított küldetések formájában segítve a felhasználókat a depresszió és szorongás tüneteinek kezelésében. A felhasználók játékosan sajátíthatnak el hatékony megküzdési stratégiákat </w:t>
      </w:r>
      <w:r>
        <w:fldChar w:fldCharType="begin"/>
      </w:r>
      <w:r>
        <w:instrText>ADDIN ZOTERO_ITEM CSL_CITATION {"citationID":"0pUIZmri","properties":{"formattedCitation":"(Bakker &amp; Rickard, 2019)","plainCitation":"(Bakker &amp; Rickard, 2019)","noteIndex":0},"citationItems":[{"id":1598,"uris":["http://zotero.org/users/9712023/items/YC36MMVU"],"itemData":{"id":1598,"type":"article-journal","container-title":"Australian Psychologist","DOI":"10.1111/ap.12383","ISSN":"0005-0067, 1742-9544","issue":"4","journalAbbreviation":"Australian Psychologist","language":"en","page":"245-260","source":"DOI.org (Crossref)","title":"Engagement with a cognitive behavioural therapy mobile phone app predicts changes in mental health and wellbeing: MoodMission","title-short":"Engagement with a cognitive behavioural therapy mobile phone app predicts changes in mental health and wellbeing","volume":"54","author":[{"family":"Bakker","given":"David"},{"family":"Rickard","given":"Nikki"}],"issued":{"date-parts":[["2019",8,1]]}}}],"schema":"https://github.com/citation-style-language/schema/raw/master/csl-citation.json"}</w:instrText>
      </w:r>
      <w:r>
        <w:fldChar w:fldCharType="separate"/>
      </w:r>
      <w:r>
        <w:t>(Bakker &amp; Rickard, 2019)</w:t>
      </w:r>
      <w:r>
        <w:fldChar w:fldCharType="end"/>
      </w:r>
      <w:r>
        <w:t xml:space="preserve">. A </w:t>
      </w:r>
      <w:r>
        <w:rPr>
          <w:i/>
        </w:rPr>
        <w:t>SPARX</w:t>
      </w:r>
      <w:r>
        <w:t xml:space="preserve"> egy gamifikált, online kognitív viselkedésterápiás program </w:t>
      </w:r>
      <w:r>
        <w:lastRenderedPageBreak/>
        <w:t xml:space="preserve">fiatalok számára. Bizonyítottan hatékony a depresszió kezelésében, ahol a játékos interaktivitás jelentős mértékben növeli a fiatalok bevonódását és terápia iránti elköteleződését </w:t>
      </w:r>
      <w:r>
        <w:fldChar w:fldCharType="begin"/>
      </w:r>
      <w:r>
        <w:instrText>ADDIN ZOTERO_ITEM CSL_CITATION {"citationID":"2VHpDGS8","properties":{"formattedCitation":"(Merry \\uc0\\u233{}s mtsai., 2012)","plainCitation":"(Merry és mtsai., 2012)","noteIndex":0},"citationItems":[{"id":1599,"uris":["http://zotero.org/users/9712023/items/8VMHWBBK"],"itemData":{"id":1599,"type":"article-journal","container-title":"BMJ","DOI":"10.1136/bmj.e2598","ISSN":"1756-1833","issue":"apr18 3","journalAbbreviation":"BMJ","language":"en","page":"e2598-e2598","source":"DOI.org (Crossref)","title":"The effectiveness of SPARX, a computerised self help intervention for adolescents seeking help for depression: randomised controlled non-inferiority trial","title-short":"The effectiveness of SPARX, a computerised self help intervention for adolescents seeking help for depression","volume":"344","author":[{"family":"Merry","given":"S. N."},{"family":"Stasiak","given":"K."},{"family":"Shepherd","given":"M."},{"family":"Frampton","given":"C."},{"family":"Fleming","given":"T."},{"family":"Lucassen","given":"M. F. G."}],"issued":{"date-parts":[["2012",4,19]]}}}],"schema":"https://github.com/citation-style-language/schema/raw/master/csl-citation.json"}</w:instrText>
      </w:r>
      <w:r>
        <w:fldChar w:fldCharType="separate"/>
      </w:r>
      <w:r>
        <w:rPr>
          <w:rFonts w:cs="Times New Roman"/>
          <w:szCs w:val="24"/>
        </w:rPr>
        <w:t>(Merry és mtsai., 2012)</w:t>
      </w:r>
      <w:r>
        <w:fldChar w:fldCharType="end"/>
      </w:r>
      <w:r>
        <w:t xml:space="preserve">. A </w:t>
      </w:r>
      <w:r>
        <w:rPr>
          <w:i/>
        </w:rPr>
        <w:t>Habitica</w:t>
      </w:r>
      <w:r>
        <w:t xml:space="preserve"> egy népszerű gamifikált alkalmazás, amely segít kialakítani és fenntartani egészséges szokásokat, növelni a produktivitást és javítani a mentális jóllétet. Az alkalmazás RPG (szerepjáték) elemeket használ, mint például karakterfejlődés, jutalmazások és közösségi kihívások. Tudományos elemzések rámutattak, hogy a Habitica hatékony eszköz a viselkedésváltozás támogatásában, javítva a felhasználók szokásformálási sikerét és általános mentális egészségét, bár a hatás egyénenként eltérő, és a gamifikációs elemek néha kontraproduktívak is lehetnek </w:t>
      </w:r>
      <w:r>
        <w:fldChar w:fldCharType="begin"/>
      </w:r>
      <w:r>
        <w:instrText>ADDIN ZOTERO_ITEM CSL_CITATION {"citationID":"P96KOVjo","properties":{"formattedCitation":"(Diefenbach &amp; M\\uc0\\u252{}ssig, 2019)","plainCitation":"(Diefenbach &amp; Müssig, 2019)","noteIndex":0},"citationItems":[{"id":1601,"uris":["http://zotero.org/users/9712023/items/5TZ5UXW9"],"itemData":{"id":1601,"type":"article-journal","container-title":"International Journal of Human-Computer Studies","DOI":"10.1016/j.ijhcs.2018.09.004","ISSN":"10715819","journalAbbreviation":"International Journal of Human-Computer Studies","language":"en","page":"190-210","source":"DOI.org (Crossref)","title":"Counterproductive effects of gamification: An analysis on the example of the gamified task manager Habitica","title-short":"Counterproductive effects of gamification","volume":"127","author":[{"family":"Diefenbach","given":"Sarah"},{"family":"Müssig","given":"Annemarie"}],"issued":{"date-parts":[["2019",7]]}}}],"schema":"https://github.com/citation-style-language/schema/raw/master/csl-citation.json"}</w:instrText>
      </w:r>
      <w:r>
        <w:fldChar w:fldCharType="separate"/>
      </w:r>
      <w:r>
        <w:rPr>
          <w:rFonts w:cs="Times New Roman"/>
          <w:szCs w:val="24"/>
        </w:rPr>
        <w:t>(Diefenbach &amp; Müssig, 2019)</w:t>
      </w:r>
      <w:r>
        <w:fldChar w:fldCharType="end"/>
      </w:r>
      <w:r>
        <w:t>.</w:t>
      </w:r>
    </w:p>
    <w:p w:rsidR="00993A02" w:rsidRDefault="00FE752C">
      <w:pPr>
        <w:pStyle w:val="bekezdestobbi"/>
      </w:pPr>
      <w:r>
        <w:t>A fenti alkalmazások jól szemléltetik, hogy a gamifikáció sok esetben hatékonyan alkalmazható a pszichológiai intervenciók során, növeli a felhasználók motivációját, javítja a pszichológiai állapotokat, és elősegíti a tartós viselkedésváltozást.</w:t>
      </w:r>
    </w:p>
    <w:p w:rsidR="00993A02" w:rsidRDefault="00FE752C">
      <w:pPr>
        <w:pStyle w:val="bekezdestobbi"/>
      </w:pPr>
      <w:r>
        <w:t xml:space="preserve">A vállalati környezetben és a marketingben is igen elterjedt a gamifikáció alkalmazása, hiszen segíthet a munkavállalók és a vásárlók motiválásában. A gamifikációs elemek, mint például a pontgyűjtés, a szintek elérése és a versenyek, ösztönözhetik a munkavállalókat arra, hogy aktívan részt vegyenek a vállalat céljainak elérésében, míg a vásárlók esetében növelhetik az elkötelezettséget és a vásárlási hajlandóságot. A </w:t>
      </w:r>
      <w:r>
        <w:rPr>
          <w:rStyle w:val="Kiemels2"/>
          <w:b w:val="0"/>
          <w:i/>
        </w:rPr>
        <w:t>Salesforce</w:t>
      </w:r>
      <w:r>
        <w:t xml:space="preserve"> olyan felhőalapú ügyfélkapcsolat-kezelő platform, amely különösen sikeres példaként jelenik meg a gamifikáció vállalati alkalmazásában. A Salesforce pontokat, jelvényeket és ranglistákat alkalmaz a felhasználók aktivitásának és teljesítményének ösztönzésére, például értékesítési célok elérésére, vagy új üzleti lehetőségek létrehozására. Az értékesítők valós időben követhetik teljesítményüket, ezzel is növelve a motivációt és versenyszellemet. A Salesforce rendelkezik oktatási platformmal is, amely gamifikált tanulási környezetet biztosít, lehetővé téve a felhasználók számára, hogy játékos formában sajátítsanak el új készségeket. Pontokat, jelvényeket és szinteket gyűjthetnek, ezzel növelve a motivációt és az oktatás hatékonyságát. </w:t>
      </w:r>
    </w:p>
    <w:p w:rsidR="00993A02" w:rsidRDefault="00FE752C">
      <w:pPr>
        <w:pStyle w:val="bekezdestobbi"/>
      </w:pPr>
      <w:r>
        <w:t xml:space="preserve">A gamifikáció a marketing területén különösen hatékony eszköznek bizonyult az ügyfél-elköteleződés, a márkahűség és az értékesítés növelésében. A játékelemek – mint például pontok, jelvények, kihívások, ranglisták vagy jutalmak – beépítése a marketingstratégiákba olyan pszichológiai mechanizmusokra épít, mint a jutalomkeresés, a kompetencia érzése vagy a közösségi státusz iránti vágy. A </w:t>
      </w:r>
      <w:r>
        <w:rPr>
          <w:i/>
        </w:rPr>
        <w:t>Starbucks</w:t>
      </w:r>
      <w:r>
        <w:t xml:space="preserve"> hűségprogramja klasszikus példája a gamifikált marketingnek. A felhasználók minden vásárlás után csillagokat (pontokat) kapnak, amelyeket különböző jutalmakra – például ingyenes italokra vagy exkluzív ajánlatokra – válthatnak be. A program különböző szinteket is tartalmaz (zöld és arany státusz), ami elősegíti az elköteleződést, mivel a felhasználók motiváltak arra, hogy elérjék a magasabb szinteket </w:t>
      </w:r>
      <w:r>
        <w:fldChar w:fldCharType="begin"/>
      </w:r>
      <w:r>
        <w:instrText>ADDIN ZOTERO_ITEM CSL_CITATION {"citationID":"rjyWhpMG","properties":{"formattedCitation":"(Hwang &amp; Choi, 2020)","plainCitation":"(Hwang &amp; Choi, 2020)","noteIndex":0},"citationItems":[{"id":1940,"uris":["http://zotero.org/users/9712023/items/LP43I2KU"],"itemData":{"id":1940,"type":"article-journal","container-title":"Journal of Business Research","DOI":"10.1016/j.jbusres.2019.01.031","ISSN":"01482963","journalAbbreviation":"Journal of Business Research","language":"en","page":"365-376","source":"DOI.org (Crossref)","title":"Having fun while receiving rewards?: Exploration of gamification in loyalty programs for consumer loyalty","title-short":"Having fun while receiving rewards?","volume":"106","author":[{"family":"Hwang","given":"Jiyoung"},{"family":"Choi","given":"Laee"}],"issued":{"date-parts":[["2020",1]]}}}],"schema":"https://github.com/citation-style-language/schema/raw/master/csl-citation.json"}</w:instrText>
      </w:r>
      <w:r>
        <w:fldChar w:fldCharType="separate"/>
      </w:r>
      <w:r>
        <w:t>(Hwang &amp; Choi, 2020)</w:t>
      </w:r>
      <w:r>
        <w:fldChar w:fldCharType="end"/>
      </w:r>
      <w:r>
        <w:t xml:space="preserve">. A </w:t>
      </w:r>
      <w:r>
        <w:rPr>
          <w:i/>
        </w:rPr>
        <w:t>McDonald’s</w:t>
      </w:r>
      <w:r>
        <w:t xml:space="preserve"> </w:t>
      </w:r>
      <w:r>
        <w:rPr>
          <w:i/>
        </w:rPr>
        <w:t>Monopoly</w:t>
      </w:r>
      <w:r>
        <w:t xml:space="preserve"> kampányai világszerte ismert példái a marketing gamifikációnak. A vásárlók a termékek csomagolásán található kódokkal játékdarabokat gyűjthetnek, amelyekkel különféle nyereményeket lehet elérni. Ez a mechanizmus nemcsak az ismételt vásárlásokat ösztönzi, hanem szórakoztató élményt is társít a márkához. A kozmetikai óriás, </w:t>
      </w:r>
      <w:r>
        <w:rPr>
          <w:i/>
        </w:rPr>
        <w:t>Sephora</w:t>
      </w:r>
      <w:r>
        <w:t xml:space="preserve"> hűségprogramja szintén gamifikált logikára épül. A vásárlók pontokat gyűjtenek, amiket exkluzív termékekre, eseményekre vagy szolgáltatásokra válthatnak be. A különböző tagsági </w:t>
      </w:r>
      <w:r>
        <w:lastRenderedPageBreak/>
        <w:t>szintek (Insider, VIB, Rouge) pszichológiai előnyöket kínálnak, mint a kiváltságosság érzése és a márkához való tartozás élménye.</w:t>
      </w:r>
    </w:p>
    <w:p w:rsidR="00993A02" w:rsidRDefault="00FE752C">
      <w:pPr>
        <w:pStyle w:val="bekezdestobbi"/>
      </w:pPr>
      <w:r>
        <w:rPr>
          <w:lang w:eastAsia="hu-HU"/>
        </w:rPr>
        <w:t xml:space="preserve">A fentiek alapján könnyen levonhatnánk azt a következtetést, hogy a gamifikált rendszerek eleve sikerre vannak ítélve. Ez nincs így, a gamifikáció nem minden esetben működik hatékonyan. A játékelemek beépítése önmagában nem garantálja a sikert. </w:t>
      </w:r>
      <w:r>
        <w:t xml:space="preserve">Számos tudományosan dokumentált eset létezik, amelyek sikertelennek bizonyultak, vagy nem hozták meg a várt eredményeket </w:t>
      </w:r>
      <w:r>
        <w:fldChar w:fldCharType="begin"/>
      </w:r>
      <w:r>
        <w:instrText>ADDIN ZOTERO_ITEM CSL_CITATION {"citationID":"qMsrOXTS","properties":{"formattedCitation":"(Dah \\uc0\\u233{}s mtsai., 2024)","plainCitation":"(Dah és mtsai., 2024)","noteIndex":0},"citationItems":[{"id":1616,"uris":["http://zotero.org/users/9712023/items/U6SEDNQL"],"itemData":{"id":1616,"type":"article-journal","abstract":"Gamification is a trending topic in the scientific community. It is the art of incorporating game elements and game design principles into non-game context. The phenomenon has garnered tremendous attention especially in the field of education and academics. Yet, since it appeared a decade ago, its ascension both in education and other domains hasn’t been uniform, with several failed and inconclusive results. Consequently, scholars have, over the years, made several efforts to probe why gamification isn’t succeeding as hoped. We attempt, therefore, to contribute to this effort by reviewing and discussing some of the core reasons why gamification seems to be faltering in the field of learning and education. Our findings revealed four (4) factors why gamification could be failing. Shallow gamification which is the simplistic and surficial application of game elements on a learning system or activity without transforming the core experience is one determinant. Overjustification effect, the excessive and arbitral use of rewards (extrinsic motivators), which hampers intrinsic motivation is another success determinant. The ‘badges, points, and leaderboards (BPL) gamification’ (or BPL triad) which refers to the use of basic game elements such as the badges, points, and leaderboards is also one reason gamification is still struggling. Lastly, the overreliance on narrow models and theories to explain or design gamified experiences is identified as a factor for gamification haziness. Our study suggests several antidotes to these highlighted challenges, such as deep intentional designs that transcend surface-level implementation of game elements (what is called ‘deep gamification’). Amidst the spree of excessive extrinsic rewards anyhow, we propose a careful consideration of implementing reward-based game elements, especially in multiple learning settings. Again, a move-away from the narrow and overly used models such as the self-determination theory, and flow theory could open success pathways. As we believe, narrow theoretical lens through which gamification is often viewed serves as a limiting factor, impeding the field's progression and obscuring the full potential of gamification as an approach.","container-title":"Games and Culture","DOI":"10.1177/15554120241228125","ISSN":"1555-4120, 1555-4139","journalAbbreviation":"Games and Culture","language":"en","page":"15554120241228125","source":"DOI.org (Crossref)","title":"Gamification is not Working: Why?","title-short":"Gamification is not Working","author":[{"family":"Dah","given":"John"},{"family":"Hussin","given":"Norhayati"},{"family":"Zaini","given":"Muhamad Khairulnizam"},{"family":"Isaac Helda","given":"Linda"},{"family":"Senanu Ametefe","given":"Divine"},{"family":"Adozuka Aliu","given":"Abdulmalik"}],"issued":{"date-parts":[["2024",1,30]]}}}],"schema":"https://github.com/citation-style-language/schema/raw/master/csl-citation.json"}</w:instrText>
      </w:r>
      <w:r>
        <w:fldChar w:fldCharType="separate"/>
      </w:r>
      <w:r>
        <w:rPr>
          <w:rFonts w:cs="Times New Roman"/>
          <w:szCs w:val="24"/>
        </w:rPr>
        <w:t>(Dah és mtsai., 2024)</w:t>
      </w:r>
      <w:r>
        <w:fldChar w:fldCharType="end"/>
      </w:r>
      <w:r>
        <w:t xml:space="preserve"> . </w:t>
      </w:r>
    </w:p>
    <w:p w:rsidR="00993A02" w:rsidRDefault="00FE752C">
      <w:pPr>
        <w:pStyle w:val="bekezdestobbi"/>
      </w:pPr>
      <w:r>
        <w:t xml:space="preserve">A Google 2011-ben bevezette a </w:t>
      </w:r>
      <w:r>
        <w:rPr>
          <w:i/>
        </w:rPr>
        <w:t>Google News Badges</w:t>
      </w:r>
      <w:r>
        <w:t xml:space="preserve"> nevű gamifikált megoldást, ahol a felhasználók jelvényeket gyűjthettek különböző témakörökben olvasott cikkek után. A felhasználók 500 különböző jelvényt szerezhettek meg bizonyos témákban olvasott hírekért. Minél tájékozottabb lett a felhasználó egy adott témában, annál több csillagot kapott a jelvénye. Összesen öt különböző csillagszint létezett: bronz, ezüst, arany, platina és a legfelső szintű csillag. A projekt kudarcba fulladt, ugyanis a játék szabályai nem voltak világosak. Hiányzott a megfelelő útmutatás, az azonnali visszajelzés és a fejlődés érzete ahhoz, hogy a felhasználók megértsék, hogyan kell „játszani”. Ennek eredményeként a felhasználói élmény hamar zavarossá és frusztrálóvá vált. A Google News Badges jól példázza, hogy egy meglévő rendszerhez hozzáadott gamifikációs réteg hogyan zavarhatja meg az alkalmazás fő funkcióját </w:t>
      </w:r>
      <w:r>
        <w:fldChar w:fldCharType="begin"/>
      </w:r>
      <w:r>
        <w:instrText>ADDIN ZOTERO_ITEM CSL_CITATION {"citationID":"cOxZKP06","properties":{"formattedCitation":"(Sotirakou &amp; Mourlas, 2016)","plainCitation":"(Sotirakou &amp; Mourlas, 2016)","noteIndex":0},"citationItems":[{"id":1614,"uris":["http://zotero.org/users/9712023/items/W7JMY7WG"],"itemData":{"id":1614,"type":"chapter","container-title":"Games and Learning Alliance","event-place":"Cham","ISBN":"978-3-319-40215-4","note":"collection-title: Lecture Notes in Computer Science\nDOI: 10.1007/978-3-319-40216-1_53","page":"480-493","publisher":"Springer International Publishing","publisher-place":"Cham","source":"DOI.org (Crossref)","title":"A Gamified News Application for Mobile Devices: An Approach that Turns Digital News Readers into Players of a Social Network","title-short":"A Gamified News Application for Mobile Devices","URL":"http://link.springer.com/10.1007/978-3-319-40216-1_53","volume":"9599","editor":[{"family":"De Gloria","given":"Alessandro"},{"family":"Veltkamp","given":"Remco"}],"author":[{"family":"Sotirakou","given":"Catherine"},{"family":"Mourlas","given":"Constantinos"}],"accessed":{"date-parts":[["2025",3,30]]},"issued":{"date-parts":[["2016"]]}}}],"schema":"https://github.com/citation-style-language/schema/raw/master/csl-citation.json"}</w:instrText>
      </w:r>
      <w:r>
        <w:fldChar w:fldCharType="separate"/>
      </w:r>
      <w:r>
        <w:t>(Sotirakou &amp; Mourlas, 2016)</w:t>
      </w:r>
      <w:r>
        <w:fldChar w:fldCharType="end"/>
      </w:r>
      <w:r>
        <w:t>.</w:t>
      </w:r>
    </w:p>
    <w:p w:rsidR="00993A02" w:rsidRDefault="00FE752C">
      <w:pPr>
        <w:pStyle w:val="bekezdestobbi"/>
      </w:pPr>
      <w:r>
        <w:t xml:space="preserve">A könyvben számos további példát találunk a gamifikációra, de most a gyakorlati alkalmazástól jelentősen eltávolodva, találjuk meg a játékosítás helyét a tudományterületek között. </w:t>
      </w:r>
    </w:p>
    <w:p w:rsidR="00993A02" w:rsidRDefault="00FE752C">
      <w:pPr>
        <w:pStyle w:val="Cmsor2"/>
      </w:pPr>
      <w:bookmarkStart w:id="6" w:name="_Toc197689999"/>
      <w:r>
        <w:t>A gamifikáció tudományos koordinátái</w:t>
      </w:r>
      <w:bookmarkEnd w:id="6"/>
    </w:p>
    <w:p w:rsidR="00993A02" w:rsidRDefault="00FE752C">
      <w:pPr>
        <w:pStyle w:val="bekezdeselso"/>
      </w:pPr>
      <w:r>
        <w:t xml:space="preserve">Jelenleg a gamifikáció leginkább egy alkalmazott tudományterület, amely különböző tudományterületek eredményeit használja fel a motiváció és az elkötelezettség növelésére nem játékos környezetben. A gamifikáció kutatása mindössze másfél évtizedes múltra tekint vissza, még fejlődésben van, ezért a tudományos közösségben eltérő vélemények vannak arról, hogy önálló tudományterületnek tekinthető-e </w:t>
      </w:r>
      <w:r>
        <w:fldChar w:fldCharType="begin"/>
      </w:r>
      <w:r>
        <w:instrText>ADDIN ZOTERO_ITEM CSL_CITATION {"citationID":"atSwCo9j","properties":{"formattedCitation":"(Kalogiannakis \\uc0\\u233{}s mtsai., 2021)","plainCitation":"(Kalogiannakis és mtsai., 2021)","noteIndex":0},"citationItems":[{"id":1602,"uris":["http://zotero.org/users/9712023/items/4P5PFVTN"],"itemData":{"id":1602,"type":"article-journal","abstract":"The implementation of gamification in education has attracted many researchers to increase engagement and achieve learning more effectively. Implementing technology in science curricula has seen a massive influx over the past years to stop the decline in students’ motivation towards science learning and promote scientific thinking. This study’s objective is to present the empirical findings of the state-of-the-art literature on the use of gamification in science education. Therefore, we performed a systematic literature review of 24 empirical research papers published in various electronic databases and the web search engine for scholarly literature and academic resources, Google Scholar, between 2012 and 2020. This review reveals the latest emerging trends of gamification in science education while revealing the literature gap, challenges, impediments, and extending the possibilities for future research directions. It examines the conflicting findings of other studies and provides a framework and insight for future researchers regarding content areas, educational levels, theoretical models, outcomes, methodologies, game elements, and assessment tools.","container-title":"Education Sciences","DOI":"10.3390/educsci11010022","ISSN":"2227-7102","issue":"1","journalAbbreviation":"Education Sciences","language":"en","license":"https://creativecommons.org/licenses/by/4.0/","page":"22","source":"DOI.org (Crossref)","title":"Gamification in Science Education. A Systematic Review of the Literature","volume":"11","author":[{"family":"Kalogiannakis","given":"Michail"},{"family":"Papadakis","given":"Stamatios"},{"family":"Zourmpakis","given":"Alkinoos-Ioannis"}],"issued":{"date-parts":[["2021",1,6]]}}}],"schema":"https://github.com/citation-style-language/schema/raw/master/csl-citation.json"}</w:instrText>
      </w:r>
      <w:r>
        <w:fldChar w:fldCharType="separate"/>
      </w:r>
      <w:r>
        <w:rPr>
          <w:rFonts w:cs="Times New Roman"/>
          <w:szCs w:val="24"/>
        </w:rPr>
        <w:t>(Kalogiannakis és mtsai., 2021)</w:t>
      </w:r>
      <w:r>
        <w:fldChar w:fldCharType="end"/>
      </w:r>
      <w:r>
        <w:t>.</w:t>
      </w:r>
    </w:p>
    <w:p w:rsidR="00993A02" w:rsidRDefault="00FE752C">
      <w:pPr>
        <w:pStyle w:val="bekezdestobbi"/>
      </w:pPr>
      <w:r>
        <w:t>Szólnak érvek amellett, hogy a gamifikáció önálló tudományterület. Nagyon sajátos, de jól körülhatárolható kutatási kérdéseket vizsgál, amelyek az emberi motiváció, elköteleződés, játékélmény és viselkedésformálás témaköreihez kapcsolódnak. Kialakultak olyan elméleti modellek, keretek, amelyek kifejezetten a gamifikáció megértésére és elemzésére alkalmasak, például a Werbach-Hunter keretrendszer vagy Yu-kai Chou Oktalízis modellje. Az elmúlt években jelentősen nőtt a gamifikációval kapcsolatos tudományos kutatások, cikkek és könyvek száma, jelezve a tudományos közösség egyre nagyobb érdeklődését és elfogadását.</w:t>
      </w:r>
    </w:p>
    <w:p w:rsidR="00993A02" w:rsidRDefault="00FE752C">
      <w:pPr>
        <w:pStyle w:val="bekezdestobbi"/>
      </w:pPr>
      <w:r>
        <w:t xml:space="preserve">Az ellenérvek közé sorolható, hogy hiányoznak az önálló elméleti alapok, hiszen a gamifikáció jelentős részben más tudományágak elméleteire és módszereire épít (például pszichológiai motivációelméletek, flow-elmélet, viselkedési közgazdaságtan elvei). Gamifikált rendszerek építése nem képzelhető el más tudományterületek szakemberei nélkül, a gamifikáció jellegzetesen interdiszciplináris, ami megnehezíti, hogy világosan elkülönítsük más </w:t>
      </w:r>
      <w:r>
        <w:lastRenderedPageBreak/>
        <w:t xml:space="preserve">tudományágaktól. Jelenleg még formálódó tudományterületnek tekinthető, amelynek fejlődéséhez elengedhetetlenek a mélyebb elméleti modellek és a szélesebb körű empirikus vizsgálatok. </w:t>
      </w:r>
    </w:p>
    <w:p w:rsidR="00993A02" w:rsidRDefault="00FE752C">
      <w:pPr>
        <w:pStyle w:val="bekezdestobbi"/>
      </w:pPr>
      <w:r>
        <w:t xml:space="preserve">A gamifikáció tehát erősen interdiszciplináris terület, amely különböző tudományterületekről, többek között a pszichológiából, a viselkedési közgazdaságtanból, a játéktervezésből, az informatikából és a pedagógiából származó ismeretekre támaszkodik. A pszichológia az emberi motiváció, elkötelezettség és viselkedés megértésének alapját adja, a viselkedési közgazdaságtan a viselkedést befolyásoló kognitív torzításokat és döntéshozatali folyamatokat írja le, amely a játéktervezők számára bír nagy jelentőséggel. A játéktervezési alapelvek keretet biztosítanak a vonzó és élvezetes élmények létrehozásához. Ők felelnek azért, hogy a játékosított rendszerek ne csak hatékonyak, hanem intrinzik jutalmazóak legyenek. Az informatika biztosítja a technológiai infrastruktúrát a játékosított rendszerek fejlesztéséhez és megvalósításához. Az általuk megvalósított algoritmusok hozzák létre az interaktív és személyre szabott élményt. A pedagógia hozzájárul a hatékony tanulási elvek és stratégiáik kidolgozásához, ezzel elősegítve, hogy a játékosított rendszerek az ismeretszerzést, a készségfejlesztést és a viselkedésbeli változást is biztosítani tudják. </w:t>
      </w:r>
    </w:p>
    <w:p w:rsidR="00993A02" w:rsidRDefault="00FE752C">
      <w:pPr>
        <w:pStyle w:val="bekezdestobbi"/>
        <w:rPr>
          <w:rFonts w:ascii="Times New Roman" w:hAnsi="Times New Roman"/>
        </w:rPr>
      </w:pPr>
      <w:r>
        <w:t>Látjuk, a gamifikált rendszerek kialakítása több szakterület ismeretét igényli, ugyanakkor nem feltétlenül szükséges ezek mindegyikében jártasságot szereznünk. A jól működő gamifikált rendszerek csapatmunkában készülnek, ahol a különböző szakterületek képviselői együtt dolgoznak a célok elérésén. A gamifikáció tehát egy interdiszciplináris terület, amely különböző tudományágak ismereteit ötvözi a játékosított élmények létrehozásához.</w:t>
      </w:r>
    </w:p>
    <w:p w:rsidR="00993A02" w:rsidRDefault="00FE752C">
      <w:pPr>
        <w:pStyle w:val="Cmsor2"/>
      </w:pPr>
      <w:bookmarkStart w:id="7" w:name="_Toc197690000"/>
      <w:r>
        <w:t>Jelentős hozzájárulások a gamifikáció fejlődéséhez</w:t>
      </w:r>
      <w:bookmarkEnd w:id="7"/>
    </w:p>
    <w:p w:rsidR="00993A02" w:rsidRDefault="00FE752C">
      <w:pPr>
        <w:pStyle w:val="bekezdeselso"/>
      </w:pPr>
      <w:r>
        <w:t>A gamifikáció fejlődéséhez és elméleti megalapozásához számos kutató és szakember járult hozzá az elmúlt évtizedekben. A terület megértéséhez ezért nem elegendő kizárólag a jelenkori alkalmazásokat vizsgálni</w:t>
      </w:r>
      <w:ins w:id="8" w:author="Abari Kálmán (EXT)" w:date="2025-06-19T08:26:00Z">
        <w:r w:rsidR="00D23DE7">
          <w:t>.</w:t>
        </w:r>
      </w:ins>
      <w:del w:id="9" w:author="Abari Kálmán (EXT)" w:date="2025-06-19T08:26:00Z">
        <w:r w:rsidDel="00D23DE7">
          <w:delText>,</w:delText>
        </w:r>
      </w:del>
      <w:r>
        <w:t xml:space="preserve"> Fontos áttekinteni azokat a gondolkodókat, műveket és elméleti kereteket is, amelyek megalapozták vagy továbbfejlesztették a gamifikáció fogalmát és módszertanát.</w:t>
      </w:r>
    </w:p>
    <w:p w:rsidR="00993A02" w:rsidRDefault="00FE752C">
      <w:pPr>
        <w:pStyle w:val="bekezdestobbi"/>
      </w:pPr>
      <w:r>
        <w:t xml:space="preserve">A játékosítás történeti és kulturális megalapozásában megkerülhetetlen Johan Huizinga holland történész munkássága, különösen </w:t>
      </w:r>
      <w:r>
        <w:rPr>
          <w:rStyle w:val="Hangslyozs"/>
          <w:bCs/>
        </w:rPr>
        <w:t>Homo Ludens</w:t>
      </w:r>
      <w:r>
        <w:t xml:space="preserve"> c. műve </w:t>
      </w:r>
      <w:r>
        <w:fldChar w:fldCharType="begin"/>
      </w:r>
      <w:r>
        <w:instrText>ADDIN ZOTERO_ITEM CSL_CITATION {"citationID":"uI6Y9dvo","properties":{"formattedCitation":"(Huizinga, 1944)","plainCitation":"(Huizinga, 1944)","noteIndex":0},"citationItems":[{"id":1582,"uris":["http://zotero.org/users/9712023/items/2X89UT2B"],"itemData":{"id":1582,"type":"book","publisher":"Athenaeum","title":"Homo ludens. Kísérlet a kultúra játék-elemeinek meghatározására","author":[{"family":"Huizinga,","given":"Johan"}],"issued":{"date-parts":[["1944"]]}}}],"schema":"https://github.com/citation-style-language/schema/raw/master/csl-citation.json"}</w:instrText>
      </w:r>
      <w:r>
        <w:fldChar w:fldCharType="separate"/>
      </w:r>
      <w:r>
        <w:t>(Huizinga, 1944)</w:t>
      </w:r>
      <w:r>
        <w:fldChar w:fldCharType="end"/>
      </w:r>
      <w:r>
        <w:t xml:space="preserve">. Huizinga a játékot univerzális, kultúraformáló emberi tevékenységként értelmezi, amely nem pusztán szórakoztató, hanem mély kulturális és társadalmi jelentőséggel bír. Központi fogalma – a </w:t>
      </w:r>
      <w:r>
        <w:rPr>
          <w:rStyle w:val="Kiemels2"/>
          <w:b w:val="0"/>
        </w:rPr>
        <w:t>varázskör</w:t>
      </w:r>
      <w:r>
        <w:t xml:space="preserve"> (magic circle) – a játéktér elkülönült szabályrendszerére utal, amelyben a résztvevők ideiglenesen más logikák szerint viselkednek. Ez a koncepció a gamifikáció szempontjából is kulcsfontosságú, hiszen az eredményes játékosítás során szintén létre kell hozni egy olyan elhatárolt, szabályozott keretet, amelyben a felhasználók motiváltan és elkötelezetten tevékenykednek. Huizinga hangsúlyozta a játék önkéntes természetét és a belső motiváció dominanciáját – ez pedig alapvető elv a gamifikáció számára is.</w:t>
      </w:r>
    </w:p>
    <w:p w:rsidR="00993A02" w:rsidRDefault="00FE752C">
      <w:pPr>
        <w:pStyle w:val="bekezdestobbi"/>
      </w:pPr>
      <w:r>
        <w:rPr>
          <w:lang w:eastAsia="hu-HU"/>
        </w:rPr>
        <w:t xml:space="preserve">A modern gamifikáció területén számos befolyásos szakértő járult hozzá a fogalom elterjedéséhez és elmélyítéséhez. </w:t>
      </w:r>
      <w:r>
        <w:rPr>
          <w:i/>
        </w:rPr>
        <w:t>Gabe Zichermann</w:t>
      </w:r>
      <w:r>
        <w:t xml:space="preserve"> magyar származású kanadai szerző, előadó </w:t>
      </w:r>
      <w:r>
        <w:lastRenderedPageBreak/>
        <w:t xml:space="preserve">és tanácsadó </w:t>
      </w:r>
      <w:r>
        <w:rPr>
          <w:lang w:eastAsia="hu-HU"/>
        </w:rPr>
        <w:t xml:space="preserve">úttörő szerepet játszott a gamifikáció népszerűsítésében, különösen az üzleti és oktatási alkalmazások területén. Munkái segítettek abban, hogy a játékosítás legitim eszközzé váljon az elköteleződés és viselkedésváltozás ösztönzésében. </w:t>
      </w:r>
      <w:r>
        <w:rPr>
          <w:i/>
        </w:rPr>
        <w:t>Zichermann</w:t>
      </w:r>
      <w:r>
        <w:t xml:space="preserve"> és </w:t>
      </w:r>
      <w:r>
        <w:rPr>
          <w:i/>
        </w:rPr>
        <w:t>Cunningham Gamification by Design</w:t>
      </w:r>
      <w:r>
        <w:t xml:space="preserve"> című könyve </w:t>
      </w:r>
      <w:r>
        <w:fldChar w:fldCharType="begin"/>
      </w:r>
      <w:r>
        <w:instrText>ADDIN ZOTERO_ITEM CSL_CITATION {"citationID":"CRHLkMC3","properties":{"formattedCitation":"(2011)","plainCitation":"(2011)","noteIndex":0},"citationItems":[{"id":362,"uris":["http://zotero.org/users/9712023/items/UDZDZPYU"],"itemData":{"id":362,"type":"book","note":"Citation Key: Gabe2011","publisher":"OŔeilly Media","title":"Gamification by Design Implementing Game Mechanics in Web and Mobile Apps","URL":"http://gen.lib.rus.ec/book/index.php?md5=D778F534EEEF7A3F5703D5CB9FE584A2","author":[{"literal":"Gabe"},{"family":"Cunningham","given":"Christopher Zichermann"}],"issued":{"date-parts":[["2011"]]}},"suppress-author":true}],"schema":"https://github.com/citation-style-language/schema/raw/master/csl-citation.json"}</w:instrText>
      </w:r>
      <w:r>
        <w:fldChar w:fldCharType="separate"/>
      </w:r>
      <w:r>
        <w:t>(2011)</w:t>
      </w:r>
      <w:r>
        <w:fldChar w:fldCharType="end"/>
      </w:r>
      <w:r>
        <w:t xml:space="preserve"> gyakorlati útmutatót kínál a játékmechanizmusok alkalmazásához, különösen webes és mobil applikációk fejlesztésében. </w:t>
      </w:r>
    </w:p>
    <w:p w:rsidR="00993A02" w:rsidRDefault="00FE752C">
      <w:pPr>
        <w:pStyle w:val="bekezdestobbi"/>
      </w:pPr>
      <w:r>
        <w:rPr>
          <w:i/>
        </w:rPr>
        <w:t>Jane McGonigal</w:t>
      </w:r>
      <w:r>
        <w:t xml:space="preserve"> 2011-es </w:t>
      </w:r>
      <w:r>
        <w:rPr>
          <w:i/>
        </w:rPr>
        <w:t>Reality Is Broken</w:t>
      </w:r>
      <w:r>
        <w:t xml:space="preserve"> című könyvében amellett érvel, hogy a videójátékok pozitív pszichológiai hatásait és motivációs erejét a valós élet problémáinak megoldására is hasznosítani lehet </w:t>
      </w:r>
      <w:r>
        <w:fldChar w:fldCharType="begin"/>
      </w:r>
      <w:r>
        <w:instrText>ADDIN ZOTERO_ITEM CSL_CITATION {"citationID":"FfsxFYtO","properties":{"formattedCitation":"(McGonigal, 2011)","plainCitation":"(McGonigal, 2011)","noteIndex":0},"citationItems":[{"id":141,"uris":["http://zotero.org/users/9712023/items/D7LYG78B"],"itemData":{"id":141,"type":"book","note":"Citation Key: McGonigal2011","publisher":"The Penguin Press","title":"Reality is broken","author":[{"family":"McGonigal","given":"Jane"}],"issued":{"date-parts":[["2011"]]}}}],"schema":"https://github.com/citation-style-language/schema/raw/master/csl-citation.json"}</w:instrText>
      </w:r>
      <w:r>
        <w:fldChar w:fldCharType="separate"/>
      </w:r>
      <w:r>
        <w:t>(McGonigal, 2011)</w:t>
      </w:r>
      <w:r>
        <w:fldChar w:fldCharType="end"/>
      </w:r>
      <w:r>
        <w:t xml:space="preserve">. Ez a gondolat jelentősen hozzájárult a gamifikáció szélesebb körű elterjedéséhez. A gamifikáció alapjainak egyik első és legismertebb összefoglalását </w:t>
      </w:r>
      <w:r>
        <w:rPr>
          <w:i/>
        </w:rPr>
        <w:t>Werbach</w:t>
      </w:r>
      <w:r>
        <w:t xml:space="preserve"> és </w:t>
      </w:r>
      <w:r>
        <w:rPr>
          <w:i/>
        </w:rPr>
        <w:t>Hunter</w:t>
      </w:r>
      <w:r>
        <w:t xml:space="preserve"> </w:t>
      </w:r>
      <w:ins w:id="10" w:author="Abari Kálmán (EXT)" w:date="2025-06-19T08:29:00Z">
        <w:r>
          <w:t xml:space="preserve">szerzőpáros </w:t>
        </w:r>
      </w:ins>
      <w:r>
        <w:t xml:space="preserve">nyújtja </w:t>
      </w:r>
      <w:r>
        <w:rPr>
          <w:i/>
        </w:rPr>
        <w:t>For the Win: How Game Thinking Can Revolutionize Your Business</w:t>
      </w:r>
      <w:r>
        <w:t xml:space="preserve"> című könyvükben </w:t>
      </w:r>
      <w:r>
        <w:fldChar w:fldCharType="begin"/>
      </w:r>
      <w:r>
        <w:instrText>ADDIN ZOTERO_ITEM CSL_CITATION {"citationID":"zDIP5GTb","properties":{"formattedCitation":"(2012)","plainCitation":"(2012)","noteIndex":0},"citationItems":[{"id":835,"uris":["http://zotero.org/users/9712023/items/TQZ855LQ"],"itemData":{"id":835,"type":"book","event-place":"Philadelphia, PA","ISBN":"978-1-61363-023-5","note":"Citation Key: werbach2012win","publisher":"Wharton Digital Press","publisher-place":"Philadelphia, PA","title":"For the Win: How Game Thinking Can Revolutionize Your Business","URL":"https://books.google.hu/books?id=abg0SnK3XdMC","author":[{"family":"Werbach","given":"K"},{"family":"Hunter","given":"D"}],"issued":{"date-parts":[["2012"]]}},"suppress-author":true}],"schema":"https://github.com/citation-style-language/schema/raw/master/csl-citation.json"}</w:instrText>
      </w:r>
      <w:r>
        <w:fldChar w:fldCharType="separate"/>
      </w:r>
      <w:r>
        <w:t>(2012)</w:t>
      </w:r>
      <w:r>
        <w:fldChar w:fldCharType="end"/>
      </w:r>
      <w:r>
        <w:t xml:space="preserve">. Ez a mű részletesen bemutatja a játékmechanikák alkalmazási lehetőségeit vállalati környezetben, hangsúlyozva a pontok, jelvények és ranglisták szerepét. Karl M. Kapp </w:t>
      </w:r>
      <w:r>
        <w:rPr>
          <w:i/>
        </w:rPr>
        <w:t>The Gamification of Learning and Instruction</w:t>
      </w:r>
      <w:r>
        <w:t xml:space="preserve"> </w:t>
      </w:r>
      <w:r>
        <w:fldChar w:fldCharType="begin"/>
      </w:r>
      <w:r>
        <w:instrText>ADDIN ZOTERO_ITEM CSL_CITATION {"citationID":"TBfIO8xV","properties":{"formattedCitation":"(2012)","plainCitation":"(2012)","noteIndex":0},"citationItems":[{"id":355,"uris":["http://zotero.org/users/9712023/items/N48TPAPV"],"itemData":{"id":355,"type":"book","note":"collection-title: Pfeiffer essential resources for training and HR professionals\nCitation Key: Kapp2012","publisher":"Wiley","title":"The Gamification of Learning and Instruction: Game-based Methods and Strategies for Training and Education","URL":"https://books.google.hu/books?id=M2Rb9ZtFxccC","author":[{"family":"Kapp","given":"Karl"}],"issued":{"date-parts":[["2012"]]}},"suppress-author":true}],"schema":"https://github.com/citation-style-language/schema/raw/master/csl-citation.json"}</w:instrText>
      </w:r>
      <w:r>
        <w:fldChar w:fldCharType="separate"/>
      </w:r>
      <w:r>
        <w:t>(2012)</w:t>
      </w:r>
      <w:r>
        <w:fldChar w:fldCharType="end"/>
      </w:r>
      <w:r>
        <w:t xml:space="preserve"> című munkája a gamifikáció oktatásban való alkalmazásának elméleti és gyakorlati oldalát dolgozza fel. Kapp elemzi a játékalapú tanulás hatékonyságát, és megmutatja, hogyan fokozhatók a tanulási eredmények játékmechanizmusok révén. </w:t>
      </w:r>
    </w:p>
    <w:p w:rsidR="00993A02" w:rsidRDefault="00FE752C">
      <w:pPr>
        <w:pStyle w:val="bekezdestobbi"/>
      </w:pPr>
      <w:r>
        <w:t xml:space="preserve">A pszichológiai háttér alaposabb megértésére </w:t>
      </w:r>
      <w:r>
        <w:rPr>
          <w:i/>
        </w:rPr>
        <w:t>Yu-kai Chou</w:t>
      </w:r>
      <w:r>
        <w:t xml:space="preserve"> átfogó gamifikációs tervezési keretrendszert hozott létre, amely nyolc olyan alapvető hajtóerőt azonosít, amelyek az emberi viselkedést motiválják. Az </w:t>
      </w:r>
      <w:r>
        <w:rPr>
          <w:i/>
        </w:rPr>
        <w:t>Actionable Gamification</w:t>
      </w:r>
      <w:r>
        <w:t xml:space="preserve"> című könyve (2019) az Oktalízis keretrendszeren keresztül mélyíti el a gamifikáció emberi motivációkra épülő értelmezését. Chou könyve túlmutat a hagyományos gamifikációs technikákon, és hangsúlyozza a mélyebb pszichológiai elköteleződés fontosságát. </w:t>
      </w:r>
    </w:p>
    <w:p w:rsidR="00993A02" w:rsidRDefault="00FE752C">
      <w:pPr>
        <w:pStyle w:val="bekezdestobbi"/>
      </w:pPr>
      <w:r>
        <w:rPr>
          <w:i/>
        </w:rPr>
        <w:t>Amy Jo Kim</w:t>
      </w:r>
      <w:r>
        <w:t xml:space="preserve">, játéktervező és szerző szintén jelentősen hozzájárult a területhez, különösen a játékosítás felhasználó-központú tervezésének területén. Kim hangsúlyozta a felhasználói motivációk és viselkedésmódok megértésének fontosságát a játékosított rendszerek tervezésekor. </w:t>
      </w:r>
      <w:r>
        <w:rPr>
          <w:i/>
        </w:rPr>
        <w:t>Andrzej Marczewski</w:t>
      </w:r>
      <w:r>
        <w:t xml:space="preserve"> a gamifikáció egy másik befolyásos hangja, aki játékosközpontú megközelítéséről ismert. Marczewski kiemeli a különböző játékostípusok megértésének fontosságát, és a játékosok egyéni motivációinak és preferenciáinak megfelelő játékélmény tervezését.</w:t>
      </w:r>
    </w:p>
    <w:p w:rsidR="00993A02" w:rsidRDefault="00FE752C">
      <w:pPr>
        <w:pStyle w:val="bekezdestobbi"/>
      </w:pPr>
      <w:r>
        <w:t xml:space="preserve">A tudományos irodalomban </w:t>
      </w:r>
      <w:r>
        <w:rPr>
          <w:i/>
        </w:rPr>
        <w:t>Deterding</w:t>
      </w:r>
      <w:r>
        <w:t xml:space="preserve"> és munkatársai </w:t>
      </w:r>
      <w:r>
        <w:fldChar w:fldCharType="begin"/>
      </w:r>
      <w:r>
        <w:instrText>ADDIN ZOTERO_ITEM CSL_CITATION {"citationID":"T22kjjHo","properties":{"formattedCitation":"(2011)","plainCitation":"(2011)","noteIndex":0},"citationItems":[{"id":1009,"uris":["http://zotero.org/users/9712023/items/Z8RXCJAH"],"itemData":{"id":1009,"type":"paper-conference","container-title":"Proceedings of the 15th International Academic MindTrek Conference on Envisioning Future Media Environments - MindTrek '11","DOI":"10.1145/2181037.2181040","event-place":"New York, New York, USA","ISBN":"978-1-4503-0816-8","note":"Citation Key: Deterding2011a","page":"9","publisher":"ACM Press","publisher-place":"New York, New York, USA","title":"From game design elements to gamefulness","URL":"http://dl.acm.org/citation.cfm?doid=2181037.2181040","author":[{"family":"Deterding","given":"Sebastian"},{"family":"Dixon","given":"Dan"},{"family":"Khaled","given":"Rilla"},{"family":"Nacke","given":"Lennart"}],"issued":{"date-parts":[["2011"]]}},"suppress-author":true}],"schema":"https://github.com/citation-style-language/schema/raw/master/csl-citation.json"}</w:instrText>
      </w:r>
      <w:r>
        <w:fldChar w:fldCharType="separate"/>
      </w:r>
      <w:r>
        <w:t>(2011)</w:t>
      </w:r>
      <w:r>
        <w:fldChar w:fldCharType="end"/>
      </w:r>
      <w:r>
        <w:t xml:space="preserve"> </w:t>
      </w:r>
      <w:r>
        <w:rPr>
          <w:i/>
        </w:rPr>
        <w:t>From game design elements to gamefulness: Defining gamification</w:t>
      </w:r>
      <w:r>
        <w:t xml:space="preserve"> című cikke az egyik legfontosabb alapmű. Ez a tanulmány határozta meg először a „gamifikáció” fogalmát, leírva egy tipikus gamifikált paradigma tervezését, valamint a gamifikáció történelmi eredetét és alkalmazásait. Ez a munka a gamifikáció viselkedésváltozásra való alkalmazásának sarokköve, és iránymutatásként szolgál a későbbi gamifikációs munkákhoz. </w:t>
      </w:r>
      <w:r>
        <w:rPr>
          <w:i/>
        </w:rPr>
        <w:t>Koivisto</w:t>
      </w:r>
      <w:r>
        <w:t xml:space="preserve"> és </w:t>
      </w:r>
      <w:r>
        <w:rPr>
          <w:i/>
        </w:rPr>
        <w:t>Hamari</w:t>
      </w:r>
      <w:r>
        <w:t xml:space="preserve"> </w:t>
      </w:r>
      <w:r>
        <w:fldChar w:fldCharType="begin"/>
      </w:r>
      <w:r>
        <w:instrText>ADDIN ZOTERO_ITEM CSL_CITATION {"citationID":"kOAcHGvZ","properties":{"formattedCitation":"(2019)","plainCitation":"(2019)","noteIndex":0},"citationItems":[{"id":462,"uris":["http://zotero.org/users/9712023/items/EIDF7A75"],"itemData":{"id":462,"type":"article-journal","abstract":"Today, our reality and lives are increasingly game-like, not only because games have become a pervasive part of our lives, but also because activities, systems and services are increasingly gamified. Gamification refers to designing information systems to afford similar experiences and motivations as games do, and consequently, attempting to affect user behavior. In recent years, popularity of gamification has skyrocketed and manifested in growing numbers of gamified applications, as well as a rapidly increasing amount of research. However, this vein of research has mainly advanced without an agenda, theoretical guidance or a clear picture of the field. To make the picture more coherent, we provide a comprehensive review of the gamification research (N = 819 studies) and analyze the research models and results in empirical studies on gamification. While the results in general lean towards positive findings about the effectiveness of gamification, the amount of mixed results is remarkable. Furthermore, education, health and crowdsourcing as well as points, badges and leaderboards persist as the most common contexts and ways of implementing gamification. Concurrently, gamification research still lacks coherence in research models, and a consistency in the variables and theoretical foundations. As a final contribution of the review, we provide a comprehensive discussion, consisting of 15 future research trajectories, on future agenda for the growing vein of literature on gamification and gameful systems within the information system science field.","container-title":"International Journal of Information Management","DOI":"10.1016/j.ijinfomgt.2018.10.013","ISSN":"02684012","issue":"July 2018","note":"publisher: Elsevier\nCitation Key: Koivisto2019","page":"191-210","title":"The rise of motivational information systems: A review of gamification research","volume":"45","author":[{"family":"Koivisto","given":"Jonna"},{"family":"Hamari","given":"Juho"}],"issued":{"date-parts":[["2019"]]}},"suppress-author":true}],"schema":"https://github.com/citation-style-language/schema/raw/master/csl-citation.json"}</w:instrText>
      </w:r>
      <w:r>
        <w:fldChar w:fldCharType="separate"/>
      </w:r>
      <w:r>
        <w:t>(2019)</w:t>
      </w:r>
      <w:r>
        <w:fldChar w:fldCharType="end"/>
      </w:r>
      <w:r>
        <w:t xml:space="preserve"> tanulmánya egy nagyszabású szisztematikus áttekintés 819 empirikus kutatásról, amelyek gamifikációt alkalmaztak. </w:t>
      </w:r>
      <w:r>
        <w:rPr>
          <w:i/>
        </w:rPr>
        <w:t>Seaborn</w:t>
      </w:r>
      <w:r>
        <w:t xml:space="preserve"> és </w:t>
      </w:r>
      <w:r>
        <w:rPr>
          <w:i/>
        </w:rPr>
        <w:t>Fels</w:t>
      </w:r>
      <w:r>
        <w:t xml:space="preserve"> </w:t>
      </w:r>
      <w:r>
        <w:fldChar w:fldCharType="begin"/>
      </w:r>
      <w:r>
        <w:instrText>ADDIN ZOTERO_ITEM CSL_CITATION {"citationID":"Ybx3p3Hp","properties":{"formattedCitation":"(2015)","plainCitation":"(2015)","noteIndex":0},"citationItems":[{"id":550,"uris":["http://zotero.org/users/9712023/items/B3RCEMVU"],"itemData":{"id":550,"type":"article-journal","abstract":"Gamification has drawn the attention of academics, practitioners and business professionals in domains as diverse as education, information studies, human-computer interaction, and health. As yet, the term remains mired in diverse meanings and contradictory uses, while the concept faces division on its academic worth, underdeveloped theoretical foundations, and a dearth of standardized guidelines for application. Despite widespread commentary on its merits and shortcomings, little empirical work has sought to validate gamification as a meaningful concept and provide evidence of its effectiveness as a tool for motivating and engaging users in non-entertainment contexts. Moreover, no work to date has surveyed gamification as a field of study from a human-computer studies perspective. In this paper, we present a systematic survey on the use of gamification in published theoretical reviews and research papers involving interactive systems and human participants. We outline current theoretical understandings of gamification and draw comparisons to related approaches, including alternate reality games (ARGs), games with a purpose (GWAPs), and gameful design. We present a multidisciplinary review of gamification in action, focusing on empirical findings related to purpose and context, design of systems, approaches and techniques, and user impact. Findings from the survey show that a standard conceptualization of gamification is emerging against a growing backdrop of empirical participants-based research. However, definitional subjectivity, diverse or unstated theoretical foundations, incongruities among empirical findings, and inadequate experimental design remain matters of concern. We discuss how gamification may to be more usefully presented as a subset of a larger effort to improve the user experience of interactive systems through gameful design. We end by suggesting points of departure for continued empirical investigations of gamified practice and its effects.","container-title":"International Journal of Human Computer Studies","DOI":"10.1016/j.ijhcs.2014.09.006","ISSN":"10959300","page":"14-31","title":"Gamification in theory and action: A survey","volume":"74","author":[{"family":"Seaborn","given":"Katie"},{"family":"Fels","given":"Deborah I."}],"issued":{"date-parts":[["2015"]]}},"suppress-author":true}],"schema":"https://github.com/citation-style-language/schema/raw/master/csl-citation.json"}</w:instrText>
      </w:r>
      <w:r>
        <w:fldChar w:fldCharType="separate"/>
      </w:r>
      <w:r>
        <w:t>(2015)</w:t>
      </w:r>
      <w:r>
        <w:fldChar w:fldCharType="end"/>
      </w:r>
      <w:r>
        <w:t xml:space="preserve"> tanulmánya, átfogó áttekintést nyújt a gamifikáció elméleti megértéséről, és összehasonlítja a gamifikációt más módszertanokkal. </w:t>
      </w:r>
      <w:r>
        <w:rPr>
          <w:i/>
        </w:rPr>
        <w:t>Hamari</w:t>
      </w:r>
      <w:r>
        <w:t xml:space="preserve">, </w:t>
      </w:r>
      <w:r>
        <w:rPr>
          <w:i/>
        </w:rPr>
        <w:t>Koivisto</w:t>
      </w:r>
      <w:r>
        <w:t xml:space="preserve"> és </w:t>
      </w:r>
      <w:r>
        <w:rPr>
          <w:i/>
        </w:rPr>
        <w:t>Sarsa</w:t>
      </w:r>
      <w:r>
        <w:t xml:space="preserve"> </w:t>
      </w:r>
      <w:r>
        <w:fldChar w:fldCharType="begin"/>
      </w:r>
      <w:r>
        <w:instrText>ADDIN ZOTERO_ITEM CSL_CITATION {"citationID":"kygzLaYs","properties":{"formattedCitation":"(2014)","plainCitation":"(2014)","noteIndex":0},"citationItems":[{"id":339,"uris":["http://zotero.org/users/9712023/items/PLJWMDA6"],"itemData":{"id":339,"type":"article-journal","abstract":"This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systems.","container-title":"proceedings of the 47th Hawaii International Conerence on System Sciences","DOI":"10.1109/HICSS.2014.377","ISSN":"15301605","issue":"6-9","note":"PMID: 25246403\narXiv: 1011.1669v3\nCitation Key: Hamari2014\nISBN: 9781479925049","title":"Does Gamification Work? — A Literature Review of Empirical Studies on Gamification","volume":"January","author":[{"family":"Hamari","given":"Juho"},{"family":"Koivisto","given":"Jonna"},{"family":"Sarsa","given":"Harri"}],"issued":{"date-parts":[["2014"]]}},"suppress-author":true}],"schema":"https://github.com/citation-style-language/schema/raw/master/csl-citation.json"}</w:instrText>
      </w:r>
      <w:r>
        <w:fldChar w:fldCharType="separate"/>
      </w:r>
      <w:r>
        <w:t>(2014)</w:t>
      </w:r>
      <w:r>
        <w:fldChar w:fldCharType="end"/>
      </w:r>
      <w:r>
        <w:t xml:space="preserve"> tanulmánya a különböző gamifikációs projektek sikerességét és hatásosságát vizsgálja, rávilágít arra, hogy miként és milyen feltételek mellett működhet hatékonyan a játékosítás. </w:t>
      </w:r>
      <w:r>
        <w:rPr>
          <w:i/>
        </w:rPr>
        <w:t>Johnson</w:t>
      </w:r>
      <w:r>
        <w:t xml:space="preserve"> és </w:t>
      </w:r>
      <w:r>
        <w:lastRenderedPageBreak/>
        <w:t xml:space="preserve">mtsai. </w:t>
      </w:r>
      <w:r>
        <w:fldChar w:fldCharType="begin"/>
      </w:r>
      <w:r>
        <w:instrText>ADDIN ZOTERO_ITEM CSL_CITATION {"citationID":"CQHCl1vP","properties":{"formattedCitation":"(2017)","plainCitation":"(2017)","noteIndex":0},"citationItems":[{"id":1650,"uris":["http://zotero.org/users/9712023/items/3F255YNV"],"itemData":{"id":1650,"type":"article-journal","container-title":"Renewable and Sustainable Energy Reviews","DOI":"10.1016/j.rser.2017.01.134","ISSN":"13640321","journalAbbreviation":"Renewable and Sustainable Energy Reviews","language":"en","page":"249-264","source":"DOI.org (Crossref)","title":"Gamification and serious games within the domain of domestic energy consumption: A systematic review","title-short":"Gamification and serious games within the domain of domestic energy consumption","volume":"73","author":[{"family":"Johnson","given":"Daniel"},{"family":"Horton","given":"Ella"},{"family":"Mulcahy","given":"Rory"},{"family":"Foth","given":"Marcus"}],"issued":{"date-parts":[["2017",6]]}},"suppress-author":true}],"schema":"https://github.com/citation-style-language/schema/raw/master/csl-citation.json"}</w:instrText>
      </w:r>
      <w:r>
        <w:fldChar w:fldCharType="separate"/>
      </w:r>
      <w:r>
        <w:t>(2017)</w:t>
      </w:r>
      <w:r>
        <w:fldChar w:fldCharType="end"/>
      </w:r>
      <w:r>
        <w:t xml:space="preserve"> szisztematikus irodalmi áttekintést adtak a gamifikációval és a komoly játékokkal kapcsolatban. </w:t>
      </w:r>
      <w:r>
        <w:rPr>
          <w:i/>
        </w:rPr>
        <w:t>Sailer</w:t>
      </w:r>
      <w:r>
        <w:t xml:space="preserve"> és mtsai. </w:t>
      </w:r>
      <w:r>
        <w:fldChar w:fldCharType="begin"/>
      </w:r>
      <w:r>
        <w:instrText>ADDIN ZOTERO_ITEM CSL_CITATION {"citationID":"SXHyTb1b","properties":{"formattedCitation":"(2017)","plainCitation":"(2017)","noteIndex":0},"citationItems":[{"id":329,"uris":["http://zotero.org/users/9712023/items/9SGGKV76"],"itemData":{"id":329,"type":"article-journal","abstract":"The main aim of gamification, i.e. the implementation of game design elements in real-world contexts for non-gaming purposes, is to foster human motivation and performance in regard to a given activity. Previous research, although not entirely conclusive, generally supports the hypothesis underlying this aim. However, previous studies have often treated gamification as a generic construct, neglecting the fact that there are many different game design elements which can result in very diverse applications. Based on a self-determination theory framework, we present the results of a randomized controlled study that used an online simulation environment. We deliberately varied different configurations of game design elements, and analysed them in regard to their effect on the fulfilment of basic psychological needs. Our results show that badges, leaderboards, and performance graphs positively affect competence need satisfaction, as well as perceived task meaningfulness, while avatars, meaningful stories, and teammates affect experiences of social relatedness. Perceived decision freedom, however, could not be affected as intended. We interpret these findings as general support for our main hypothesis that gamification is not effective per se, but that specific game design elements have specific psychological effects. Consequences for further research, in particular the importance of treatment checks, are discussed.","container-title":"Computers in Human Behavior","DOI":"10.1016/j.chb.2016.12.033","ISSN":"07475632","note":"publisher: Elsevier Ltd\nCitation Key: Sailer2017a","page":"371-380","title":"How gamification motivates: An experimental study of the effects of specific game design elements on psychological need satisfaction","volume":"69","author":[{"family":"Sailer","given":"Michael"},{"family":"Hense","given":"Jan Ulrich"},{"family":"Mayr","given":"Sarah Katharina"},{"family":"Mandl","given":"Heinz"}],"issued":{"date-parts":[["2017"]]}},"suppress-author":true}],"schema":"https://github.com/citation-style-language/schema/raw/master/csl-citation.json"}</w:instrText>
      </w:r>
      <w:r>
        <w:fldChar w:fldCharType="separate"/>
      </w:r>
      <w:r>
        <w:t>(2017)</w:t>
      </w:r>
      <w:r>
        <w:fldChar w:fldCharType="end"/>
      </w:r>
      <w:r>
        <w:t xml:space="preserve"> kísérletes úton vizsgálták meg az egyes játékelemek pszichológiai szükségletekre gyakorolt hatását. </w:t>
      </w:r>
      <w:r>
        <w:rPr>
          <w:i/>
        </w:rPr>
        <w:t>Hamari</w:t>
      </w:r>
      <w:r>
        <w:t xml:space="preserve"> </w:t>
      </w:r>
      <w:r>
        <w:fldChar w:fldCharType="begin"/>
      </w:r>
      <w:r>
        <w:instrText>ADDIN ZOTERO_ITEM CSL_CITATION {"citationID":"6eeQ63IZ","properties":{"formattedCitation":"(2017)","plainCitation":"(2017)","noteIndex":0},"citationItems":[{"id":326,"uris":["http://zotero.org/users/9712023/items/6TGGC3GV"],"itemData":{"id":326,"type":"article-journal","abstract":"During recent years, the practice of adding game design to non-game services has gained a relatively large amount of attention. Popular discussion connects gamification to increased user engagement, service profitability, goal commitment and the overall betterment of various behavioral outcomes. However, there is still an absence of a coherent and ample body of empirical evidence that would confirm such expectations. To this end, this paper reports the results of a 2 year (1 + 1 year – between-group) field experiment in gamifying a service by implementing a game mechanic called ‘badges’. During the experiment a pre-implementation group (N = 1410) was monitored for 1 year. After the implementation, the post-implementation (the gamified condition) group (N = 1579) was monitored for another full year. Results show that users in the gamified condition were significantly more likely to post trade proposals, carry out transactions, comment on proposals and generally use the service in a more active way.","container-title":"Computers in Human Behavior","DOI":"10.1016/j.chb.2015.03.036","ISSN":"07475632","note":"Citation Key: Hamari2017","page":"469-478","title":"Do badges increase user activity? A field experiment on the effects of gamification","volume":"71","author":[{"family":"Hamari","given":"Juho"}],"issued":{"date-parts":[["2017"]]}},"suppress-author":true}],"schema":"https://github.com/citation-style-language/schema/raw/master/csl-citation.json"}</w:instrText>
      </w:r>
      <w:r>
        <w:fldChar w:fldCharType="separate"/>
      </w:r>
      <w:r>
        <w:t>(2017)</w:t>
      </w:r>
      <w:r>
        <w:fldChar w:fldCharType="end"/>
      </w:r>
      <w:r>
        <w:t xml:space="preserve"> egy kétéves terepkutatást mutat be, amely azt vizsgálta, hogy a jelvények bevezetése növeli-e a felhasználói aktivitást egy online, megosztáson alapuló piactéren. </w:t>
      </w:r>
      <w:r>
        <w:rPr>
          <w:i/>
        </w:rPr>
        <w:t>Huotari</w:t>
      </w:r>
      <w:r>
        <w:t xml:space="preserve"> és </w:t>
      </w:r>
      <w:r>
        <w:rPr>
          <w:i/>
        </w:rPr>
        <w:t>Hamari</w:t>
      </w:r>
      <w:r>
        <w:t xml:space="preserve"> </w:t>
      </w:r>
      <w:r>
        <w:fldChar w:fldCharType="begin"/>
      </w:r>
      <w:r>
        <w:instrText>ADDIN ZOTERO_ITEM CSL_CITATION {"citationID":"09I4a2fq","properties":{"formattedCitation":"(2017)","plainCitation":"(2017)","noteIndex":0},"citationItems":[{"id":1611,"uris":["http://zotero.org/users/9712023/items/HYMKPI4T"],"itemData":{"id":1611,"type":"article-journal","abstract":"Abstract\n            “Gamification” has gained considerable scholarly and practitioner attention; however, the discussion in academia has been largely confined to the human–computer interaction and game studies domains. Since gamification is often used in service design, it is important that the concept be brought in line with the service literature. So far, though, there has been a dearth of such literature. This article is an attempt to tie in gamification with service marketing theory, which conceptualizes the consumer as a co-producer of the service. It presents games as service systems composed of operant and operand resources. It proposes a definition for gamification, one that emphasizes its experiential nature. The definition highlights four important aspects of gamification: affordances, psychological mediators, goals of gamification and the context of gamification. Using the definition the article identifies four possible gamifying actors and examines gamification as communicative staging of the service environment.","container-title":"Electronic Markets","DOI":"10.1007/s12525-015-0212-z","ISSN":"1019-6781, 1422-8890","issue":"1","journalAbbreviation":"Electron Markets","language":"en","page":"21-31","source":"DOI.org (Crossref)","title":"A definition for gamification: anchoring gamification in the service marketing literature","title-short":"A definition for gamification","volume":"27","author":[{"family":"Huotari","given":"Kai"},{"family":"Hamari","given":"Juho"}],"issued":{"date-parts":[["2017",2]]}},"suppress-author":true}],"schema":"https://github.com/citation-style-language/schema/raw/master/csl-citation.json"}</w:instrText>
      </w:r>
      <w:r>
        <w:fldChar w:fldCharType="separate"/>
      </w:r>
      <w:r>
        <w:t>(2017)</w:t>
      </w:r>
      <w:r>
        <w:fldChar w:fldCharType="end"/>
      </w:r>
      <w:r>
        <w:t xml:space="preserve"> a gamifikáció fogalmát vizsgálja a szolgáltatásmarketing irodalmán keresztül. </w:t>
      </w:r>
    </w:p>
    <w:p w:rsidR="00993A02" w:rsidRDefault="00FE752C">
      <w:pPr>
        <w:pStyle w:val="bekezdestobbi"/>
      </w:pPr>
      <w:r>
        <w:t xml:space="preserve">A legújabb irányzatokat </w:t>
      </w:r>
      <w:r>
        <w:rPr>
          <w:i/>
        </w:rPr>
        <w:t>Juho Koivisto</w:t>
      </w:r>
      <w:r>
        <w:t xml:space="preserve"> és </w:t>
      </w:r>
      <w:r>
        <w:rPr>
          <w:i/>
        </w:rPr>
        <w:t>Benedikt Morschheuser</w:t>
      </w:r>
      <w:r>
        <w:t xml:space="preserve"> képviselik, akik a jelenlegi alkalmazási és tervezési módszereket kérdőjelezik meg, valamint </w:t>
      </w:r>
      <w:r>
        <w:rPr>
          <w:i/>
        </w:rPr>
        <w:t>Davy Johnson</w:t>
      </w:r>
      <w:r>
        <w:t xml:space="preserve"> és </w:t>
      </w:r>
      <w:r>
        <w:rPr>
          <w:i/>
        </w:rPr>
        <w:t>Richard N. Landers</w:t>
      </w:r>
      <w:r>
        <w:t xml:space="preserve">, akik a gamifikáció gyakorlati alkalmazásával foglalkoznak, annak viselkedésre gyakorolt hatásával, mérési módszertanával, különböző kontextusokban. </w:t>
      </w:r>
    </w:p>
    <w:p w:rsidR="00993A02" w:rsidRDefault="00FE752C">
      <w:pPr>
        <w:pStyle w:val="bekezdestobbi"/>
      </w:pPr>
      <w:r>
        <w:t xml:space="preserve">A játékosítás témájában megjelent publikációk száma folyamatosan növekszik, azonban egy közelmúltbeli tudománymetriai elemzés alapján a fent említett tanulmányok számítanak a legnagyobb hatású, hivatkozott munkáknak </w:t>
      </w:r>
      <w:r>
        <w:fldChar w:fldCharType="begin"/>
      </w:r>
      <w:r>
        <w:instrText>ADDIN ZOTERO_ITEM CSL_CITATION {"citationID":"odlePb7c","properties":{"formattedCitation":"(Bassanelli \\uc0\\u233{}s mtsai., 2022)","plainCitation":"(Bassanelli és mtsai., 2022)","noteIndex":0},"citationItems":[{"id":1648,"uris":["http://zotero.org/users/9712023/items/FJQGI3K9"],"itemData":{"id":1648,"type":"article-journal","container-title":"Acta Psychologica","DOI":"10.1016/j.actpsy.2022.103657","ISSN":"00016918","journalAbbreviation":"Acta Psychologica","language":"en","page":"103657","source":"DOI.org (Crossref)","title":"Gamification for behavior change: A scientometric review","title-short":"Gamification for behavior change","volume":"228","author":[{"family":"Bassanelli","given":"Simone"},{"family":"Vasta","given":"Nicola"},{"family":"Bucchiarone","given":"Antonio"},{"family":"Marconi","given":"Annapaola"}],"issued":{"date-parts":[["2022",8]]}}}],"schema":"https://github.com/citation-style-language/schema/raw/master/csl-citation.json"}</w:instrText>
      </w:r>
      <w:r>
        <w:fldChar w:fldCharType="separate"/>
      </w:r>
      <w:r>
        <w:rPr>
          <w:rFonts w:cs="Times New Roman"/>
          <w:szCs w:val="24"/>
        </w:rPr>
        <w:t>(Bassanelli és mtsai., 2022)</w:t>
      </w:r>
      <w:r>
        <w:fldChar w:fldCharType="end"/>
      </w:r>
      <w:r>
        <w:t>.</w:t>
      </w:r>
    </w:p>
    <w:p w:rsidR="00993A02" w:rsidRDefault="00FE752C">
      <w:pPr>
        <w:pStyle w:val="bekezdestobbi"/>
      </w:pPr>
      <w:r>
        <w:t xml:space="preserve">A gamifikáció megismeréséhez és népszerűsítéséhez az online oktatási platformok is hozzájárulnak. A </w:t>
      </w:r>
      <w:r>
        <w:rPr>
          <w:i/>
        </w:rPr>
        <w:t>Coursera</w:t>
      </w:r>
      <w:r>
        <w:t xml:space="preserve">, </w:t>
      </w:r>
      <w:r>
        <w:rPr>
          <w:i/>
        </w:rPr>
        <w:t>edX</w:t>
      </w:r>
      <w:r>
        <w:t xml:space="preserve"> vagy </w:t>
      </w:r>
      <w:r>
        <w:rPr>
          <w:i/>
        </w:rPr>
        <w:t>Udemy</w:t>
      </w:r>
      <w:r>
        <w:t xml:space="preserve"> számos gamifikációval kapcsolatos kurzust kínálnak, amelyek gyakorlatközpontú megközelítéssel segítik a résztvevőket a játékosítás alkalmazásában. Kevin Werbach, a Pennsylvaniai Egyetem Wharton School professzora által vezetett </w:t>
      </w:r>
      <w:r>
        <w:rPr>
          <w:i/>
        </w:rPr>
        <w:t>Gamification</w:t>
      </w:r>
      <w:r>
        <w:t xml:space="preserve"> </w:t>
      </w:r>
      <w:r>
        <w:rPr>
          <w:rStyle w:val="Kiemels2"/>
          <w:b w:val="0"/>
        </w:rPr>
        <w:t>online kurzus</w:t>
      </w:r>
      <w:r>
        <w:t xml:space="preserve"> a Coursera platformon keresztül vált világszerte ismertté és népszerűvé. A kurzus már </w:t>
      </w:r>
      <w:r>
        <w:rPr>
          <w:rStyle w:val="Kiemels2"/>
          <w:b w:val="0"/>
        </w:rPr>
        <w:t>2020-ra több mint 500 ezer regisztrált hallgatót</w:t>
      </w:r>
      <w:r>
        <w:t xml:space="preserve"> vonzott </w:t>
      </w:r>
      <w:r>
        <w:fldChar w:fldCharType="begin"/>
      </w:r>
      <w:r>
        <w:instrText>ADDIN ZOTERO_ITEM CSL_CITATION {"citationID":"QRx9qWHv","properties":{"formattedCitation":"(Patel, 2020)","plainCitation":"(Patel, 2020)","noteIndex":0},"citationItems":[{"id":1655,"uris":["http://zotero.org/users/9712023/items/V79IIU7A"],"itemData":{"id":1655,"type":"article-newspaper","container-title":"Penn Today","title":"Gamification isn’t all fun and games. It’s serious business","author":[{"family":"Patel","given":"Dee"}],"accessed":{"date-parts":[["2025",4,16]]},"issued":{"date-parts":[["2020"]]}}}],"schema":"https://github.com/citation-style-language/schema/raw/master/csl-citation.json"}</w:instrText>
      </w:r>
      <w:r>
        <w:fldChar w:fldCharType="separate"/>
      </w:r>
      <w:r>
        <w:t>(Patel, 2020)</w:t>
      </w:r>
      <w:r>
        <w:fldChar w:fldCharType="end"/>
      </w:r>
      <w:r>
        <w:t xml:space="preserve">. A konferenciák – mint például a </w:t>
      </w:r>
      <w:r>
        <w:rPr>
          <w:i/>
        </w:rPr>
        <w:t>Gamification Summit</w:t>
      </w:r>
      <w:r>
        <w:t xml:space="preserve">, </w:t>
      </w:r>
      <w:r>
        <w:rPr>
          <w:i/>
        </w:rPr>
        <w:t xml:space="preserve">Games for Change </w:t>
      </w:r>
      <w:r>
        <w:t xml:space="preserve">vagy a </w:t>
      </w:r>
      <w:r>
        <w:rPr>
          <w:i/>
        </w:rPr>
        <w:t>CHI Play</w:t>
      </w:r>
      <w:r>
        <w:t xml:space="preserve"> évenkénti rendezvényei – fontos fórumként szolgálnak a szakemberek számára, ahol megoszthatják tapasztalataikat, bemutathatják legfrissebb kutatási eredményeiket, valamint gyakorlati alkalmazási példákat és innovatív megoldásokat is ismertethetnek. </w:t>
      </w:r>
    </w:p>
    <w:p w:rsidR="00993A02" w:rsidRDefault="00FE752C">
      <w:pPr>
        <w:pStyle w:val="bekezdestobbi"/>
      </w:pPr>
      <w:r>
        <w:t xml:space="preserve">Az elmúlt évtizedben számos magyar kutató és szakember járult hozzá a gamifikációs irodalom hazai elindításához és gazdagításához. </w:t>
      </w:r>
      <w:r>
        <w:rPr>
          <w:rStyle w:val="Kiemels2"/>
          <w:b w:val="0"/>
          <w:i/>
        </w:rPr>
        <w:t>Fromann Richárd</w:t>
      </w:r>
      <w:r>
        <w:t xml:space="preserve"> szerepe kiemelkedő, már 2012-től publikált a témában, 2016-ban </w:t>
      </w:r>
      <w:r>
        <w:rPr>
          <w:i/>
        </w:rPr>
        <w:t>Damsa Andreijal</w:t>
      </w:r>
      <w:r>
        <w:t xml:space="preserve"> közösen elemezte a játékosítás motivációs eszköztárát az oktatásban </w:t>
      </w:r>
      <w:r>
        <w:fldChar w:fldCharType="begin"/>
      </w:r>
      <w:r>
        <w:instrText>ADDIN ZOTERO_ITEM CSL_CITATION {"citationID":"CjcLI1oT","properties":{"formattedCitation":"(Fromann &amp; Damsa, 2016)","plainCitation":"(Fromann &amp; Damsa, 2016)","noteIndex":0},"citationItems":[{"id":1052,"uris":["http://zotero.org/users/9712023/items/3LPSLBMK"],"itemData":{"id":1052,"type":"article-journal","container-title":"Új Pedagógiai Szemle","issue":"3-4","note":"Citation Key: Fromann2016","page":"76-81","title":"A gamifikáció (játékosítás) motivációs eszköztára az oktatásban","volume":"66","author":[{"family":"Fromann","given":"Richárd"},{"family":"Damsa","given":"Andrei"}],"issued":{"date-parts":[["2016"]]}}}],"schema":"https://github.com/citation-style-language/schema/raw/master/csl-citation.json"}</w:instrText>
      </w:r>
      <w:r>
        <w:fldChar w:fldCharType="separate"/>
      </w:r>
      <w:r>
        <w:t>(Fromann &amp; Damsa, 2016)</w:t>
      </w:r>
      <w:r>
        <w:fldChar w:fldCharType="end"/>
      </w:r>
      <w:r>
        <w:t xml:space="preserve">, majd </w:t>
      </w:r>
      <w:r>
        <w:rPr>
          <w:rStyle w:val="Kiemels2"/>
          <w:b w:val="0"/>
        </w:rPr>
        <w:t>2017-ben megjelentette az első magyar nyelvű szakkönyvet</w:t>
      </w:r>
      <w:r>
        <w:t xml:space="preserve">, </w:t>
      </w:r>
      <w:r>
        <w:rPr>
          <w:rStyle w:val="Hangslyozs"/>
        </w:rPr>
        <w:t xml:space="preserve">„Játékoslét – A gamifikáció világa” </w:t>
      </w:r>
      <w:r>
        <w:rPr>
          <w:rStyle w:val="Hangslyozs"/>
          <w:i w:val="0"/>
        </w:rPr>
        <w:t>címmel</w:t>
      </w:r>
      <w:r>
        <w:t xml:space="preserve">, amely átfogóan bemutatja a játékosítás társadalmi és pszichológiai vonatkozásait és saját kutatását </w:t>
      </w:r>
      <w:r>
        <w:fldChar w:fldCharType="begin"/>
      </w:r>
      <w:r>
        <w:instrText>ADDIN ZOTERO_ITEM CSL_CITATION {"citationID":"8RVn0q8G","properties":{"formattedCitation":"(Fromann, 2017)","plainCitation":"(Fromann, 2017)","noteIndex":0},"citationItems":[{"id":1016,"uris":["http://zotero.org/users/9712023/items/ZZD3SRXW"],"itemData":{"id":1016,"type":"book","event-place":"Budapest","note":"Citation Key: Fromann2017","publisher":"Typotex","publisher-place":"Budapest","title":"Játékoslét. A gamifikáció világa.","author":[{"family":"Fromann","given":"Richárd"}],"issued":{"date-parts":[["2017"]]}}}],"schema":"https://github.com/citation-style-language/schema/raw/master/csl-citation.json"}</w:instrText>
      </w:r>
      <w:r>
        <w:fldChar w:fldCharType="separate"/>
      </w:r>
      <w:r>
        <w:t>(Fromann, 2017)</w:t>
      </w:r>
      <w:r>
        <w:fldChar w:fldCharType="end"/>
      </w:r>
      <w:r>
        <w:t xml:space="preserve">. </w:t>
      </w:r>
      <w:r>
        <w:rPr>
          <w:rStyle w:val="Kiemels2"/>
          <w:b w:val="0"/>
          <w:i/>
        </w:rPr>
        <w:t>Kenéz András</w:t>
      </w:r>
      <w:r>
        <w:t xml:space="preserve"> a marketing és pedagógia határterületén végzett korai kutatásokat, munkáiban ismertette a gamifikáció definícióit és saját felsőoktatási alkalmazásának tapasztalatait </w:t>
      </w:r>
      <w:r>
        <w:fldChar w:fldCharType="begin"/>
      </w:r>
      <w:r>
        <w:instrText>ADDIN ZOTERO_ITEM CSL_CITATION {"citationID":"9534mi8Q","properties":{"formattedCitation":"(Ken\\uc0\\u233{}z, 2015, 2016)","plainCitation":"(Kenéz, 2015, 2016)","noteIndex":0},"citationItems":[{"id":130,"uris":["http://zotero.org/users/9712023/items/H5SMLVY9"],"itemData":{"id":130,"type":"article-journal","container-title":"Marketing &amp; Management","note":"Citation Key: Kenez2015a","page":"36-51","title":"Gamification - a játékok alkalmazása a marketingben és a marketingoktatásban","volume":"49","author":[{"family":"Kenéz","given":"András"}],"issued":{"date-parts":[["2015"]]}}},{"id":842,"uris":["http://zotero.org/users/9712023/items/QS9XJ33Q"],"itemData":{"id":842,"type":"chapter","container-title":"Hitelesség és Értékorientáció a Marketingben","event-place":"Debrecen","note":"Citation Key: Kenez2016","page":"276–288","publisher":"Debreceni Egyetem Gazdaságtudományi Kar","publisher-place":"Debrecen","title":"A játékosítás (gamification) a felsőoktatásban","author":[{"family":"Kenéz","given":"András"}],"editor":[{"family":"Fehér","given":"András"},{"family":"Kiss","given":"Virág Ágnes"},{"family":"Soós","given":"Mihály"},{"family":"Szakály","given":"Zoltán"}],"issued":{"date-parts":[["2016"]]}}}],"schema":"https://github.com/citation-style-language/schema/raw/master/csl-citation.json"}</w:instrText>
      </w:r>
      <w:r>
        <w:fldChar w:fldCharType="separate"/>
      </w:r>
      <w:r>
        <w:rPr>
          <w:rFonts w:cs="Times New Roman"/>
          <w:szCs w:val="24"/>
        </w:rPr>
        <w:t>(Kenéz, 2015, 2016)</w:t>
      </w:r>
      <w:r>
        <w:fldChar w:fldCharType="end"/>
      </w:r>
      <w:r>
        <w:t xml:space="preserve">. </w:t>
      </w:r>
      <w:r>
        <w:rPr>
          <w:i/>
        </w:rPr>
        <w:t>Barbarics Márta</w:t>
      </w:r>
      <w:r>
        <w:t xml:space="preserve"> 2014-ben létrehozta a </w:t>
      </w:r>
      <w:r>
        <w:rPr>
          <w:i/>
        </w:rPr>
        <w:t>Gamification a magyar oktatásban</w:t>
      </w:r>
      <w:r>
        <w:t xml:space="preserve"> elnevezésű Facebook csoportot a gamifikációs módszertant alkalmazó pedagógusok számára, és ő maga innovatív javaslatokat tett a diákok motivációjának növelésére az értékelés terén </w:t>
      </w:r>
      <w:r>
        <w:fldChar w:fldCharType="begin"/>
      </w:r>
      <w:r>
        <w:instrText>ADDIN ZOTERO_ITEM CSL_CITATION {"citationID":"JRaK7UAK","properties":{"formattedCitation":"(Barbarics, 2019)","plainCitation":"(Barbarics, 2019)","noteIndex":0},"citationItems":[{"id":610,"uris":["http://zotero.org/users/9712023/items/27VLQ29M"],"itemData":{"id":610,"type":"chapter","container-title":"Innováció az oktatásban","event-place":"Budapest","publisher":"Oriold és Társai Kiadó","publisher-place":"Budapest","title":"Innovatív értékelési módok az iskolában","author":[{"family":"Barbarics","given":"Márta"}],"editor":[{"family":"Polonyi","given":"Tünde"},{"family":"Abari","given":"Kálmán"},{"family":"Szabó","given":"Fruzsina"}],"issued":{"date-parts":[["2019"]]}}}],"schema":"https://github.com/citation-style-language/schema/raw/master/csl-citation.json"}</w:instrText>
      </w:r>
      <w:r>
        <w:fldChar w:fldCharType="separate"/>
      </w:r>
      <w:r>
        <w:t>(Barbarics, 2019)</w:t>
      </w:r>
      <w:r>
        <w:fldChar w:fldCharType="end"/>
      </w:r>
      <w:r>
        <w:t xml:space="preserve">. </w:t>
      </w:r>
      <w:r>
        <w:rPr>
          <w:i/>
        </w:rPr>
        <w:t>Prievara Tibor</w:t>
      </w:r>
      <w:r>
        <w:t xml:space="preserve"> több komplex gamifikációs értékelési keretrendszert dolgozott ki, legújabb MotiMore</w:t>
      </w:r>
      <w:r>
        <w:rPr>
          <w:rStyle w:val="Lbjegyzet-horgony"/>
        </w:rPr>
        <w:footnoteReference w:id="4"/>
      </w:r>
      <w:r>
        <w:t xml:space="preserve"> értékelési rendszere a játékosítás eszközével erősíti a diákok motivációját. </w:t>
      </w:r>
    </w:p>
    <w:p w:rsidR="00993A02" w:rsidRDefault="00FE752C">
      <w:pPr>
        <w:pStyle w:val="bekezdestobbi"/>
      </w:pPr>
      <w:r>
        <w:lastRenderedPageBreak/>
        <w:t xml:space="preserve">A 2010-es évek közepétől számos további innovatív tanári erőfeszítés lát napvilágot, amelyek az iskolai órákat színesebbé, élményszerűbbé, élhetőbbé teszik a diákok számára. Ezek sikeréről meggyőződhetünk a különböző konferencia-előadásokon (ilyenek például az Országos Neveléstudományi Konferencián vagy a Digitális Tér, illetve Digitális Témahét eseményein elhangzott beszámolók), és ezekhez kapcsolódóan számos mintaprojekt-csomag és pedagógiai segédlet érhető el az interneten. Fegyverneki </w:t>
      </w:r>
      <w:r>
        <w:fldChar w:fldCharType="begin"/>
      </w:r>
      <w:r>
        <w:instrText>ADDIN ZOTERO_ITEM CSL_CITATION {"citationID":"HJq5YTzm","properties":{"formattedCitation":"(2016)","plainCitation":"(2016)","noteIndex":0},"citationItems":[{"id":131,"uris":["http://zotero.org/users/9712023/items/4UD9U4B9"],"itemData":{"id":131,"type":"book","note":"Citation Key: Fegyverneki2016","publisher":"Neteducatio Kft.","title":"IKT-s ötlettár, Gyorstalpaló digitáliskultúra-azonos pedagógiából kezdőknek és haladóknak.","author":[{"family":"Fegyverneki","given":"Gergő"}],"issued":{"date-parts":[["2016"]]}},"suppress-author":true}],"schema":"https://github.com/citation-style-language/schema/raw/master/csl-citation.json"}</w:instrText>
      </w:r>
      <w:r>
        <w:fldChar w:fldCharType="separate"/>
      </w:r>
      <w:r>
        <w:t>(2016)</w:t>
      </w:r>
      <w:r>
        <w:fldChar w:fldCharType="end"/>
      </w:r>
      <w:r>
        <w:t xml:space="preserve"> bemutatta, hogy infokommunikációs eszközökkel hogyan lehet érdekesebbé, élményszerűbbé tenni a tanórákat. Az utóbbi évek kiemelkedő fejleménye, hogy a KRÉTA</w:t>
      </w:r>
      <w:r>
        <w:rPr>
          <w:rStyle w:val="Lbjegyzet-horgony"/>
        </w:rPr>
        <w:footnoteReference w:id="5"/>
      </w:r>
      <w:r>
        <w:t xml:space="preserve"> és a Xeropan közötti együttműködés eredményeképpen létrejött a </w:t>
      </w:r>
      <w:r>
        <w:rPr>
          <w:i/>
        </w:rPr>
        <w:t>KRÉTA Idegennyelvi Felkészítő Modul</w:t>
      </w:r>
      <w:r>
        <w:rPr>
          <w:rStyle w:val="Lbjegyzet-horgony"/>
        </w:rPr>
        <w:footnoteReference w:id="6"/>
      </w:r>
      <w:r>
        <w:t>, amely minden általános és középiskolai tanár, illetve diák számára ingyenes nyelvtanulási lehetőséget biztosít játékosított környezetben.</w:t>
      </w:r>
    </w:p>
    <w:p w:rsidR="00993A02" w:rsidRDefault="00FE752C">
      <w:pPr>
        <w:pStyle w:val="bekezdestobbi"/>
      </w:pPr>
      <w:r>
        <w:t xml:space="preserve">Nem célunk a magyar nyelvű szakirodalom teljes körű bemutatása, mégis fontos megemlíteni, hogy számos értékes áttekintő tanulmány és könyv született a témában, ami jól mutatja, hogy a hazai tudományos diskurzus is lépést tart a nemzetközi irányzatokkal. </w:t>
      </w:r>
    </w:p>
    <w:p w:rsidR="00993A02" w:rsidRDefault="00FE752C">
      <w:pPr>
        <w:pStyle w:val="bekezdestobbi"/>
      </w:pPr>
      <w:r>
        <w:t xml:space="preserve">Pacsi és Szabó </w:t>
      </w:r>
      <w:r>
        <w:fldChar w:fldCharType="begin"/>
      </w:r>
      <w:r>
        <w:instrText>ADDIN ZOTERO_ITEM CSL_CITATION {"citationID":"nKih0scN","properties":{"formattedCitation":"(2017)","plainCitation":"(2017)","noteIndex":0},"citationItems":[{"id":1949,"uris":["http://zotero.org/users/9712023/items/973N4TC4"],"itemData":{"id":1949,"type":"article-journal","abstract":"Nemzetközi szinten már számos példát láthatunk a gamifikáció sikeres alkalmazására, ezzel szemben hazánkban a szakma még csak ismerkedik a lehetőségekkel. A tanulmány célja, hogy betekintést nyújtson a gamifikáció kialakulásának és módszertanának pszichológiai és szakmai hátterébe, vizsgálja a nemzetközi és hazai trendeket, valamint, hogy részletesen vizsgálja a gamifikáció hazai helyzetét. A tanulmánynak nem célja, hogy részletes kísérletekkel bizonyítsa a gamifikáció hatására kialakult fogyasztói lojalitás mértékét, ez további kutatásokat igényel.","container-title":"Studia Mundi – Economica","DOI":"10.18531/Studia.Mundi.2017.04.01.57-68","ISSN":"2415-9395","issue":"1","journalAbbreviation":"Studia Mundi – Economica","license":"https://creativecommons.org/licenses/by-nc-nd/4.0","page":"57-68","source":"DOI.org (Crossref)","title":"A gamifikáció fejlődése és a magyar gamifikációs trend alakulása","volume":"4","author":[{"family":"Pacsi","given":"Diána"},{"family":"Szabó","given":"Zoltán"}],"issued":{"date-parts":[["2017",3,28]]}},"suppress-author":true}],"schema":"https://github.com/citation-style-language/schema/raw/master/csl-citation.json"}</w:instrText>
      </w:r>
      <w:r>
        <w:fldChar w:fldCharType="separate"/>
      </w:r>
      <w:r>
        <w:t>(2017)</w:t>
      </w:r>
      <w:r>
        <w:fldChar w:fldCharType="end"/>
      </w:r>
      <w:r>
        <w:t xml:space="preserve"> tanulmánya a gamifikáció nemzetközi és hazai fejlődését, módszertani hátterét, valamint magyarországi helyzetét elemzi, áttekinti a gamifikáció pszichológiai és szakmai alapjait, bemutatja a nemzetközi példákat, és részletesen foglalkozik azzal, hogy Magyarországon milyen trendek, lehetőségek és kihívások jellemzik a játékosítás alkalmazását. Bónus és Nagy </w:t>
      </w:r>
      <w:r>
        <w:fldChar w:fldCharType="begin"/>
      </w:r>
      <w:r>
        <w:instrText>ADDIN ZOTERO_ITEM CSL_CITATION {"citationID":"aiCcacCt","properties":{"formattedCitation":"(2020)","plainCitation":"(2020)","noteIndex":0},"citationItems":[{"id":1945,"uris":["http://zotero.org/users/9712023/items/MR3EIMDW"],"itemData":{"id":1945,"type":"article-journal","abstract":"Az oktatási céllal alkalmazott játékok nagyon népszerűek, mivel olyan aktív tanulási környezetet teremtenek, amely alkalmas arra, hogy a tanulók tudását gyarapítsa, készségeit fejlessze, és a tanulók attitűdjére pozitív hatást gyakoroljon. Az oktatási céllal alkalmazott játékok nemzetközi szakirodalma jelentős, mivel ezek a játékok képesek arra, hogy vonzó és interaktív tanulási lehetőségeket teremtsenek, amelyekben a tanulók felfedezhetnek, játszhatnak, probléma-megoldási stratégiákat találhatnak ki és valósíthatnak meg. A téma szakirodalmára jellemző, hogy az elmúlt évtizedekben a már meglévő fogalmakat számos új fogalom egészítette ki, gazdagítva és részletezve a korábbi elméleti keretet. Azonban az újonnan megjelenő fogalmak beillesztése a már meglévő rendszerbe korántsem akadálymentes. Az áttekintésben tárgyalt játékok oktatási célokat szolgálnak. Ezek a célok meghatározzák a játék jellemzőit, típusát. Ahhoz, hogy a játékokat az oktatásban sikeresen alkalmazzák, tudatos felhasználói viselkedésre van szükség. A tudatosság kialakításához pedig szükséges a folyamatosan bővülő elméleti keret alapos ismerete, hiszen ez segít abban, hogy eldöntsük, milyen céllal, melyik játéktípus, melyik koncepció a hatékony. Az oktatási céllal alkalmazott játékok szakirodalmi áttekintésének célja, hogy bemutassuk e játékok definiálásának problémás elemeit, a szakirodalomban megjelenő fogalmak értelmezését és a fogalmak közötti kapcsolatokat. Az áttekintés során kitérünk az edutainment, a komoly játékok, a gamifikáció, a játék-alapú tanulás, a digitális játék-alapú tanulás fogalmak részletesebb, valamint az egyéb kapcsolódó fogalmak rövid bemutatására. Végül a fogalmak kapcsolatát kívánjuk felvázolni és értelmezni.","container-title":"Iskolakultúra","DOI":"10.14232/ISKKULT.2020.6.3","ISSN":"1588-0818, 1215-5233","issue":"6","journalAbbreviation":"IQ","page":"3-15","source":"DOI.org (Crossref)","title":"A játékokkal kapcsolatos fogalmak szakirodalmi áttekintése","volume":"30","author":[{"family":"Bónus","given":"Lilla"},{"family":"Nagy","given":"Lászlóné"}],"issued":{"date-parts":[["2020",6,1]]}},"suppress-author":true}],"schema":"https://github.com/citation-style-language/schema/raw/master/csl-citation.json"}</w:instrText>
      </w:r>
      <w:r>
        <w:fldChar w:fldCharType="separate"/>
      </w:r>
      <w:r>
        <w:t>(2020)</w:t>
      </w:r>
      <w:r>
        <w:fldChar w:fldCharType="end"/>
      </w:r>
      <w:r>
        <w:t xml:space="preserve"> játékok oktatásban való alkalmazásának nemzetközi szakirodalmát tárgyalja, különös tekintettel a játékok definícióira, jellemzőire, típusaira és a pedagógiai hátterükre. Bacsa-Károlyi és Fehérvári </w:t>
      </w:r>
      <w:r>
        <w:fldChar w:fldCharType="begin"/>
      </w:r>
      <w:r>
        <w:instrText>ADDIN ZOTERO_ITEM CSL_CITATION {"citationID":"xY4B6UAA","properties":{"formattedCitation":"(2025)","plainCitation":"(2025)","noteIndex":0},"citationItems":[{"id":1947,"uris":["http://zotero.org/users/9712023/items/I83JJQ4C"],"itemData":{"id":1947,"type":"article-journal","abstract":"A játékos oktatás számos előnnyel járhat, amelyek közül kiemelkedik a fokozódó bevonódás eredményeként a tanulási motiváció, a tanulási teljesítmény növelése, valamint a komplex személyiségfejlesztés, azonban a módszertan hatékony alkalmazása nagyban függ a pedagógusok hozzáállásától, nézeteitől. Jelen szisztematikus szakirodalmi szintézis célja összehasonlítani gyakorló pedagógusok és tanárjelöltek nézeteit, hozzáállását a játékosítással, illetve a játékalapú tanulással kapcsolatban, valamint feltérképezni a befolyásoló tényezőket, amelyek hatással lehetnek jelenlegi vagy későbbi játékos gyakorlatukra. A szisztematikus szakirodalmi szintézis során a végső mintába 215 tanulmány került be. Az eredmények alapján a pedagógusok többnyire pozitív hozzáállást mutatnak a játékos módszertan iránt, azonban sokszor mégsem alkalmazzák azt gyakorlatuk során, gyakran külső hátráltató tényezőkre hivatkozva. Ezen arány javítása érdekében érdemes lenne a témát nem digitális aspektusból is vizsgálni, mivel a hagyományos eszközök alkalmazása segítheti az implementálást, azonban jelenleg a tanulmányok nagy része a digitális kontextus felől közelíti meg a kérdéskört. Továbbá az elméleti keret tisztázása, egységesítése nagyban hozzájárulna a későbbi kutatások elméleti megalapozottságához, a szakkifejezések helyes használatához. A gyakorló pedagógusok, valamint a leendő tanárok nézeteit, gyakorlatát befolyásoló tényezők a következő kategóriákba tömöríthetők: Az egyéni szinten belülre a játékos oktatásról alkotott nézetek, tapasztalatok, valamint az egyéni jellemvonások, kódcsoportok, míg az intézményi és rendszerszintű tényezőkbe az adaptálhatóság, a környezet, a pedagógiai továbbképzések, az eszközök, valamint a szabályozások kerültek. Jelen kutatás hasznosnak bizonyulhat döntéshozók és intézményvezetők számára, amennyiben támogatni szeretnék a játékos módszertanok gyakorlatban történő megvalósítását, valamint gyakorló és leendő pedagógusoknak egyaránt, amennyiben támpontokat keresnek a játékos módszertan sikeres megvalósításához.\n          , \n            Gameful education can have numerous advantages, notably increasing learning motivation, enhancing learning performance, and fostering comprehensive personality development through increased engagement. However, the effective application of this methodology depends on teachers’ attitudes and beliefs. This scoping review aims to compare pre-service and in-service teachers’ attitudes regarding gamification and game-based learning, as well as to identify influencing factors that may impact their current or future gameful practices. The final sample for this scoping review included 215 studies. According to results, teachers generally show a positive attitude towards gameful methodologies, but they often do not apply them in practice, frequently citing external hindering factors. To support implementation, it would be worthwhile to examine the topic more from the non-digital perspective, as the use of traditional tools could facilitate teachers’ practices. Additionally, clarifying and standardising the theoretical framework would greatly contribute to the theoretical foundation of future research and the appropriate use of technical terms. Factors influencing the views and practices of both practising and future teachers can be categorised as follows: at the individual level, beliefs about gameful learning, experience, and personal characteristics, while at the institutional or system-level, factors include adaptability, environment, pedagogical development opportunities, materials, and regulations. This research could be useful for decision-makers and school leaders if they wish to support the practical implementation of gameful methodologies, as well as for practising and future teachers looking for guidance on successfully implementing gameful methods.","container-title":"Iskolakultúra","DOI":"10.14232/iskkult.2025.2.20","ISSN":"1588-0818, 1215-5233","issue":"2","journalAbbreviation":"IQ","page":"20-45","source":"DOI.org (Crossref)","title":"Összehasonlító szisztematikus szakirodalmi szintézis a tanárjelöltek és gyakorló pedagógusok játékos oktatás iránti hozzáállásáról","volume":"35","author":[{"family":"Bacsa-Károlyi","given":"Borbála"},{"family":"Fehérvári","given":"Anikó"}],"issued":{"date-parts":[["2025",2,3]]}},"suppress-author":true}],"schema":"https://github.com/citation-style-language/schema/raw/master/csl-citation.json"}</w:instrText>
      </w:r>
      <w:r>
        <w:fldChar w:fldCharType="separate"/>
      </w:r>
      <w:r>
        <w:t>(2025)</w:t>
      </w:r>
      <w:r>
        <w:fldChar w:fldCharType="end"/>
      </w:r>
      <w:r>
        <w:t xml:space="preserve"> tanulmánya egy szisztematikus szakirodalmi áttekintés, amely a tanárjelöltek és gyakorló pedagógusok játékosításról és játékalapú tanulásról alkotott nézeteit, hozzáállását, valamint az ezekre ható tényezőket vizsgálja. Fridrich </w:t>
      </w:r>
      <w:r>
        <w:fldChar w:fldCharType="begin"/>
      </w:r>
      <w:r>
        <w:instrText>ADDIN ZOTERO_ITEM CSL_CITATION {"citationID":"trR5MLy3","properties":{"formattedCitation":"(2025)","plainCitation":"(2025)","noteIndex":0},"citationItems":[{"id":1943,"uris":["http://zotero.org/users/9712023/items/D4W2W6ST"],"itemData":{"id":1943,"type":"article-journal","abstract":"Az elmúlt évtizedekben a hagyományos oktatási módszerek hatékonyságának csökkenése egyre nagyobb figyelmet irányított az innovatív tanulási technikák felé. A gamifikáció mint alternatív oktatási módszer a 2010- es évek óta fokozott érdeklődés tárgyát képezi, és mind nemzetközi, mind hazai szinten egyre több kutatás foglalkozik alkalmazásával. Jelen tanulmány a PRISMA szisztematikus irodalmi áttekintés segítségével feltáró jellegű kutatást mutat be. A vizsgálat a magyarországi gamifikációs diskurzus oktatási szegmensének exploratív feltárását végezte el 2010 és 2023 között (n = 69). A kutatási kérdések arra irányultak, hogy milyen definíciók és modellek jelennek meg a diskurzusban, azokat milyen céllal, az oktatás mely szintjein, milyen tantárgyak keretében és milyen munkaformában alkalmazzák. A vizsgálat eredményei alapján megállapítható, hogy a magyarországi gamifikációs diskurzus oktatási szegmensében alkalmazott definíciók és modellek rendkívül széles spektrumon mozognak. A gamifikációt alkalmazó pedagógusok és oktatók nagyobb mértékben alkalmazzák a megközelítést a köznevelésben, mint a felsőoktatásban. Az adaptációk vizsgálata során megállapítottuk, hogy – összhangban a nemzetközi diskurzus egy részével – hazánkban is a módszert adaptálók többségben digitális alapokon közelítik meg a gamifikációt. További eredményként jelenik meg, hogy a gamifikációval foglalkozó elméleti munkák és adaptációs vizsgálatok a gamifikációt kiugró mértékben a tanulói motiváció növelése miatt alkalmazzák. Az eredmények alapján elmondható, hogy a gamifikációval foglalkozó magyarországi diskurzus oktatási szegmense folyamatosan bővülő tendenciát mutat, valamint – szemben a nemzetközi gamifikációs diskurzussal – az empirikus és teoretikus munkák száma közel azonos mértékű. Az empirikus kutatások jelentős része kvantitatív módszertant alkalmaz, elenyésző a kvalitatív kutatások számra. Kutatásunk célja, hogy a magyarországi gamifikációs diskurzus oktatási szegmensének feltérképezésével segítsük a hazai, a területtel foglalkozó neveléstudományi kutatásokat, valamint a gamifikáció oktatási adaptációját célzó pedagógiai gyakorlatokat.\n          , \n            In recent decades, the declining effectiveness of traditional educational methods has increasingly shifted attention toward innovative learning techniques. Gamification, as an alternative educational approach, has garnered significant interest since the 2010s, with a growing number of studies both internationally and domestically addressing its application. This study presents exploratory research was conducted through a PRISMA systematic review. The investigation explores the educational segment of the gamification discourse in Hungary between 2010 and 2023 (n=69). The research questions focus on the definitions and models appearing in the discourse, their purposes, and the levels of education, subjects, and teaching methods in which they are applied. The findings indicate that the definitions and models used within the Hungarian educational gamification discourse cover a wide range. Teachers and educators who implement gamification primarily do so in general education, as opposed to higher education. Our analysis also revealed that, in line with some parts of the international discourse, most adaptations in Hungary approach gamification from a digital perspective. Furthermore, theoretical works and adaptation studies overwhelmingly apply gamification to enhance student motivation. Based on the results, it can be concluded that the Hungarian educational segment of the gamification discourse is expanding. Unlike the international gamification discourse, the number of empirical and theoretical works is roughly equal. Most empirical research employs quantitative methodologies, with qualitative studies being relatively rare. The goal of our research is to map the educational segment of the Hungarian gamification discourse, thereby supporting domestic educational science research and pedagogical practices aimed at the educational adaptation of gamification.","container-title":"Iskolakultúra","DOI":"10.14232/iskkult.2025.2.46","ISSN":"1588-0818, 1215-5233","issue":"2","journalAbbreviation":"IQ","page":"46-82","source":"DOI.org (Crossref)","title":"A gamifikáció diskurzusa Magyarországon: elméleti modellek, pedagógiai gyakorlatok és trendek: Egy szisztematikus szakirodalmi áttekintés eredményei","title-short":"A gamifikáció diskurzusa Magyarországon","volume":"35","author":[{"family":"Fridrich","given":"Máté"}],"issued":{"date-parts":[["2025",2,3]]}},"suppress-author":true}],"schema":"https://github.com/citation-style-language/schema/raw/master/csl-citation.json"}</w:instrText>
      </w:r>
      <w:r>
        <w:fldChar w:fldCharType="separate"/>
      </w:r>
      <w:r>
        <w:t>(2025)</w:t>
      </w:r>
      <w:r>
        <w:fldChar w:fldCharType="end"/>
      </w:r>
      <w:r>
        <w:t xml:space="preserve"> publikációjában szisztematikusan áttekinti a hazai oktatási gamifikációs szakirodalmat, tipizálja a modelleket és az alkalmazási trendeket.  </w:t>
      </w:r>
    </w:p>
    <w:p w:rsidR="00993A02" w:rsidRDefault="00FE752C">
      <w:pPr>
        <w:pStyle w:val="bekezdestobbi"/>
      </w:pPr>
      <w:r>
        <w:t xml:space="preserve">Prievara Tibor </w:t>
      </w:r>
      <w:r>
        <w:rPr>
          <w:i/>
        </w:rPr>
        <w:t xml:space="preserve">A 21. századi tanár </w:t>
      </w:r>
      <w:r>
        <w:t xml:space="preserve">c. könyve a gamifikáció pedagógiai alkalmazásának egyik első magyar nyelvű, gyakorlati útmutatója. A kötet célja, hogy bemutassa, miként lehet a játékosítás módszerével – különösen a pontrendszer és a digitális eszközök bevonásával – motiválóbbá, élvezetesebbé és hatékonyabbá tenni a tanulási folyamatot a magyar közoktatásban </w:t>
      </w:r>
      <w:r>
        <w:fldChar w:fldCharType="begin"/>
      </w:r>
      <w:r>
        <w:instrText>ADDIN ZOTERO_ITEM CSL_CITATION {"citationID":"MwKNWjJy","properties":{"formattedCitation":"(Prievara, 2015)","plainCitation":"(Prievara, 2015)","noteIndex":0},"citationItems":[{"id":190,"uris":["http://zotero.org/users/9712023/items/I87HMH74"],"itemData":{"id":190,"type":"book","note":"Citation Key: Prievara2015","publisher":"Neteducatio Kft.","title":"A 21. századi tanár. Egy pedagógiai szemléletváltás személyes története.","author":[{"family":"Prievara","given":"Tibor"}],"issued":{"date-parts":[["2015"]]}}}],"schema":"https://github.com/citation-style-language/schema/raw/master/csl-citation.json"}</w:instrText>
      </w:r>
      <w:r>
        <w:fldChar w:fldCharType="separate"/>
      </w:r>
      <w:r>
        <w:t>(Prievara, 2015)</w:t>
      </w:r>
      <w:r>
        <w:fldChar w:fldCharType="end"/>
      </w:r>
      <w:r>
        <w:t>.</w:t>
      </w:r>
    </w:p>
    <w:p w:rsidR="00993A02" w:rsidRDefault="00FE752C">
      <w:pPr>
        <w:pStyle w:val="bekezdestobbi"/>
      </w:pPr>
      <w:r>
        <w:t xml:space="preserve">Pusztai Ádám </w:t>
      </w:r>
      <w:r>
        <w:rPr>
          <w:i/>
        </w:rPr>
        <w:t>Gyakorlati játékosítás</w:t>
      </w:r>
      <w:r>
        <w:t xml:space="preserve"> c. könyve átfogó, gyakorlatorientált útmutató a játékosítás üzleti alkalmazásához. A szerző célja, hogy bemutassa, miként lehet a játéktervezésből ismert eszközöket és mechanizmusokat (például pontgyűjtés, szintek, jelvények, kihívások, visszacsatolás) beépíteni vállalati folyamatokba, termékekbe vagy szolgáltatásokba anélkül, hogy azok komolytalanná válnának </w:t>
      </w:r>
      <w:r>
        <w:fldChar w:fldCharType="begin"/>
      </w:r>
      <w:r>
        <w:instrText>ADDIN ZOTERO_ITEM CSL_CITATION {"citationID":"6IXHH5Fk","properties":{"formattedCitation":"(Pusztai, 2018)","plainCitation":"(Pusztai, 2018)","noteIndex":0},"citationItems":[{"id":1950,"uris":["http://zotero.org/users/9712023/items/QRG436UM"],"itemData":{"id":1950,"type":"book","publisher":"Kollektíva","title":"Gyakorlati játékosítás. Hogyan teremtsünk játékosított ügyfélélményt?","author":[{"family":"Pusztai","given":"Ádám"}],"issued":{"date-parts":[["2018"]]}}}],"schema":"https://github.com/citation-style-language/schema/raw/master/csl-citation.json"}</w:instrText>
      </w:r>
      <w:r>
        <w:fldChar w:fldCharType="separate"/>
      </w:r>
      <w:r>
        <w:t>(Pusztai, 2018)</w:t>
      </w:r>
      <w:r>
        <w:fldChar w:fldCharType="end"/>
      </w:r>
      <w:r>
        <w:t>.</w:t>
      </w:r>
    </w:p>
    <w:p w:rsidR="00993A02" w:rsidRDefault="00FE752C">
      <w:pPr>
        <w:pStyle w:val="bekezdestobbi"/>
      </w:pPr>
      <w:r>
        <w:t xml:space="preserve">Barbarics Márta, Rózsahegyiné Vásárhelyi Éva és Wintsche Gergely </w:t>
      </w:r>
      <w:r>
        <w:rPr>
          <w:i/>
        </w:rPr>
        <w:t>A játékok fejlesztő hatása</w:t>
      </w:r>
      <w:r>
        <w:t xml:space="preserve"> c. könyve átfogó, módszertani útmutató, amely a játékok és a játékosítás szerepét és lehetőségeit mutatja be az iskolai tanulásban. A kötet célja, hogy gyakorlati példákon és </w:t>
      </w:r>
      <w:r>
        <w:lastRenderedPageBreak/>
        <w:t xml:space="preserve">kipróbált játékokon keresztül segítsen a pedagógusoknak olyan módszerek és eszközök kiválasztásában, amelyek tudatos, adaptív alkalmazása támogatja az egyénre szabott tanulást és a tanulók fejlődését </w:t>
      </w:r>
      <w:r>
        <w:fldChar w:fldCharType="begin"/>
      </w:r>
      <w:r>
        <w:instrText>ADDIN ZOTERO_ITEM CSL_CITATION {"citationID":"9bVTeg75","properties":{"formattedCitation":"(Barbarics \\uc0\\u233{}s mtsai., 2019)","plainCitation":"(Barbarics és mtsai., 2019)","noteIndex":0},"citationItems":[{"id":290,"uris":["http://zotero.org/users/9712023/items/RYQPX227"],"itemData":{"id":290,"type":"book","event-place":"Budapest","publisher":"Eötvös Loránd Tudományegyetem","publisher-place":"Budapest","title":"A játékok fejlesztő hatása","author":[{"family":"Barbarics","given":"M."},{"family":"Rózsahegyiné","given":"V. É."},{"family":"Wintsche","given":"G."}],"issued":{"date-parts":[["2019"]]}}}],"schema":"https://github.com/citation-style-language/schema/raw/master/csl-citation.json"}</w:instrText>
      </w:r>
      <w:r>
        <w:fldChar w:fldCharType="separate"/>
      </w:r>
      <w:r>
        <w:rPr>
          <w:rFonts w:cs="Times New Roman"/>
          <w:szCs w:val="24"/>
        </w:rPr>
        <w:t>(Barbarics és mtsai., 2019)</w:t>
      </w:r>
      <w:r>
        <w:fldChar w:fldCharType="end"/>
      </w:r>
      <w:r>
        <w:t>.</w:t>
      </w:r>
    </w:p>
    <w:p w:rsidR="00993A02" w:rsidRDefault="00FE752C">
      <w:pPr>
        <w:pStyle w:val="bekezdestobbi"/>
      </w:pPr>
      <w:r>
        <w:t xml:space="preserve">Duchon Jenő </w:t>
      </w:r>
      <w:r>
        <w:rPr>
          <w:i/>
        </w:rPr>
        <w:t>Gamifikáció az oktatásban</w:t>
      </w:r>
      <w:r>
        <w:t xml:space="preserve"> c. munkája egy átfogó, elméleti és gyakorlati szempontokat egyaránt bemutató kötet, amely a játékosítás fogalmát, típusait, modelljeit és alkalmazási lehetőségeit vizsgálja a magyar oktatási rendszerben </w:t>
      </w:r>
      <w:r>
        <w:fldChar w:fldCharType="begin"/>
      </w:r>
      <w:r>
        <w:instrText>ADDIN ZOTERO_ITEM CSL_CITATION {"citationID":"tK2pmf0c","properties":{"formattedCitation":"(Duchon, 2021)","plainCitation":"(Duchon, 2021)","noteIndex":0},"citationItems":[{"id":1078,"uris":["http://zotero.org/users/9712023/items/SNAK9EBD"],"itemData":{"id":1078,"type":"book","collection-number":"3.","collection-title":"IMRE SÁNDOR SZAKMAI PEDAGÓGUSKÉPZÉS SOROZAT","event-place":"Budapesti Műszaki és Gazdaságtudományi Egyetem, Gazdasági- és Társadalomtudományi Egyetem, Műszaki Pedagógia Tanszék","ISBN":"978-615-81097-5-8","publisher":"Typotop Kft.","publisher-place":"Budapesti Műszaki és Gazdaságtudományi Egyetem, Gazdasági- és Társadalomtudományi Egyetem, Műszaki Pedagógia Tanszék","title":"Gamifikáció az oktatásban","author":[{"family":"Duchon","given":"Jenő"}],"issued":{"date-parts":[["2021"]]}}}],"schema":"https://github.com/citation-style-language/schema/raw/master/csl-citation.json"}</w:instrText>
      </w:r>
      <w:r>
        <w:fldChar w:fldCharType="separate"/>
      </w:r>
      <w:r>
        <w:t>(Duchon, 2021)</w:t>
      </w:r>
      <w:r>
        <w:fldChar w:fldCharType="end"/>
      </w:r>
      <w:r>
        <w:t>.</w:t>
      </w:r>
    </w:p>
    <w:p w:rsidR="00993A02" w:rsidRDefault="00FE752C">
      <w:pPr>
        <w:pStyle w:val="bekezdestobbi"/>
      </w:pPr>
      <w:r>
        <w:t xml:space="preserve">A </w:t>
      </w:r>
      <w:r>
        <w:rPr>
          <w:i/>
        </w:rPr>
        <w:t>3 tanár, 3 módszer: gamifikáció a gyakorlatban</w:t>
      </w:r>
      <w:r>
        <w:t xml:space="preserve"> c. könyv három, eltérő hátterű pedagógus – Jelenfiné Balázs Margit, Szabolcsi Marcell és Szegheő Csaba – osztálytermi gamifikációs tapasztalatait mutatja be részletesen. A szerzők különböző iskolatípusokban (általános és középiskola), különféle tantárgyakban (reál, humán, nyelvek) alkalmazzák a játékosítás módszerét </w:t>
      </w:r>
      <w:r>
        <w:fldChar w:fldCharType="begin"/>
      </w:r>
      <w:r>
        <w:instrText>ADDIN ZOTERO_ITEM CSL_CITATION {"citationID":"LmlB3inh","properties":{"formattedCitation":"(Jelenfin\\uc0\\u233{} Bal\\uc0\\u225{}zs \\uc0\\u233{}s mtsai., 2024)","plainCitation":"(Jelenfiné Balázs és mtsai., 2024)","noteIndex":0},"citationItems":[{"id":1951,"uris":["http://zotero.org/users/9712023/items/K3Z4VUHC"],"itemData":{"id":1951,"type":"book","event-place":"Budapest","publisher":"Neteducatio","publisher-place":"Budapest","title":"3 tanár, 3 módszer: gamifikáció a gyakorlatban","author":[{"family":"Jelenfiné Balázs","given":"Margit"},{"family":"Szabolcsi","given":"Marcell"},{"family":"Szegheő","given":"Csaba"}],"issued":{"date-parts":[["2024"]]}}}],"schema":"https://github.com/citation-style-language/schema/raw/master/csl-citation.json"}</w:instrText>
      </w:r>
      <w:r>
        <w:fldChar w:fldCharType="separate"/>
      </w:r>
      <w:r>
        <w:rPr>
          <w:rFonts w:cs="Times New Roman"/>
          <w:szCs w:val="24"/>
        </w:rPr>
        <w:t>(Jelenfiné Balázs és mtsai., 2024)</w:t>
      </w:r>
      <w:r>
        <w:fldChar w:fldCharType="end"/>
      </w:r>
      <w:r>
        <w:t>.</w:t>
      </w:r>
    </w:p>
    <w:p w:rsidR="00993A02" w:rsidRDefault="00993A02">
      <w:pPr>
        <w:pStyle w:val="bekezdestobbi"/>
      </w:pPr>
    </w:p>
    <w:p w:rsidR="00993A02" w:rsidRDefault="00FE752C">
      <w:pPr>
        <w:pStyle w:val="bekezdeselso"/>
      </w:pPr>
      <w:r>
        <w:t xml:space="preserve">Látható, hogy a hazai kutatók sokszínű, interdiszciplináris közösséget alkotnak, akik pedagógiai, pszichológiai, informatikai és üzleti nézőpontból egyaránt vizsgálják a játékosítás jelenségét. Összességében elmondható, hogy a gamifikáció magyar nyelvű diskurzusa mára </w:t>
      </w:r>
      <w:r>
        <w:rPr>
          <w:rStyle w:val="Kiemels2"/>
          <w:b w:val="0"/>
        </w:rPr>
        <w:t>érett szakaszába lépett</w:t>
      </w:r>
      <w:r>
        <w:t xml:space="preserve">, a korai lelkesedést felváltotta a tudományosan megalapozott vizsgálat és a differenciált alkalmazás igénye. </w:t>
      </w:r>
    </w:p>
    <w:p w:rsidR="00993A02" w:rsidRDefault="00FE752C">
      <w:pPr>
        <w:pStyle w:val="Cmsor2"/>
      </w:pPr>
      <w:bookmarkStart w:id="11" w:name="_Toc197690001"/>
      <w:r>
        <w:t>Kérdezz-felelek játék a gamifikációról</w:t>
      </w:r>
      <w:bookmarkEnd w:id="11"/>
    </w:p>
    <w:p w:rsidR="00993A02" w:rsidRDefault="00FE752C">
      <w:pPr>
        <w:pStyle w:val="bekezdeselso"/>
        <w:rPr>
          <w:lang w:eastAsia="hu-HU"/>
        </w:rPr>
      </w:pPr>
      <w:r>
        <w:t>Mielőtt mélyebben elmerülnénk a gamifikáció világában, szeretném meghívni egy játékra az Olvasót.</w:t>
      </w:r>
      <w:r>
        <w:rPr>
          <w:lang w:eastAsia="hu-HU"/>
        </w:rPr>
        <w:t xml:space="preserve"> </w:t>
      </w:r>
    </w:p>
    <w:p w:rsidR="00993A02" w:rsidRDefault="00FE752C">
      <w:pPr>
        <w:pStyle w:val="kiemels1"/>
        <w:pBdr>
          <w:bottom w:val="single" w:sz="4" w:space="1" w:color="000000"/>
        </w:pBdr>
        <w:rPr>
          <w:lang w:eastAsia="hu-HU"/>
        </w:rPr>
      </w:pPr>
      <w:r>
        <w:rPr>
          <w:lang w:eastAsia="hu-HU"/>
        </w:rPr>
        <w:t>A játék neve: Hány kérdést ismerek?</w:t>
      </w:r>
    </w:p>
    <w:p w:rsidR="00993A02" w:rsidRDefault="00FE752C">
      <w:pPr>
        <w:pStyle w:val="bekezdeselso"/>
        <w:rPr>
          <w:lang w:eastAsia="hu-HU"/>
        </w:rPr>
      </w:pPr>
      <w:r>
        <w:rPr>
          <w:lang w:eastAsia="hu-HU"/>
        </w:rPr>
        <w:t xml:space="preserve">A következő oldalakon 10 alapvető kérdést tesztek fel a gamifikációval kapcsolatban, és meg is válaszolom őket. Arra kérem most az Olvasót, hogy tegyen fel annyi kérdést magában, amennyit csak tud a gamifikációval kapcsolatban! A játék lényege az, hogy a következő oldalon megjelenő 10 kérdésből vajon hány darabot talál el? (Ha több mint 5 kérdésben egyezés lesz, akkor igazán haladó játékossal állok szemben.) A játék végén még egy Nagy Titkot is elárulok az Olvasónak. </w:t>
      </w:r>
    </w:p>
    <w:p w:rsidR="00993A02" w:rsidRDefault="00FE752C">
      <w:pPr>
        <w:pStyle w:val="bekezdeselso"/>
        <w:rPr>
          <w:lang w:eastAsia="hu-HU"/>
        </w:rPr>
      </w:pPr>
      <w:r>
        <w:rPr>
          <w:lang w:eastAsia="hu-HU"/>
        </w:rPr>
        <w:t xml:space="preserve">Készen áll? </w:t>
      </w:r>
    </w:p>
    <w:p w:rsidR="00993A02" w:rsidRDefault="00FE752C">
      <w:pPr>
        <w:pStyle w:val="bekezdeselso"/>
        <w:rPr>
          <w:lang w:eastAsia="hu-HU"/>
        </w:rPr>
      </w:pPr>
      <w:r>
        <w:rPr>
          <w:lang w:eastAsia="hu-HU"/>
        </w:rPr>
        <w:t xml:space="preserve">Megfogalmazta kérdéseit a gamifikációval kapcsolatban? </w:t>
      </w:r>
    </w:p>
    <w:p w:rsidR="00993A02" w:rsidRDefault="00FE752C">
      <w:pPr>
        <w:pStyle w:val="bekezdeselso"/>
        <w:rPr>
          <w:lang w:eastAsia="hu-HU"/>
        </w:rPr>
      </w:pPr>
      <w:r>
        <w:rPr>
          <w:lang w:eastAsia="hu-HU"/>
        </w:rPr>
        <w:t>Ezeket kell összevetni a következő oldalakon szereplő 10 kérdéssel!</w:t>
      </w:r>
    </w:p>
    <w:p w:rsidR="00993A02" w:rsidRDefault="00993A02">
      <w:pPr>
        <w:pStyle w:val="bekezdeselso"/>
        <w:rPr>
          <w:lang w:eastAsia="hu-HU"/>
        </w:rPr>
      </w:pPr>
    </w:p>
    <w:p w:rsidR="00993A02" w:rsidRDefault="00FE752C">
      <w:pPr>
        <w:pStyle w:val="bekezdeselso"/>
        <w:rPr>
          <w:lang w:eastAsia="hu-HU"/>
        </w:rPr>
      </w:pPr>
      <w:r>
        <w:rPr>
          <w:lang w:eastAsia="hu-HU"/>
        </w:rPr>
        <w:t>Ha megvannak a kérdések, akkor lapozzunk!</w:t>
      </w:r>
    </w:p>
    <w:p w:rsidR="00993A02" w:rsidRDefault="00FE752C">
      <w:pPr>
        <w:rPr>
          <w:b/>
          <w:i/>
        </w:rPr>
      </w:pPr>
      <w:r>
        <w:br w:type="page"/>
      </w:r>
    </w:p>
    <w:p w:rsidR="00993A02" w:rsidRDefault="00FE752C">
      <w:pPr>
        <w:pStyle w:val="kiemels1"/>
      </w:pPr>
      <w:r>
        <w:lastRenderedPageBreak/>
        <w:t>1. Valójában mit jelent a gamifikáció?</w:t>
      </w:r>
    </w:p>
    <w:p w:rsidR="00993A02" w:rsidRDefault="00FE752C">
      <w:pPr>
        <w:pStyle w:val="bekezdeselso"/>
      </w:pPr>
      <w:r>
        <w:t xml:space="preserve">A </w:t>
      </w:r>
      <w:r>
        <w:rPr>
          <w:rStyle w:val="Kiemels2"/>
          <w:b w:val="0"/>
        </w:rPr>
        <w:t>gamifikáció</w:t>
      </w:r>
      <w:r>
        <w:t xml:space="preserve"> fogalmát számos szerző hasonlóképpen határozza meg: </w:t>
      </w:r>
      <w:r>
        <w:rPr>
          <w:rStyle w:val="Hangslyozs"/>
          <w:i w:val="0"/>
        </w:rPr>
        <w:t>a játékokból származó dizájnelemek tudatos átültetése a játékokon kívüli életterületekre</w:t>
      </w:r>
      <w:r>
        <w:t>. Más megfogalmazásban: a gamifikáció a játékok és játékelemek alkalmazását jelenti nem játék jellegű kontextusban annak érdekében, hogy az adott folyamatot érdekesebbé és eredményesebbé tegyük.</w:t>
      </w:r>
    </w:p>
    <w:p w:rsidR="00993A02" w:rsidRDefault="00FE752C">
      <w:pPr>
        <w:pStyle w:val="kiemels1"/>
      </w:pPr>
      <w:r>
        <w:t>2. Miben különbözik a játék és a gamifikáció?</w:t>
      </w:r>
    </w:p>
    <w:p w:rsidR="00993A02" w:rsidRDefault="00FE752C">
      <w:pPr>
        <w:pStyle w:val="bekezdeselso"/>
      </w:pPr>
      <w:r>
        <w:t>A játékok célja önmagában a szórakozás, a kikapcsolódás. A gamifikáció viszont eszközként használja a játék elemeit egy komoly (nem játékos) cél elérése érdekében, például tanulás, viselkedésváltozás vagy teljesítménynövelés.</w:t>
      </w:r>
    </w:p>
    <w:p w:rsidR="00993A02" w:rsidRDefault="00FE752C">
      <w:pPr>
        <w:pStyle w:val="kiemels1"/>
      </w:pPr>
      <w:r>
        <w:t>3. Milyen alapvető eszközöket használ a gamifikáció?</w:t>
      </w:r>
    </w:p>
    <w:p w:rsidR="00993A02" w:rsidRDefault="00FE752C">
      <w:pPr>
        <w:pStyle w:val="bekezdeselso"/>
      </w:pPr>
      <w:r>
        <w:t xml:space="preserve">Tipikus gamifikációs elemek közé tartoznak például a </w:t>
      </w:r>
      <w:r>
        <w:rPr>
          <w:rStyle w:val="Kiemels2"/>
          <w:b w:val="0"/>
        </w:rPr>
        <w:t>pontok</w:t>
      </w:r>
      <w:r>
        <w:t xml:space="preserve">, </w:t>
      </w:r>
      <w:r>
        <w:rPr>
          <w:rStyle w:val="Kiemels2"/>
          <w:b w:val="0"/>
        </w:rPr>
        <w:t>jelvények</w:t>
      </w:r>
      <w:r>
        <w:t xml:space="preserve">, </w:t>
      </w:r>
      <w:r>
        <w:rPr>
          <w:rStyle w:val="Kiemels2"/>
          <w:b w:val="0"/>
        </w:rPr>
        <w:t>szintek</w:t>
      </w:r>
      <w:r>
        <w:t xml:space="preserve">, </w:t>
      </w:r>
      <w:r>
        <w:rPr>
          <w:rStyle w:val="Kiemels2"/>
          <w:b w:val="0"/>
        </w:rPr>
        <w:t>ranglisták</w:t>
      </w:r>
      <w:r>
        <w:t xml:space="preserve">, </w:t>
      </w:r>
      <w:r>
        <w:rPr>
          <w:rStyle w:val="Kiemels2"/>
          <w:b w:val="0"/>
        </w:rPr>
        <w:t>kihívások</w:t>
      </w:r>
      <w:r>
        <w:t xml:space="preserve">, </w:t>
      </w:r>
      <w:r>
        <w:rPr>
          <w:rStyle w:val="Kiemels2"/>
          <w:b w:val="0"/>
        </w:rPr>
        <w:t>jutalmak</w:t>
      </w:r>
      <w:r>
        <w:t xml:space="preserve"> és </w:t>
      </w:r>
      <w:r>
        <w:rPr>
          <w:rStyle w:val="Kiemels2"/>
          <w:b w:val="0"/>
        </w:rPr>
        <w:t>játékos avatarok</w:t>
      </w:r>
      <w:r>
        <w:t>, valamint a visszajelző mechanizmusok, például teljesítménymérők, haladásjelző sávok. E játékmechanizmusok célja a felhasználók viselkedésének befolyásolása pozitív irányban: legyen szó a tanulók ösztönzéséről a tananyag elvégzésére, a vásárlók lojalitásának erősítéséről egy alkalmazásban, a dolgozók teljesítményének növeléséről, vagy az egészséges életmódra való motiválásról egy fitneszalkalmazásban.</w:t>
      </w:r>
    </w:p>
    <w:p w:rsidR="00993A02" w:rsidRDefault="00FE752C">
      <w:pPr>
        <w:pStyle w:val="kiemels1"/>
      </w:pPr>
      <w:r>
        <w:t>4. Milyen emberi szükségletekre épít a gamifikáció?</w:t>
      </w:r>
    </w:p>
    <w:p w:rsidR="00993A02" w:rsidRDefault="00FE752C">
      <w:pPr>
        <w:pStyle w:val="bekezdeselso"/>
      </w:pPr>
      <w:r>
        <w:t>Elsősorban három alapvető pszichológiai szükségletre:</w:t>
      </w:r>
    </w:p>
    <w:p w:rsidR="00993A02" w:rsidRDefault="00FE752C">
      <w:pPr>
        <w:pStyle w:val="bekezdeselso"/>
        <w:numPr>
          <w:ilvl w:val="0"/>
          <w:numId w:val="6"/>
        </w:numPr>
        <w:spacing w:beforeAutospacing="1" w:after="0"/>
        <w:ind w:left="714" w:hanging="357"/>
      </w:pPr>
      <w:r>
        <w:t>Autonómia (önállóság): Az emberek motiváltabbak, ha úgy érzik, van beleszólásuk abba, hogyan hajtanak végre egy feladatot.</w:t>
      </w:r>
    </w:p>
    <w:p w:rsidR="00993A02" w:rsidRDefault="00FE752C">
      <w:pPr>
        <w:pStyle w:val="bekezdeselso"/>
        <w:numPr>
          <w:ilvl w:val="0"/>
          <w:numId w:val="6"/>
        </w:numPr>
        <w:spacing w:after="0"/>
        <w:ind w:left="714" w:hanging="357"/>
      </w:pPr>
      <w:r>
        <w:t>Kompetencia (hozzáértés érzése): Az emberek alapvető szükséglete, hogy képesnek érezzék magukat egy feladat elvégzésére, fejlődjenek és visszajelzést kapjanak teljesítményükről.</w:t>
      </w:r>
    </w:p>
    <w:p w:rsidR="00993A02" w:rsidRDefault="00FE752C">
      <w:pPr>
        <w:pStyle w:val="bekezdeselso"/>
        <w:numPr>
          <w:ilvl w:val="0"/>
          <w:numId w:val="6"/>
        </w:numPr>
        <w:spacing w:afterAutospacing="1"/>
        <w:ind w:left="714" w:hanging="357"/>
      </w:pPr>
      <w:r>
        <w:t>Kapcsolódás (közösséghez tartozás): Alapvető emberi igény, hogy tartozzunk valahova, és kapcsolatban legyünk másokkal.</w:t>
      </w:r>
    </w:p>
    <w:p w:rsidR="00993A02" w:rsidRDefault="00FE752C">
      <w:pPr>
        <w:pStyle w:val="kiemels1"/>
      </w:pPr>
      <w:r>
        <w:t>5. Hol alkalmazzák a gamifikációt?</w:t>
      </w:r>
    </w:p>
    <w:p w:rsidR="00993A02" w:rsidRDefault="00FE752C">
      <w:pPr>
        <w:pStyle w:val="bekezdeselso"/>
      </w:pPr>
      <w:r>
        <w:t>Szinte mindenhol, oktatásban, vállalati képzésekben, marketingben, egészségfejlesztésben, ügyfélhűség-programokban, munkahelyi teljesítményösztönzésben vagy városi közösségi projektekben.</w:t>
      </w:r>
    </w:p>
    <w:p w:rsidR="00993A02" w:rsidRDefault="00FE752C">
      <w:pPr>
        <w:pStyle w:val="kiemels1"/>
      </w:pPr>
      <w:r>
        <w:lastRenderedPageBreak/>
        <w:t>6. Én hogyan tudom használni a gamifikációt?</w:t>
      </w:r>
    </w:p>
    <w:p w:rsidR="00993A02" w:rsidRDefault="00FE752C">
      <w:pPr>
        <w:pStyle w:val="bekezdeselso"/>
      </w:pPr>
      <w:r>
        <w:t>A gamifikáció nem csak cégek eszköze, a mindennapi életben is nagyon jól működik, ha okosan és kreatívan alkalmazzuk. Használhatjuk saját magunk motiválására, kitűzhetünk magunknak szinteket vagy küldetéseket a tanulásban, vagy egy új szokás kialakításában. Használhatunk pontgyűjtést vagy jutalmazási rendszert, például edzés, olvasás vagy nyelvtanulás során. Összeállíthatunk egy listát a célokról, és haladás közben jelölhetjük, amit már sikerült elérni. Munkahelyen kihívásokat adhatunk a kollégáknak, például heti kreatív ötletverseny, és létrehozhatunk jutalmazási rendszert is, „jó fej pontok”, „hősök fala” vagy kitűzők segítségével. Osztályteremben átalakíthatjuk a tananyagot küldetésekké, a fejezeteket kihívásokká, vagy használhatunk játékosított alkalmazásokat is.</w:t>
      </w:r>
    </w:p>
    <w:p w:rsidR="00993A02" w:rsidRDefault="00FE752C">
      <w:pPr>
        <w:pStyle w:val="kiemels1"/>
      </w:pPr>
      <w:r>
        <w:t>7. Milyen veszélyei lehetnek a gamifikációnak?</w:t>
      </w:r>
    </w:p>
    <w:p w:rsidR="00993A02" w:rsidRDefault="00FE752C">
      <w:pPr>
        <w:pStyle w:val="bekezdeselso"/>
      </w:pPr>
      <w:r>
        <w:t>A gamifikáció alkalmazása számos előnnyel járhat, ám nem mentes a veszélyektől sem. Ha a játékosítás kizárólag külső jutalmakra – például pontokra vagy jelvényekre – épül, könnyen háttérbe szoríthatja a belső motivációt, így a viselkedés fenntarthatósága csökkenhet. További kockázatot jelenthet, ha a rendszer túlzott versengést generál, ami szorongást, kirekesztést vagy teljesítménykényszert válthat ki. Emellett a nem megfelelően megtervezett gamifikáció manipulatív hatásokat is hordozhat, ha például a felhasználói figyelem kizsákmányolására vagy kontrollálására törekszik. Ezért a gamifikáció etikus és tudatos alkalmazása kiemelt jelentőségű.</w:t>
      </w:r>
    </w:p>
    <w:p w:rsidR="00993A02" w:rsidRDefault="00FE752C">
      <w:pPr>
        <w:pStyle w:val="kiemels1"/>
      </w:pPr>
      <w:r>
        <w:t>8. Mitől működik jól egy gamifikált rendszer?</w:t>
      </w:r>
    </w:p>
    <w:p w:rsidR="00993A02" w:rsidRDefault="00FE752C">
      <w:pPr>
        <w:pStyle w:val="bekezdeselso"/>
      </w:pPr>
      <w:r>
        <w:t>Attól, hogy figyelembe veszi a célcsoport igényeit, ad visszajelzést, lehetővé teszi a fejlődést, teret ad választásra, és illeszkedik a környezethez, vagyis a rendszernek pszichológiailag és kontextusában is hitelesnek kell lennie.</w:t>
      </w:r>
    </w:p>
    <w:p w:rsidR="00993A02" w:rsidRDefault="00FE752C">
      <w:pPr>
        <w:pStyle w:val="kiemels1"/>
      </w:pPr>
      <w:r>
        <w:t>9. Hogyan mérhető a gamifikáció sikere?</w:t>
      </w:r>
    </w:p>
    <w:p w:rsidR="00993A02" w:rsidRDefault="00FE752C">
      <w:pPr>
        <w:pStyle w:val="bekezdeselso"/>
      </w:pPr>
      <w:r>
        <w:t>A felhasználói élmény mellett konkrét viselkedési változásokkal, például részvételi arány, aktivitásnövekedés, elköteleződés, teljesítményjavulás, tanulási eredmények vagy akár forgalomnövekedés.</w:t>
      </w:r>
    </w:p>
    <w:p w:rsidR="00993A02" w:rsidRDefault="00FE752C">
      <w:pPr>
        <w:pStyle w:val="kiemels1"/>
      </w:pPr>
      <w:r>
        <w:t>10. Hogyan kapcsolódik a gamifikáció a tanuláshoz?</w:t>
      </w:r>
    </w:p>
    <w:p w:rsidR="00993A02" w:rsidRDefault="00FE752C">
      <w:pPr>
        <w:pStyle w:val="bekezdeselso"/>
      </w:pPr>
      <w:r>
        <w:t>A játékosított tanulás olyan élményalapú tanulást tesz lehetővé, ahol a tudás elsajátítása aktív, élvezetes és belső motivációval kísért, így a tanulás nem kényszer, hanem kaland.</w:t>
      </w:r>
    </w:p>
    <w:p w:rsidR="00993A02" w:rsidRDefault="00FE752C">
      <w:pPr>
        <w:pStyle w:val="kiemels1"/>
        <w:pBdr>
          <w:bottom w:val="single" w:sz="4" w:space="1" w:color="000000"/>
        </w:pBdr>
      </w:pPr>
      <w:r>
        <w:t>Értékelés</w:t>
      </w:r>
    </w:p>
    <w:p w:rsidR="00993A02" w:rsidRDefault="00FE752C">
      <w:pPr>
        <w:pStyle w:val="bekezdeselso"/>
        <w:numPr>
          <w:ilvl w:val="0"/>
          <w:numId w:val="5"/>
        </w:numPr>
      </w:pPr>
      <w:r>
        <w:t>Ha sikerült legalább 6 kérdést előzetesen megneveznie, az azt jelenti, hogy már most is nagyon jártas a gamifikáció világában – igazi „haladó játékos” ezen a téren.</w:t>
      </w:r>
    </w:p>
    <w:p w:rsidR="00993A02" w:rsidRDefault="00FE752C">
      <w:pPr>
        <w:pStyle w:val="bekezdeselso"/>
        <w:numPr>
          <w:ilvl w:val="0"/>
          <w:numId w:val="5"/>
        </w:numPr>
      </w:pPr>
      <w:r>
        <w:lastRenderedPageBreak/>
        <w:t>Ha 6-nál kevesebb kérdést tudott megnevezni, az is teljesen rendben van: pontosan ez a könyv célja, hogy végigvezesse az Olvasót a legfontosabb tudnivalókon, rendszerezze az ismereteket.</w:t>
      </w:r>
    </w:p>
    <w:p w:rsidR="00993A02" w:rsidRDefault="00FE752C">
      <w:pPr>
        <w:pStyle w:val="bekezdeselso"/>
        <w:numPr>
          <w:ilvl w:val="0"/>
          <w:numId w:val="5"/>
        </w:numPr>
      </w:pPr>
      <w:r>
        <w:t>Ha pedig úgy érzi az Olvasó, hogy egyetlen kérdést sem tudott biztosan megnevezni, annál izgalmasabb lesz a felfedezés!</w:t>
      </w:r>
    </w:p>
    <w:p w:rsidR="00993A02" w:rsidRDefault="00FE752C">
      <w:pPr>
        <w:pStyle w:val="kiemels1"/>
        <w:pBdr>
          <w:bottom w:val="single" w:sz="4" w:space="1" w:color="000000"/>
        </w:pBdr>
        <w:rPr>
          <w:rFonts w:ascii="Times New Roman" w:eastAsia="Times New Roman" w:hAnsi="Times New Roman" w:cs="Times New Roman"/>
          <w:szCs w:val="24"/>
          <w:lang w:eastAsia="hu-HU"/>
        </w:rPr>
      </w:pPr>
      <w:r>
        <w:t>Nagy Titok</w:t>
      </w:r>
    </w:p>
    <w:p w:rsidR="00993A02" w:rsidRDefault="00FE752C">
      <w:pPr>
        <w:pStyle w:val="bekezdeselso"/>
        <w:rPr>
          <w:lang w:eastAsia="hu-HU"/>
        </w:rPr>
      </w:pPr>
      <w:r>
        <w:rPr>
          <w:lang w:eastAsia="hu-HU"/>
        </w:rPr>
        <w:t>A játék nem csupán a pontok megszerzéséről szólt, hanem arról, hogy az Olvasó saját maga számára feltérképezze, mit tud már, és mire kíváncsi. Ez egy nagyon kedvező mentális állapot, bátran folytassa a könyv olvasását.</w:t>
      </w:r>
    </w:p>
    <w:p w:rsidR="00993A02" w:rsidRDefault="00993A02"/>
    <w:p w:rsidR="00993A02" w:rsidRDefault="00993A02">
      <w:pPr>
        <w:pStyle w:val="bekezdestobbi"/>
        <w:rPr>
          <w:lang w:eastAsia="hu-HU"/>
        </w:rPr>
      </w:pPr>
    </w:p>
    <w:p w:rsidR="00993A02" w:rsidRDefault="00FE752C">
      <w:pPr>
        <w:pStyle w:val="Cmsor1"/>
      </w:pPr>
      <w:bookmarkStart w:id="12" w:name="_Toc197690002"/>
      <w:r>
        <w:lastRenderedPageBreak/>
        <w:t>Az ősi játékos</w:t>
      </w:r>
      <w:bookmarkEnd w:id="12"/>
    </w:p>
    <w:p w:rsidR="00993A02" w:rsidRDefault="00FE752C">
      <w:pPr>
        <w:pStyle w:val="bekezdeselso"/>
      </w:pPr>
      <w:r>
        <w:t>A sikeres gamifikáció nem pusztán játékmechanizmusok másolása, hanem pszichológiailag megalapozott élménytervezés, amely egyszerre szól</w:t>
      </w:r>
      <w:ins w:id="13" w:author="Abari Kálmán (EXT)" w:date="2025-06-19T08:42:00Z">
        <w:r w:rsidR="003419F9">
          <w:t>ítja meg</w:t>
        </w:r>
      </w:ins>
      <w:r>
        <w:t xml:space="preserve"> az emberi természet időtlen szükségletei</w:t>
      </w:r>
      <w:del w:id="14" w:author="Abari Kálmán (EXT)" w:date="2025-06-19T08:42:00Z">
        <w:r w:rsidDel="003419F9">
          <w:delText>hez</w:delText>
        </w:r>
      </w:del>
      <w:ins w:id="15" w:author="Abari Kálmán (EXT)" w:date="2025-06-19T08:42:00Z">
        <w:r w:rsidR="003419F9">
          <w:t>t</w:t>
        </w:r>
      </w:ins>
      <w:r>
        <w:t xml:space="preserve"> és a modern felhasználói elvárások</w:t>
      </w:r>
      <w:del w:id="16" w:author="Abari Kálmán (EXT)" w:date="2025-06-19T08:42:00Z">
        <w:r w:rsidDel="003419F9">
          <w:delText>hoz</w:delText>
        </w:r>
      </w:del>
      <w:ins w:id="17" w:author="Abari Kálmán (EXT)" w:date="2025-06-19T08:42:00Z">
        <w:r w:rsidR="003419F9">
          <w:t>at</w:t>
        </w:r>
      </w:ins>
      <w:r>
        <w:t>. Ez az integratív megközelítés teszi lehetővé, hogy a játékosítás valóban motiváló, tartós és élményszerű legyen. Egyszerre kell figyelembe venni az ősi, biológiailag meghatározott motivációs mechanizmusokat – mint a jutalomkeresés, a kíváncsiság, a versengés vagy a közösséghez tartozás vágya –, valamint a modern társadalmi és digitális környezet által kialakított tanult viselkedésmintákat, információfeldolgozási szokásokat és értékrendszereket. Ebben a fejezetben az „ősi játékos” pszichológiai örökségét, a következőben pedig a modern digitális felhasználó (a „modern játékos”) viselkedését vizsgáljuk meg abból a szempontból, hogy milyen alapokra épülhet a hatékony gamifikáció.</w:t>
      </w:r>
    </w:p>
    <w:p w:rsidR="00993A02" w:rsidRDefault="00FE752C">
      <w:pPr>
        <w:pStyle w:val="Cmsor2"/>
      </w:pPr>
      <w:bookmarkStart w:id="18" w:name="_Toc197690003"/>
      <w:r>
        <w:t>Kondicionálás és tanulási mechanizmusok</w:t>
      </w:r>
      <w:bookmarkEnd w:id="18"/>
    </w:p>
    <w:p w:rsidR="00993A02" w:rsidRDefault="00FE752C">
      <w:pPr>
        <w:pStyle w:val="bekezdeselso"/>
      </w:pPr>
      <w:r>
        <w:t>Az emberi játékos viselkedés evolúciós és tanuláselméleti alapjait elsőként a behaviorista kondicionálási elméletek ragadták meg. Az o</w:t>
      </w:r>
      <w:r>
        <w:rPr>
          <w:rStyle w:val="Kiemels2"/>
          <w:b w:val="0"/>
        </w:rPr>
        <w:t xml:space="preserve">peráns kondicionálás </w:t>
      </w:r>
      <w:r>
        <w:fldChar w:fldCharType="begin"/>
      </w:r>
      <w:r>
        <w:rPr>
          <w:rStyle w:val="Kiemels2"/>
          <w:b w:val="0"/>
        </w:rPr>
        <w:instrText>ADDIN ZOTERO_ITEM CSL_CITATION {"citationID":"Mowq5WWz","properties":{"formattedCitation":"(Skinner, 1938)","plainCitation":"(Skinner, 1938)","noteIndex":0},"citationItems":[{"id":1770,"uris":["http://zotero.org/users/9712023/items/HL9RYGYR"],"itemData":{"id":1770,"type":"book","event-place":"New York","publisher":"Appleton-Century-Crofts","publisher-place":"New York","title":"The behavior of organisms: An experimental analysis.","author":[{"family":"Skinner","given":"B. F."}],"issued":{"date-parts":[["1938"]]}}}],"schema":"https://github.com/citation-style-language/schema/raw/master/csl-citation.json"}</w:instrText>
      </w:r>
      <w:r>
        <w:rPr>
          <w:rStyle w:val="Kiemels2"/>
          <w:b w:val="0"/>
        </w:rPr>
        <w:fldChar w:fldCharType="separate"/>
      </w:r>
      <w:r>
        <w:t>(Skinner, 1938)</w:t>
      </w:r>
      <w:r>
        <w:rPr>
          <w:rStyle w:val="Kiemels2"/>
          <w:b w:val="0"/>
        </w:rPr>
        <w:fldChar w:fldCharType="end"/>
      </w:r>
      <w:r>
        <w:t xml:space="preserve"> szerint a viselkedés gyakorisága a következményeitől függően változik: a jutalmazott cselekvések erősödnek, a büntetettek gyengülnek. Skinner kísérletei kimutatták, hogy a jutalmak ütemezése kritikus szerepet játszik a viselkedés fenntartásában. Különösen a </w:t>
      </w:r>
      <w:r>
        <w:rPr>
          <w:rStyle w:val="Kiemels2"/>
          <w:b w:val="0"/>
        </w:rPr>
        <w:t>változó arányú megerősítés</w:t>
      </w:r>
      <w:r>
        <w:t xml:space="preserve"> – amikor a jutalom kiszámíthatatlan időközönként érkezik – nagyon hatékony a tartós viselkedés kialakításában. Ezt a mechanizmust a játékok és játékosított rendszerek is kihasználják: a nyerőgépek (félkarú rablók) működése vagy a videójátékok ritkán megszerezhető kincsei pontosan ezen az elven alapulnak. Neurológiai szempontból a váratlan jutalom erősebb dopaminválaszt vált ki, mint a biztosan előrejelzett jutalom, ami azt eredményezi, hogy a játékosok izgalmat és fokozott motivációt éreznek a következő, bizonytalan kimenetelű próba előtt </w:t>
      </w:r>
      <w:r>
        <w:fldChar w:fldCharType="begin"/>
      </w:r>
      <w:r>
        <w:instrText>ADDIN ZOTERO_ITEM CSL_CITATION {"citationID":"T6qjxT64","properties":{"formattedCitation":"(Fiorillo \\uc0\\u233{}s mtsai., 2003)","plainCitation":"(Fiorillo és mtsai., 2003)","noteIndex":0},"citationItems":[{"id":1771,"uris":["http://zotero.org/users/9712023/items/APYG7B25"],"itemData":{"id":1771,"type":"article-journal","abstract":"Uncertainty is critical in the measure of information and in assessing the accuracy of predictions. It is determined by probability\n              P\n              , being maximal at\n              P\n              = 0.5 and decreasing at higher and lower probabilities. Using distinct stimuli to indicate the probability of reward, we found that the phasic activation of dopamine neurons varied monotonically across the full range of probabilities, supporting past claims that this response codes the discrepancy between predicted and actual reward. In contrast, a previously unobserved response covaried with uncertainty and consisted of a gradual increase in activity until the potential time of reward. The coding of uncertainty suggests a possible role for dopamine signals in attention-based learning and risk-taking behavior.","container-title":"Science","DOI":"10.1126/science.1077349","ISSN":"0036-8075, 1095-9203","issue":"5614","journalAbbreviation":"Science","language":"en","page":"1898-1902","source":"DOI.org (Crossref)","title":"Discrete Coding of Reward Probability and Uncertainty by Dopamine Neurons","volume":"299","author":[{"family":"Fiorillo","given":"Christopher D."},{"family":"Tobler","given":"Philippe N."},{"family":"Schultz","given":"Wolfram"}],"issued":{"date-parts":[["2003",3,21]]}}}],"schema":"https://github.com/citation-style-language/schema/raw/master/csl-citation.json"}</w:instrText>
      </w:r>
      <w:r>
        <w:fldChar w:fldCharType="separate"/>
      </w:r>
      <w:r>
        <w:rPr>
          <w:rFonts w:cs="Times New Roman"/>
          <w:szCs w:val="24"/>
        </w:rPr>
        <w:t>(Fiorillo és mtsai., 2003)</w:t>
      </w:r>
      <w:r>
        <w:fldChar w:fldCharType="end"/>
      </w:r>
      <w:r>
        <w:t xml:space="preserve">. Az operáns kondicionálás tehát megmagyarázza, miként lehet a jutalmazási mechanizmusokkal </w:t>
      </w:r>
      <w:r>
        <w:rPr>
          <w:rStyle w:val="Kiemels2"/>
          <w:b w:val="0"/>
        </w:rPr>
        <w:t>tanult viselkedésmintákat</w:t>
      </w:r>
      <w:r>
        <w:t xml:space="preserve"> kialakítani: a játékos a pontokért, jelvényekért vagy egyéb jutalmakért cserébe újra és újra végrehajtja a kívánt cselekvéseket </w:t>
      </w:r>
      <w:r>
        <w:fldChar w:fldCharType="begin"/>
      </w:r>
      <w:r>
        <w:instrText>ADDIN ZOTERO_ITEM CSL_CITATION {"citationID":"oMMn1zow","properties":{"formattedCitation":"(Plass \\uc0\\u233{}s mtsai., 2015)","plainCitation":"(Plass és mtsai., 2015)","noteIndex":0},"citationItems":[{"id":1773,"uris":["http://zotero.org/users/9712023/items/LQDQK6I7"],"itemData":{"id":1773,"type":"article-journal","container-title":"Educational Psychologist","DOI":"10.1080/00461520.2015.1122533","ISSN":"0046-1520, 1532-6985","issue":"4","journalAbbreviation":"Educational Psychologist","language":"en","page":"258-283","source":"DOI.org (Crossref)","title":"Foundations of Game-Based Learning","volume":"50","author":[{"family":"Plass","given":"Jan L."},{"family":"Homer","given":"Bruce D."},{"family":"Kinzer","given":"Charles K."}],"issued":{"date-parts":[["2015",10,2]]}}}],"schema":"https://github.com/citation-style-language/schema/raw/master/csl-citation.json"}</w:instrText>
      </w:r>
      <w:r>
        <w:fldChar w:fldCharType="separate"/>
      </w:r>
      <w:r>
        <w:rPr>
          <w:rFonts w:cs="Times New Roman"/>
          <w:szCs w:val="24"/>
        </w:rPr>
        <w:t>(Plass és mtsai., 2015)</w:t>
      </w:r>
      <w:r>
        <w:fldChar w:fldCharType="end"/>
      </w:r>
      <w:r>
        <w:t xml:space="preserve">. Ugyanakkor fontos megjegyezni, hogy a kizárólag külső jutalmakra építő motiváció törékeny lehet: ha a </w:t>
      </w:r>
      <w:r>
        <w:rPr>
          <w:rStyle w:val="Kiemels2"/>
          <w:b w:val="0"/>
        </w:rPr>
        <w:t>jutalom elmarad</w:t>
      </w:r>
      <w:r>
        <w:t xml:space="preserve">, a viselkedés könnyen kihal </w:t>
      </w:r>
      <w:r>
        <w:fldChar w:fldCharType="begin"/>
      </w:r>
      <w:r>
        <w:instrText>ADDIN ZOTERO_ITEM CSL_CITATION {"citationID":"s3QoJjMI","properties":{"formattedCitation":"(Deci \\uc0\\u233{}s mtsai., 1999)","plainCitation":"(Deci és mtsai., 1999)","noteIndex":0},"citationItems":[{"id":1774,"uris":["http://zotero.org/users/9712023/items/4JYGX29Q"],"itemData":{"id":1774,"type":"article-journal","container-title":"Psychological Bulletin","DOI":"10.1037/0033-2909.125.6.627","ISSN":"1939-1455, 0033-2909","issue":"6","journalAbbreviation":"Psychological Bulletin","language":"en","page":"627-668","source":"DOI.org (Crossref)","title":"A meta-analytic review of experiments examining the effects of extrinsic rewards on intrinsic motivation.","volume":"125","author":[{"family":"Deci","given":"Edward L."},{"family":"Koestner","given":"Richard"},{"family":"Ryan","given":"Richard M."}],"issued":{"date-parts":[["1999"]]}}}],"schema":"https://github.com/citation-style-language/schema/raw/master/csl-citation.json"}</w:instrText>
      </w:r>
      <w:r>
        <w:fldChar w:fldCharType="separate"/>
      </w:r>
      <w:r>
        <w:rPr>
          <w:rFonts w:cs="Times New Roman"/>
          <w:szCs w:val="24"/>
        </w:rPr>
        <w:t>(Deci és mtsai., 1999)</w:t>
      </w:r>
      <w:r>
        <w:fldChar w:fldCharType="end"/>
      </w:r>
      <w:r>
        <w:t>.</w:t>
      </w:r>
    </w:p>
    <w:p w:rsidR="00993A02" w:rsidRDefault="00FE752C">
      <w:pPr>
        <w:pStyle w:val="bekezdestobbi"/>
      </w:pPr>
      <w:r>
        <w:t>A</w:t>
      </w:r>
      <w:r>
        <w:rPr>
          <w:b/>
        </w:rPr>
        <w:t xml:space="preserve"> </w:t>
      </w:r>
      <w:r>
        <w:rPr>
          <w:rStyle w:val="Kiemels2"/>
          <w:b w:val="0"/>
        </w:rPr>
        <w:t xml:space="preserve">klasszikus kondicionálás </w:t>
      </w:r>
      <w:r>
        <w:fldChar w:fldCharType="begin"/>
      </w:r>
      <w:r>
        <w:rPr>
          <w:rStyle w:val="Kiemels2"/>
          <w:b w:val="0"/>
        </w:rPr>
        <w:instrText>ADDIN ZOTERO_ITEM CSL_CITATION {"citationID":"6TAPGVo9","properties":{"formattedCitation":"(Pavlov, 1927)","plainCitation":"(Pavlov, 1927)","noteIndex":0},"citationItems":[{"id":1776,"uris":["http://zotero.org/users/9712023/items/NGFR9CNC"],"itemData":{"id":1776,"type":"book","event-place":"London","publisher":"Oxford University Press","publisher-place":"London","title":"An Investigation of the Physiological Activity of the Cerebral Cortex","author":[{"family":"Pavlov","given":"Ivan P."}],"issued":{"date-parts":[["1927"]]}}}],"schema":"https://github.com/citation-style-language/schema/raw/master/csl-citation.json"}</w:instrText>
      </w:r>
      <w:r>
        <w:rPr>
          <w:rStyle w:val="Kiemels2"/>
          <w:b w:val="0"/>
        </w:rPr>
        <w:fldChar w:fldCharType="separate"/>
      </w:r>
      <w:r>
        <w:t>(Pavlov, 1927)</w:t>
      </w:r>
      <w:r>
        <w:rPr>
          <w:rStyle w:val="Kiemels2"/>
          <w:b w:val="0"/>
        </w:rPr>
        <w:fldChar w:fldCharType="end"/>
      </w:r>
      <w:r>
        <w:t xml:space="preserve"> szintén szerepet játszik a játékélményben. Pavlov kutatásai szerint egy eredetileg semleges inger (például egy hangjelzés) társítással képes kiváltani a jutalomhoz hasonló választ. A játékokban ezt a mechanizmust használják ki például a </w:t>
      </w:r>
      <w:r>
        <w:rPr>
          <w:rStyle w:val="Kiemels2"/>
          <w:b w:val="0"/>
        </w:rPr>
        <w:t>hangeffektusok</w:t>
      </w:r>
      <w:r>
        <w:t xml:space="preserve"> és </w:t>
      </w:r>
      <w:r>
        <w:rPr>
          <w:rStyle w:val="Kiemels2"/>
          <w:b w:val="0"/>
        </w:rPr>
        <w:t>vizuális jelzések</w:t>
      </w:r>
      <w:r>
        <w:t xml:space="preserve">: egy szintlépéskor felhangzó dallam vagy egy felvillanó effektus idővel önmagában is örömet okoz a játékosnak, mert összekapcsolódott a sikerélménnyel. Így a játék bizonyos elemei kondicionált ingerekké válnak, amelyek fenntartják a </w:t>
      </w:r>
      <w:r>
        <w:rPr>
          <w:rStyle w:val="Kiemels2"/>
          <w:b w:val="0"/>
        </w:rPr>
        <w:t>pozitív érzelmi állapotot</w:t>
      </w:r>
      <w:r>
        <w:t xml:space="preserve"> és jelzik a jutalom közelségét </w:t>
      </w:r>
      <w:r>
        <w:fldChar w:fldCharType="begin"/>
      </w:r>
      <w:r>
        <w:instrText>ADDIN ZOTERO_ITEM CSL_CITATION {"citationID":"PA92j274","properties":{"formattedCitation":"(Koivisto &amp; Hamari, 2019)","plainCitation":"(Koivisto &amp; Hamari, 2019)","noteIndex":0},"citationItems":[{"id":462,"uris":["http://zotero.org/users/9712023/items/EIDF7A75"],"itemData":{"id":462,"type":"article-journal","abstract":"Today, our reality and lives are increasingly game-like, not only because games have become a pervasive part of our lives, but also because activities, systems and services are increasingly gamified. Gamification refers to designing information systems to afford similar experiences and motivations as games do, and consequently, attempting to affect user behavior. In recent years, popularity of gamification has skyrocketed and manifested in growing numbers of gamified applications, as well as a rapidly increasing amount of research. However, this vein of research has mainly advanced without an agenda, theoretical guidance or a clear picture of the field. To make the picture more coherent, we provide a comprehensive review of the gamification research (N = 819 studies) and analyze the research models and results in empirical studies on gamification. While the results in general lean towards positive findings about the effectiveness of gamification, the amount of mixed results is remarkable. Furthermore, education, health and crowdsourcing as well as points, badges and leaderboards persist as the most common contexts and ways of implementing gamification. Concurrently, gamification research still lacks coherence in research models, and a consistency in the variables and theoretical foundations. As a final contribution of the review, we provide a comprehensive discussion, consisting of 15 future research trajectories, on future agenda for the growing vein of literature on gamification and gameful systems within the information system science field.","container-title":"International Journal of Information Management","DOI":"10.1016/j.ijinfomgt.2018.10.013","ISSN":"02684012","issue":"July 2018","note":"publisher: Elsevier\nCitation Key: Koivisto2019","page":"191-210","title":"The rise of motivational information systems: A review of gamification research","volume":"45","author":[{"family":"Koivisto","given":"Jonna"},{"family":"Hamari","given":"Juho"}],"issued":{"date-parts":[["2019"]]}}}],"schema":"https://github.com/citation-style-language/schema/raw/master/csl-citation.json"}</w:instrText>
      </w:r>
      <w:r>
        <w:fldChar w:fldCharType="separate"/>
      </w:r>
      <w:r>
        <w:t>(Koivisto &amp; Hamari, 2019)</w:t>
      </w:r>
      <w:r>
        <w:fldChar w:fldCharType="end"/>
      </w:r>
      <w:r>
        <w:t xml:space="preserve">. A kondicionálás eme formái – legyen az operáns (a cselekvés következménye általi megerősítés) vagy klasszikus (ingerek társítása) – az </w:t>
      </w:r>
      <w:r>
        <w:rPr>
          <w:rStyle w:val="Kiemels2"/>
          <w:b w:val="0"/>
        </w:rPr>
        <w:t>alapvető tanulási mechanizmusainkhoz</w:t>
      </w:r>
      <w:r>
        <w:t xml:space="preserve"> tartoznak, és </w:t>
      </w:r>
      <w:r>
        <w:lastRenderedPageBreak/>
        <w:t xml:space="preserve">evolúciósan ősi formában vannak jelen az emberi viselkedésben. A játékosítás ezeket az automatizmusokat aknázza ki, amikor pontgyűjtésre, hűségprogramokra vagy teljesítményjelző sávokra épít: az ember hajlamos „rákattanni” az ilyen rendszerekre, mert az agya jutalmazó tanulással reagál rájuk. Fontos ugyanakkor, hogy a </w:t>
      </w:r>
      <w:r>
        <w:rPr>
          <w:rStyle w:val="Kiemels2"/>
          <w:b w:val="0"/>
        </w:rPr>
        <w:t>kiegyensúlyozott jutalmazás</w:t>
      </w:r>
      <w:r>
        <w:t>, a túl gyakori, könnyen elérhető jutalom elvesztheti a hatását (habituáció), míg a kiszámíthatatlan, de elérhető jutalom fenntartja az érdeklődést.</w:t>
      </w:r>
    </w:p>
    <w:p w:rsidR="00993A02" w:rsidRDefault="00FE752C">
      <w:pPr>
        <w:pStyle w:val="Cmsor2"/>
      </w:pPr>
      <w:bookmarkStart w:id="19" w:name="_Toc197690004"/>
      <w:r>
        <w:t>Önmeghatározás elmélete (SDT)</w:t>
      </w:r>
      <w:bookmarkEnd w:id="19"/>
    </w:p>
    <w:p w:rsidR="00993A02" w:rsidRDefault="00FE752C">
      <w:pPr>
        <w:pStyle w:val="bekezdeselso"/>
      </w:pPr>
      <w:r>
        <w:t>Míg a behaviorista megközelítés a külső megerősítésekre helyezi a hangsúlyt, a modern motivációs pszichológia rámutatott a belső</w:t>
      </w:r>
      <w:r>
        <w:rPr>
          <w:b/>
        </w:rPr>
        <w:t xml:space="preserve"> (</w:t>
      </w:r>
      <w:r>
        <w:rPr>
          <w:rStyle w:val="Kiemels2"/>
          <w:b w:val="0"/>
        </w:rPr>
        <w:t>intrinzik) motiváció</w:t>
      </w:r>
      <w:r>
        <w:t xml:space="preserve"> meghatározó szerepére a játékos viselkedésben. Az </w:t>
      </w:r>
      <w:r>
        <w:rPr>
          <w:rStyle w:val="Kiemels2"/>
          <w:b w:val="0"/>
        </w:rPr>
        <w:t>önmeghatározás-elmélet</w:t>
      </w:r>
      <w:r>
        <w:t xml:space="preserve"> (Self-Determination Theory, SDT) szerint az emberek három alapvető pszichológiai szükséglete az </w:t>
      </w:r>
      <w:r>
        <w:rPr>
          <w:rStyle w:val="Kiemels2"/>
          <w:b w:val="0"/>
        </w:rPr>
        <w:t>autonómia</w:t>
      </w:r>
      <w:r>
        <w:t xml:space="preserve"> (önrendelkezés), a </w:t>
      </w:r>
      <w:r>
        <w:rPr>
          <w:rStyle w:val="Kiemels2"/>
          <w:b w:val="0"/>
        </w:rPr>
        <w:t>kompetencia</w:t>
      </w:r>
      <w:r>
        <w:t xml:space="preserve"> (hozzáértés, eredményesség) és a </w:t>
      </w:r>
      <w:r>
        <w:rPr>
          <w:rStyle w:val="Kiemels2"/>
          <w:b w:val="0"/>
        </w:rPr>
        <w:t>kapcsolódás</w:t>
      </w:r>
      <w:r>
        <w:t xml:space="preserve"> (valahová tartozás), és ezek kielégítése teremti meg a belső motiváció optimális feltételeit </w:t>
      </w:r>
      <w:r>
        <w:fldChar w:fldCharType="begin"/>
      </w:r>
      <w:r>
        <w:instrText>ADDIN ZOTERO_ITEM CSL_CITATION {"citationID":"RvJ4BzQp","properties":{"formattedCitation":"(Ryan &amp; Deci, 2000)","plainCitation":"(Ryan &amp; Deci, 2000)","noteIndex":0},"citationItems":[{"id":1777,"uris":["http://zotero.org/users/9712023/items/W7NCCTC8"],"itemData":{"id":1777,"type":"article-journal","container-title":"American Psychologist","DOI":"10.1037/0003-066X.55.1.68","ISSN":"1935-990X, 0003-066X","issue":"1","journalAbbreviation":"American Psychologist","language":"en","page":"68-78","source":"DOI.org (Crossref)","title":"Self-determination theory and the facilitation of intrinsic motivation, social development, and well-being.","volume":"55","author":[{"family":"Ryan","given":"Richard M."},{"family":"Deci","given":"Edward L."}],"issued":{"date-parts":[["2000"]]}}}],"schema":"https://github.com/citation-style-language/schema/raw/master/csl-citation.json"}</w:instrText>
      </w:r>
      <w:r>
        <w:fldChar w:fldCharType="separate"/>
      </w:r>
      <w:r>
        <w:t>(Ryan &amp; Deci, 2000)</w:t>
      </w:r>
      <w:r>
        <w:fldChar w:fldCharType="end"/>
      </w:r>
      <w:r>
        <w:t xml:space="preserve">. Ryan és Deci klasszikus munkája nyomán számos kutatás vizsgálta, miként járulnak hozzá ezek a szükségletek a játékélvezethez. Ryan, Rigby és Przybylski </w:t>
      </w:r>
      <w:r>
        <w:fldChar w:fldCharType="begin"/>
      </w:r>
      <w:r>
        <w:instrText>ADDIN ZOTERO_ITEM CSL_CITATION {"citationID":"laPBUIcZ","properties":{"formattedCitation":"(2006)","plainCitation":"(2006)","noteIndex":0},"citationItems":[{"id":1778,"uris":["http://zotero.org/users/9712023/items/ZU7FA2QU"],"itemData":{"id":1778,"type":"article-journal","container-title":"Motivation and Emotion","DOI":"10.1007/s11031-006-9051-8","ISSN":"0146-7239, 1573-6644","issue":"4","journalAbbreviation":"Motiv Emot","language":"en","license":"http://www.springer.com/tdm","page":"344-360","source":"DOI.org (Crossref)","title":"The Motivational Pull of Video Games: A Self-Determination Theory Approach","title-short":"The Motivational Pull of Video Games","volume":"30","author":[{"family":"Ryan","given":"Richard M."},{"family":"Rigby","given":"C. Scott"},{"family":"Przybylski","given":"Andrew"}],"issued":{"date-parts":[["2006",12,12]]}},"suppress-author":true}],"schema":"https://github.com/citation-style-language/schema/raw/master/csl-citation.json"}</w:instrText>
      </w:r>
      <w:r>
        <w:fldChar w:fldCharType="separate"/>
      </w:r>
      <w:r>
        <w:t>(2006)</w:t>
      </w:r>
      <w:r>
        <w:fldChar w:fldCharType="end"/>
      </w:r>
      <w:r>
        <w:t xml:space="preserve"> például kimutatták, hogy a videójátékok élvezetessége és a játék folytatására irányuló szándék szorosan összefügg azzal, hogy a játék során a játékos mennyire él meg autonómiát, kompetenciát és társas kapcsolódást. </w:t>
      </w:r>
      <w:r>
        <w:rPr>
          <w:rStyle w:val="Kiemels2"/>
          <w:b w:val="0"/>
        </w:rPr>
        <w:t>Autonómia</w:t>
      </w:r>
      <w:r>
        <w:t xml:space="preserve"> akkor érvényesül, ha a játékos szabadon fedezhet fel, választhat karaktert vagy stratégiát; </w:t>
      </w:r>
      <w:r>
        <w:rPr>
          <w:rStyle w:val="Kiemels2"/>
          <w:b w:val="0"/>
        </w:rPr>
        <w:t>kompetencia</w:t>
      </w:r>
      <w:r>
        <w:t xml:space="preserve"> érzése akkor, ha kihívásokkal néz szembe és fejlődhet; míg a </w:t>
      </w:r>
      <w:r>
        <w:rPr>
          <w:rStyle w:val="Kiemels2"/>
          <w:b w:val="0"/>
        </w:rPr>
        <w:t>kapcsolódás</w:t>
      </w:r>
      <w:r>
        <w:t xml:space="preserve"> érzése a többjátékos módokban vagy közösségi megosztásokban jelenik meg. A gamifikáció tervezőinek érdemes tehát olyan rendszert alkotniuk, amely mindhárom szükségletet táplálja. Például a teljesítményjelző sávok és nehezedő szintek a kompetencia érzését növelik, a választási lehetőségek, személyre szabás (avatar, útvonalválasztás) az autonómiát támogatják, a ranglisták, csapatversenyek vagy közösségi funkciók pedig a társas kapcsolódást erősítik </w:t>
      </w:r>
      <w:r>
        <w:fldChar w:fldCharType="begin"/>
      </w:r>
      <w:r>
        <w:instrText>ADDIN ZOTERO_ITEM CSL_CITATION {"citationID":"vG8hy0Z7","properties":{"formattedCitation":"(Kapp, 2012; Werbach &amp; Hunter, 2012)","plainCitation":"(Kapp, 2012; Werbach &amp; Hunter, 2012)","noteIndex":0},"citationItems":[{"id":355,"uris":["http://zotero.org/users/9712023/items/N48TPAPV"],"itemData":{"id":355,"type":"book","note":"collection-title: Pfeiffer essential resources for training and HR professionals\nCitation Key: Kapp2012","publisher":"Wiley","title":"The Gamification of Learning and Instruction: Game-based Methods and Strategies for Training and Education","URL":"https://books.google.hu/books?id=M2Rb9ZtFxccC","author":[{"family":"Kapp","given":"Karl"}],"issued":{"date-parts":[["2012"]]}}},{"id":835,"uris":["http://zotero.org/users/9712023/items/TQZ855LQ"],"itemData":{"id":835,"type":"book","event-place":"Philadelphia, PA","ISBN":"978-1-61363-023-5","note":"Citation Key: werbach2012win","publisher":"Wharton Digital Press","publisher-place":"Philadelphia, PA","title":"For the Win: How Game Thinking Can Revolutionize Your Business","URL":"https://books.google.hu/books?id=abg0SnK3XdMC","author":[{"family":"Werbach","given":"K"},{"family":"Hunter","given":"D"}],"issued":{"date-parts":[["2012"]]}}}],"schema":"https://github.com/citation-style-language/schema/raw/master/csl-citation.json"}</w:instrText>
      </w:r>
      <w:r>
        <w:fldChar w:fldCharType="separate"/>
      </w:r>
      <w:r>
        <w:t>(Kapp, 2012; Werbach &amp; Hunter, 2012)</w:t>
      </w:r>
      <w:r>
        <w:fldChar w:fldCharType="end"/>
      </w:r>
      <w:r>
        <w:t>.</w:t>
      </w:r>
    </w:p>
    <w:p w:rsidR="00993A02" w:rsidRDefault="00FE752C">
      <w:pPr>
        <w:pStyle w:val="bekezdestobbi"/>
      </w:pPr>
      <w:r>
        <w:t xml:space="preserve">Az SDT keretében az is megvilágítást nyer, miért lehet </w:t>
      </w:r>
      <w:r>
        <w:rPr>
          <w:rStyle w:val="Kiemels2"/>
          <w:b w:val="0"/>
        </w:rPr>
        <w:t>kétélű fegyver</w:t>
      </w:r>
      <w:r>
        <w:t xml:space="preserve"> a jutalmazás. A pszichológiában ismert </w:t>
      </w:r>
      <w:r>
        <w:rPr>
          <w:rStyle w:val="Kiemels2"/>
          <w:b w:val="0"/>
        </w:rPr>
        <w:t>túligazolási hatás</w:t>
      </w:r>
      <w:r>
        <w:t xml:space="preserve"> szerint, ha egy eleve élvezetes, belsőleg motiváló tevékenységet túlzott külső jutalmakkal honorálnak, a belső motiváció csökkenhet </w:t>
      </w:r>
      <w:r>
        <w:fldChar w:fldCharType="begin"/>
      </w:r>
      <w:r>
        <w:instrText>ADDIN ZOTERO_ITEM CSL_CITATION {"citationID":"KIycD7G6","properties":{"formattedCitation":"(Deci \\uc0\\u233{}s mtsai., 1999)","plainCitation":"(Deci és mtsai., 1999)","noteIndex":0},"citationItems":[{"id":1774,"uris":["http://zotero.org/users/9712023/items/4JYGX29Q"],"itemData":{"id":1774,"type":"article-journal","container-title":"Psychological Bulletin","DOI":"10.1037/0033-2909.125.6.627","ISSN":"1939-1455, 0033-2909","issue":"6","journalAbbreviation":"Psychological Bulletin","language":"en","page":"627-668","source":"DOI.org (Crossref)","title":"A meta-analytic review of experiments examining the effects of extrinsic rewards on intrinsic motivation.","volume":"125","author":[{"family":"Deci","given":"Edward L."},{"family":"Koestner","given":"Richard"},{"family":"Ryan","given":"Richard M."}],"issued":{"date-parts":[["1999"]]}}}],"schema":"https://github.com/citation-style-language/schema/raw/master/csl-citation.json"}</w:instrText>
      </w:r>
      <w:r>
        <w:fldChar w:fldCharType="separate"/>
      </w:r>
      <w:r>
        <w:rPr>
          <w:rFonts w:cs="Times New Roman"/>
          <w:szCs w:val="24"/>
        </w:rPr>
        <w:t>(Deci és mtsai., 1999)</w:t>
      </w:r>
      <w:r>
        <w:fldChar w:fldCharType="end"/>
      </w:r>
      <w:r>
        <w:t xml:space="preserve">. Deci, Koestner és Ryan </w:t>
      </w:r>
      <w:r>
        <w:fldChar w:fldCharType="begin"/>
      </w:r>
      <w:r>
        <w:instrText>ADDIN ZOTERO_ITEM CSL_CITATION {"citationID":"A1lkrTu7","properties":{"formattedCitation":"(1999)","plainCitation":"(1999)","noteIndex":0},"citationItems":[{"id":1774,"uris":["http://zotero.org/users/9712023/items/4JYGX29Q"],"itemData":{"id":1774,"type":"article-journal","container-title":"Psychological Bulletin","DOI":"10.1037/0033-2909.125.6.627","ISSN":"1939-1455, 0033-2909","issue":"6","journalAbbreviation":"Psychological Bulletin","language":"en","page":"627-668","source":"DOI.org (Crossref)","title":"A meta-analytic review of experiments examining the effects of extrinsic rewards on intrinsic motivation.","volume":"125","author":[{"family":"Deci","given":"Edward L."},{"family":"Koestner","given":"Richard"},{"family":"Ryan","given":"Richard M."}],"issued":{"date-parts":[["1999"]]}},"suppress-author":true}],"schema":"https://github.com/citation-style-language/schema/raw/master/csl-citation.json"}</w:instrText>
      </w:r>
      <w:r>
        <w:fldChar w:fldCharType="separate"/>
      </w:r>
      <w:r>
        <w:t>(1999)</w:t>
      </w:r>
      <w:r>
        <w:fldChar w:fldCharType="end"/>
      </w:r>
      <w:r>
        <w:t xml:space="preserve"> átfogó metaanalízise arra jutott, hogy bizonyos esetekben a külső jutalom </w:t>
      </w:r>
      <w:r>
        <w:rPr>
          <w:rStyle w:val="Kiemels2"/>
          <w:b w:val="0"/>
        </w:rPr>
        <w:t>kiolthatja</w:t>
      </w:r>
      <w:r>
        <w:t xml:space="preserve"> a belső érdeklődést, mivel a személy úgy érezheti, hogy immár a jutalomért végzi a tevékenységet, nem önmagáért. Ezt nevezik </w:t>
      </w:r>
      <w:r>
        <w:rPr>
          <w:rStyle w:val="Kiemels2"/>
          <w:b w:val="0"/>
        </w:rPr>
        <w:t>kiszorítási effektusnak</w:t>
      </w:r>
      <w:r>
        <w:t xml:space="preserve"> vagy a motiváció korruptságának is. A gamifikációnál tehát kritikus, hogy a pontok, jelvények ösztönző ereje csupán </w:t>
      </w:r>
      <w:r>
        <w:rPr>
          <w:rStyle w:val="Kiemels2"/>
          <w:b w:val="0"/>
        </w:rPr>
        <w:t>kiegészítse</w:t>
      </w:r>
      <w:r>
        <w:t xml:space="preserve">, és ne lerontsa a felhasználó eredeti érdeklődését. Ennek módja például a </w:t>
      </w:r>
      <w:r>
        <w:rPr>
          <w:rStyle w:val="Kiemels2"/>
          <w:b w:val="0"/>
        </w:rPr>
        <w:t>jelképes, információs értékű</w:t>
      </w:r>
      <w:r>
        <w:t xml:space="preserve"> jutalmak alkalmazása (például virtuális kitüntetések, amelyek elismerést fejeznek ki), szemben a túlzottan értékes vagy versengést túlhangsúlyozó díjakkal, amelyek az élmény helyett a nyereményre terelik a fókuszt </w:t>
      </w:r>
      <w:r>
        <w:fldChar w:fldCharType="begin"/>
      </w:r>
      <w:r>
        <w:instrText>ADDIN ZOTERO_ITEM CSL_CITATION {"citationID":"OJtsbtMT","properties":{"formattedCitation":"(Frey &amp; Jegen, 2001)","plainCitation":"(Frey &amp; Jegen, 2001)","noteIndex":0},"citationItems":[{"id":1781,"uris":["http://zotero.org/users/9712023/items/SA3UMDAQ"],"itemData":{"id":1781,"type":"article-journal","abstract":"The Motivation Crowding Effect suggests that external intervention via monetary incentives or punishments may undermine, and under different identifiable conditions strengthen, intrinsic motivation. As of today, the\n              theoretical\n              possibility of motivation crowding has been the main subject of discussion among economists. This study demonstrates that the effect is also of\n              empirical relevance\n              . There exist a large number of studies, offering\n              empirical evidence\n              in support of the existence of crowding–out and crowding–in. The study is based on circumstantial evidence, laboratory studies by both psychologists and economists, as well as field research by econometric studies. The pieces of evidence presented refer to a wide variety of areas of the economy and society and have been collected for many different countries and periods of time. Crowding effects thus are an empirically relevant phenomenon, which can, in specific cases, even dominate the traditional relative price effect.","container-title":"Journal of Economic Surveys","DOI":"10.1111/1467-6419.00150","ISSN":"0950-0804, 1467-6419","issue":"5","journalAbbreviation":"Journal of Economic Surveys","language":"en","page":"589-611","source":"DOI.org (Crossref)","title":"Motivation Crowding Theory","volume":"15","author":[{"family":"Frey","given":"Bruno S."},{"family":"Jegen","given":"Reto"}],"issued":{"date-parts":[["2001",12]]}}}],"schema":"https://github.com/citation-style-language/schema/raw/master/csl-citation.json"}</w:instrText>
      </w:r>
      <w:r>
        <w:fldChar w:fldCharType="separate"/>
      </w:r>
      <w:r>
        <w:t>(Frey &amp; Jegen, 2001)</w:t>
      </w:r>
      <w:r>
        <w:fldChar w:fldCharType="end"/>
      </w:r>
      <w:r>
        <w:t>. Az SDT arra hívja fel a figyelmet, hogy a játékos élmény akkor lesz hosszú távon is motiváló, ha a feladatot magát értelmesnek és élvezetesnek tartjuk, a gamifikáció feladata pedig ennek elősegítése a játékelemek révén.</w:t>
      </w:r>
    </w:p>
    <w:p w:rsidR="00993A02" w:rsidRDefault="00FE752C">
      <w:pPr>
        <w:pStyle w:val="Cmsor2"/>
      </w:pPr>
      <w:bookmarkStart w:id="20" w:name="_Toc197690005"/>
      <w:r>
        <w:lastRenderedPageBreak/>
        <w:t>Flow-élmény a játékban</w:t>
      </w:r>
      <w:bookmarkEnd w:id="20"/>
    </w:p>
    <w:p w:rsidR="00993A02" w:rsidRDefault="00FE752C">
      <w:pPr>
        <w:pStyle w:val="bekezdeselso"/>
      </w:pPr>
      <w:r>
        <w:t xml:space="preserve">A játékos viselkedés egyik legjobb leírását Csíkszentmihályi Mihály </w:t>
      </w:r>
      <w:r>
        <w:rPr>
          <w:rStyle w:val="Kiemels2"/>
          <w:b w:val="0"/>
        </w:rPr>
        <w:t>flow elmélete</w:t>
      </w:r>
      <w:r>
        <w:t xml:space="preserve"> adja. A </w:t>
      </w:r>
      <w:r>
        <w:rPr>
          <w:rStyle w:val="Kiemels2"/>
          <w:b w:val="0"/>
        </w:rPr>
        <w:t>flow</w:t>
      </w:r>
      <w:r>
        <w:t xml:space="preserve"> optimális élményállapot, amikor az egyén teljesen belefeledkezik a tevékenységébe, koncentrációja maximális, és közben mély élvezetet él át </w:t>
      </w:r>
      <w:r>
        <w:fldChar w:fldCharType="begin"/>
      </w:r>
      <w:r>
        <w:instrText>ADDIN ZOTERO_ITEM CSL_CITATION {"citationID":"TrXockq6","properties":{"formattedCitation":"(Cs\\uc0\\u237{}kszentmih\\uc0\\u225{}lyi, 2015)","plainCitation":"(Csíkszentmihályi, 2015)","noteIndex":0},"citationItems":[{"id":301,"uris":["http://zotero.org/users/9712023/items/IL4BAD4M"],"itemData":{"id":301,"type":"book","event-place":"Budapest","publisher":"Akadémiai Kiadó","publisher-place":"Budapest","title":"Flow - Az áramlat - A tökéletes élmény pszichológiája","author":[{"family":"Csíkszentmihályi","given":"M"}],"issued":{"date-parts":[["2015"]]}}}],"schema":"https://github.com/citation-style-language/schema/raw/master/csl-citation.json"}</w:instrText>
      </w:r>
      <w:r>
        <w:fldChar w:fldCharType="separate"/>
      </w:r>
      <w:r>
        <w:rPr>
          <w:rFonts w:cs="Times New Roman"/>
          <w:szCs w:val="24"/>
        </w:rPr>
        <w:t>(Csíkszentmihályi, 2015)</w:t>
      </w:r>
      <w:r>
        <w:fldChar w:fldCharType="end"/>
      </w:r>
      <w:r>
        <w:t xml:space="preserve">. Csíkszentmihályi megfigyelte, hogy a játékok különösen alkalmasak flow-élmény előidézésére. Ennek feltétele, hogy a feladat egyensúlyban legyen a játékos képességeivel: ha a kihívás túl könnyű, unalom lép fel, ha túl nehéz, szorongás vagy frusztráció jelentkezik. A jól megtervezett játék dinamikusan igazítja a nehézséget a játékos szintjéhez, így fenntartja az ún. </w:t>
      </w:r>
      <w:r>
        <w:rPr>
          <w:rStyle w:val="Kiemels2"/>
          <w:b w:val="0"/>
        </w:rPr>
        <w:t>optimális kihívást</w:t>
      </w:r>
      <w:r>
        <w:t xml:space="preserve">, ami a flow előszobája. Emellett a flow-hoz hozzájárulnak a </w:t>
      </w:r>
      <w:r>
        <w:rPr>
          <w:rStyle w:val="Kiemels2"/>
          <w:b w:val="0"/>
        </w:rPr>
        <w:t>világos célok</w:t>
      </w:r>
      <w:r>
        <w:t xml:space="preserve">, az </w:t>
      </w:r>
      <w:r>
        <w:rPr>
          <w:rStyle w:val="Kiemels2"/>
          <w:b w:val="0"/>
        </w:rPr>
        <w:t>azonnali visszajelzés</w:t>
      </w:r>
      <w:r>
        <w:t xml:space="preserve">, a feladatba való elmerülést nem zavaró külső ingerek, és az időérzék torzulása. A videójátékok tipikusan mindezen jellemzőket felmutatják: világos küldetések vagy pályacélok vannak, a játékos folyamatos visszacsatolást kap (pontszám, életerő), a nehézség nő a szintlépéssel, és a játék magával ragadó világot kínál. Mindez magyarázza, miért képes egyes játékos órákra belemerülni egy játékba szinte észrevétlenül: a flow-élmény </w:t>
      </w:r>
      <w:r>
        <w:rPr>
          <w:rStyle w:val="Kiemels2"/>
          <w:b w:val="0"/>
        </w:rPr>
        <w:t>önjutalmazó</w:t>
      </w:r>
      <w:r>
        <w:t xml:space="preserve"> állapot, melyben a cselekvés végrehajtása önmagában jutalommal ér fel </w:t>
      </w:r>
      <w:r>
        <w:fldChar w:fldCharType="begin"/>
      </w:r>
      <w:r>
        <w:instrText>ADDIN ZOTERO_ITEM CSL_CITATION {"citationID":"fQ30pvu8","properties":{"formattedCitation":"(Nakamura &amp; Cs\\uc0\\u237{}kszentmihalyi, 2009)","plainCitation":"(Nakamura &amp; Csíkszentmihalyi, 2009)","noteIndex":0},"citationItems":[{"id":1782,"uris":["http://zotero.org/users/9712023/items/YCBN9XDD"],"itemData":{"id":1782,"type":"chapter","abstract":"This chapter describes flow, the experience of complete absorption in the present moment, and the experiential approach to positive psychology that it represents. We summarize the model of optimal experience and development that is associated with the concept of flow, and describe several ways of measuring flow, giving particular attention to the experience sampling method. We review some of the recent research concerning the outcomes and dynamics of flow, its conditions at school and work, and interventions that have been employed to foster flow. Finally, we identify some of the promising directions for flow research moving into the future. (PsycInfo Database Record (c) 2025 APA, all rights reserved)","collection-title":"Oxford library of psychology.","container-title":"Oxford handbook of positive psychology, 2nd ed.","event-place":"New York,  NY,  US","ISBN":"978-0-19-518724-3","page":"195-206","publisher":"Oxford University Press","publisher-place":"New York,  NY,  US","title":"Flow theory and research.","author":[{"family":"Nakamura","given":"Jeanne"},{"family":"Csíkszentmihalyi","given":"Mihaly"}],"issued":{"date-parts":[["2009"]]}}}],"schema":"https://github.com/citation-style-language/schema/raw/master/csl-citation.json"}</w:instrText>
      </w:r>
      <w:r>
        <w:fldChar w:fldCharType="separate"/>
      </w:r>
      <w:r>
        <w:rPr>
          <w:rFonts w:cs="Times New Roman"/>
          <w:szCs w:val="24"/>
        </w:rPr>
        <w:t>(Nakamura &amp; Csíkszentmihalyi, 2009)</w:t>
      </w:r>
      <w:r>
        <w:fldChar w:fldCharType="end"/>
      </w:r>
      <w:r>
        <w:t xml:space="preserve">. Gamifikációs környezetben a flow megteremtése szintén cél, például egy tanulást segítő alkalmazás akkor a leghatékonyabb, ha a diák flow-ba kerül tanulás közben: ezt segítheti a szintekre bontott tananyag, a folyamatos visszajelzés a haladásról, a részfeladatok játékos kihívásai és a látványos grafikus visszacsatolás </w:t>
      </w:r>
      <w:r>
        <w:fldChar w:fldCharType="begin"/>
      </w:r>
      <w:r>
        <w:instrText>ADDIN ZOTERO_ITEM CSL_CITATION {"citationID":"dXkzqngA","properties":{"formattedCitation":"(Hamari \\uc0\\u233{}s mtsai., 2016)","plainCitation":"(Hamari és mtsai., 2016)","noteIndex":0},"citationItems":[{"id":1783,"uris":["http://zotero.org/users/9712023/items/HFQ5ATKX"],"itemData":{"id":1783,"type":"article-journal","container-title":"Computers in Human Behavior","DOI":"10.1016/j.chb.2015.07.045","ISSN":"07475632","journalAbbreviation":"Computers in Human Behavior","language":"en","page":"170-179","source":"DOI.org (Crossref)","title":"Challenging games help students learn: An empirical study on engagement, flow and immersion in game-based learning","title-short":"Challenging games help students learn","volume":"54","author":[{"family":"Hamari","given":"Juho"},{"family":"Shernoff","given":"David J."},{"family":"Rowe","given":"Elizabeth"},{"family":"Coller","given":"Brianno"},{"family":"Asbell-Clarke","given":"Jodi"},{"family":"Edwards","given":"Teon"}],"issued":{"date-parts":[["2016",1]]}}}],"schema":"https://github.com/citation-style-language/schema/raw/master/csl-citation.json"}</w:instrText>
      </w:r>
      <w:r>
        <w:fldChar w:fldCharType="separate"/>
      </w:r>
      <w:r>
        <w:rPr>
          <w:rFonts w:cs="Times New Roman"/>
          <w:szCs w:val="24"/>
        </w:rPr>
        <w:t>(Hamari és mtsai., 2016)</w:t>
      </w:r>
      <w:r>
        <w:fldChar w:fldCharType="end"/>
      </w:r>
      <w:r>
        <w:t xml:space="preserve">. A flow-elmélet tehát rávilágít arra, hogy a játékosított rendszerek tervezésekor </w:t>
      </w:r>
      <w:r>
        <w:rPr>
          <w:rStyle w:val="Kiemels2"/>
          <w:b w:val="0"/>
        </w:rPr>
        <w:t>megfelelő egyensúlyt</w:t>
      </w:r>
      <w:r>
        <w:t xml:space="preserve"> kell teremteni kihívás és képesség között, valamint biztosítani az elmélyülést segítő körülményeket, mert ez az az állapot, amelyben a felhasználó a legtovább és legmotiváltabban tevékenykedik.</w:t>
      </w:r>
    </w:p>
    <w:p w:rsidR="00993A02" w:rsidRDefault="00FE752C">
      <w:pPr>
        <w:pStyle w:val="Cmsor2"/>
      </w:pPr>
      <w:bookmarkStart w:id="21" w:name="_Toc197690006"/>
      <w:r>
        <w:t>Kognitív mechanizmusok: figyelem, emlékezet és tanulás</w:t>
      </w:r>
      <w:bookmarkEnd w:id="21"/>
    </w:p>
    <w:p w:rsidR="00993A02" w:rsidRDefault="00FE752C">
      <w:pPr>
        <w:pStyle w:val="bekezdeselso"/>
      </w:pPr>
      <w:r>
        <w:t xml:space="preserve">A játékos viselkedés sikeressége mögött számos </w:t>
      </w:r>
      <w:r>
        <w:rPr>
          <w:rStyle w:val="Kiemels2"/>
          <w:b w:val="0"/>
        </w:rPr>
        <w:t>kognitív mechanizmus</w:t>
      </w:r>
      <w:r>
        <w:t xml:space="preserve"> áll. A játékok rendkívül hatékonyan kötik le a </w:t>
      </w:r>
      <w:r>
        <w:rPr>
          <w:rStyle w:val="Kiemels2"/>
          <w:b w:val="0"/>
        </w:rPr>
        <w:t>figyelmet</w:t>
      </w:r>
      <w:r>
        <w:t xml:space="preserve">, ami kognitív pszichológiai szempontból a jól időzített ingerhatásoknak és a folyamatos újdonságoknak köszönhető. A videójátékok területén kutatások bizonyítják, hogy a játékosok figyelmi kapacitása és szelektív figyelme javulhat a rendszeres játék hatására </w:t>
      </w:r>
      <w:r>
        <w:fldChar w:fldCharType="begin"/>
      </w:r>
      <w:r>
        <w:instrText>ADDIN ZOTERO_ITEM CSL_CITATION {"citationID":"DqzxD0Rk","properties":{"formattedCitation":"(Green &amp; Bavelier, 2012)","plainCitation":"(Green &amp; Bavelier, 2012)","noteIndex":0},"citationItems":[{"id":1785,"uris":["http://zotero.org/users/9712023/items/PYRK2QAK"],"itemData":{"id":1785,"type":"article-journal","container-title":"Current Biology","DOI":"10.1016/j.cub.2012.02.012","ISSN":"09609822","issue":"6","journalAbbreviation":"Current Biology","language":"en","page":"R197-R206","source":"DOI.org (Crossref)","title":"Learning, Attentional Control, and Action Video Games","volume":"22","author":[{"family":"Green","given":"C.S."},{"family":"Bavelier","given":"D."}],"issued":{"date-parts":[["2012",3]]}}}],"schema":"https://github.com/citation-style-language/schema/raw/master/csl-citation.json"}</w:instrText>
      </w:r>
      <w:r>
        <w:fldChar w:fldCharType="separate"/>
      </w:r>
      <w:r>
        <w:t>(Green &amp; Bavelier, 2012)</w:t>
      </w:r>
      <w:r>
        <w:fldChar w:fldCharType="end"/>
      </w:r>
      <w:r>
        <w:t xml:space="preserve">. Green és Bavelier </w:t>
      </w:r>
      <w:r>
        <w:fldChar w:fldCharType="begin"/>
      </w:r>
      <w:r>
        <w:instrText>ADDIN ZOTERO_ITEM CSL_CITATION {"citationID":"vkXGT8XF","properties":{"formattedCitation":"(2003)","plainCitation":"(2003)","noteIndex":0},"citationItems":[{"id":1787,"uris":["http://zotero.org/users/9712023/items/VREBV4NQ"],"itemData":{"id":1787,"type":"article-journal","container-title":"Nature","DOI":"10.1038/nature01647","ISSN":"0028-0836, 1476-4687","issue":"6939","journalAbbreviation":"Nature","language":"en","license":"https://www.springernature.com/gp/researchers/text-and-data-mining","page":"534-537","source":"DOI.org (Crossref)","title":"Action video game modifies visual selective attention","volume":"423","author":[{"family":"Green","given":"C. Shawn"},{"family":"Bavelier","given":"Daphne"}],"issued":{"date-parts":[["2003",5,29]]}},"suppress-author":true}],"schema":"https://github.com/citation-style-language/schema/raw/master/csl-citation.json"}</w:instrText>
      </w:r>
      <w:r>
        <w:fldChar w:fldCharType="separate"/>
      </w:r>
      <w:r>
        <w:t>(2003)</w:t>
      </w:r>
      <w:r>
        <w:fldChar w:fldCharType="end"/>
      </w:r>
      <w:r>
        <w:t xml:space="preserve"> klasszikus kísérlete szerint az akciójátékokkal játszó személyek vizuális figyelmi tartománya szélesebb, és gyorsabban tudnak váltani a figyelmük fókuszán, mint nem játékos társaik. Ez azt jelenti, hogy a játékok </w:t>
      </w:r>
      <w:r>
        <w:rPr>
          <w:rStyle w:val="Kiemels2"/>
          <w:b w:val="0"/>
        </w:rPr>
        <w:t>edzik a figyelmet</w:t>
      </w:r>
      <w:r>
        <w:t xml:space="preserve">: a gyors tempójú, több ingerre reagáló környezet alkalmazkodásra készteti az információfeldolgozó rendszert, javítva a multitaszkingszerű figyelmi váltást és a reakcióidőt </w:t>
      </w:r>
      <w:r>
        <w:fldChar w:fldCharType="begin"/>
      </w:r>
      <w:r>
        <w:instrText>ADDIN ZOTERO_ITEM CSL_CITATION {"citationID":"yNSKd4ch","properties":{"formattedCitation":"(Dye \\uc0\\u233{}s mtsai., 2009)","plainCitation":"(Dye és mtsai., 2009)","noteIndex":0},"citationItems":[{"id":1788,"uris":["http://zotero.org/users/9712023/items/EV5S3KD7"],"itemData":{"id":1788,"type":"article-journal","container-title":"Neuropsychologia","DOI":"10.1016/j.neuropsychologia.2009.02.002","ISSN":"00283932","issue":"8-9","journalAbbreviation":"Neuropsychologia","language":"en","license":"https://www.elsevier.com/tdm/userlicense/1.0/","page":"1780-1789","source":"DOI.org (Crossref)","title":"The development of attention skills in action video game players","volume":"47","author":[{"family":"Dye","given":"M.W.G."},{"family":"Green","given":"C.S."},{"family":"Bavelier","given":"D."}],"issued":{"date-parts":[["2009",7]]}}}],"schema":"https://github.com/citation-style-language/schema/raw/master/csl-citation.json"}</w:instrText>
      </w:r>
      <w:r>
        <w:fldChar w:fldCharType="separate"/>
      </w:r>
      <w:r>
        <w:rPr>
          <w:rFonts w:cs="Times New Roman"/>
          <w:szCs w:val="24"/>
        </w:rPr>
        <w:t>(Dye és mtsai., 2009)</w:t>
      </w:r>
      <w:r>
        <w:fldChar w:fldCharType="end"/>
      </w:r>
      <w:r>
        <w:t xml:space="preserve">. A játékosok átlagosan 10–12%-kal gyorsabban reagálnak különféle feladatokban, mint a nem játékosok, illetve jobban ki tudják szűrni a lényegtelen ingereket, miközben a releváns információkra fókuszálnak. Ugyanakkor fontos megjegyezni, hogy a figyelem ilyen tréningje specifikus lehet, ami a játékban előny, például párhuzamosan figyelni több mozgó objektumra, az a valós életben néha </w:t>
      </w:r>
      <w:r>
        <w:rPr>
          <w:rStyle w:val="Kiemels2"/>
          <w:b w:val="0"/>
        </w:rPr>
        <w:t>figyelemmegosztási nehézségként</w:t>
      </w:r>
      <w:r>
        <w:t xml:space="preserve"> is megjelenhet, amikor fókuszált, hosszan tartó koncentrációra lenne szükség </w:t>
      </w:r>
      <w:r>
        <w:fldChar w:fldCharType="begin"/>
      </w:r>
      <w:r>
        <w:instrText>ADDIN ZOTERO_ITEM CSL_CITATION {"citationID":"kPFaQEKG","properties":{"formattedCitation":"(Lin, 2009)","plainCitation":"(Lin, 2009)","noteIndex":0},"citationItems":[{"id":1790,"uris":["http://zotero.org/users/9712023/items/DC66TUS6"],"itemData":{"id":1790,"type":"article-journal","container-title":"Proceedings of the National Academy of Sciences","DOI":"10.1073/pnas.0908642106","ISSN":"0027-8424, 1091-6490","issue":"37","journalAbbreviation":"Proc. Natl. Acad. Sci. U.S.A.","language":"en","page":"15521-15522","source":"DOI.org (Crossref)","title":"Breadth-biased versus focused cognitive control in media multitasking behaviors","volume":"106","author":[{"family":"Lin","given":"Lin"}],"issued":{"date-parts":[["2009",9,15]]}}}],"schema":"https://github.com/citation-style-language/schema/raw/master/csl-citation.json"}</w:instrText>
      </w:r>
      <w:r>
        <w:fldChar w:fldCharType="separate"/>
      </w:r>
      <w:r>
        <w:t>(Lin, 2009)</w:t>
      </w:r>
      <w:r>
        <w:fldChar w:fldCharType="end"/>
      </w:r>
      <w:r>
        <w:t xml:space="preserve">. A gamifikált oktatási rendszerek éppen ezért gyakran rövid, fókuszált feladatokra bontják a </w:t>
      </w:r>
      <w:r>
        <w:lastRenderedPageBreak/>
        <w:t xml:space="preserve">tartalmat, és </w:t>
      </w:r>
      <w:r>
        <w:rPr>
          <w:rStyle w:val="Kiemels2"/>
          <w:b w:val="0"/>
        </w:rPr>
        <w:t>játékos elemekkel újítják meg</w:t>
      </w:r>
      <w:r>
        <w:t xml:space="preserve"> a figyelmet, mielőtt az lankadna, így alkalmazkodnak a mai felhasználók figyelmi profiljához </w:t>
      </w:r>
      <w:r>
        <w:fldChar w:fldCharType="begin"/>
      </w:r>
      <w:r>
        <w:instrText>ADDIN ZOTERO_ITEM CSL_CITATION {"citationID":"5hALyktq","properties":{"formattedCitation":"(Zourmpakis \\uc0\\u233{}s mtsai., 2024)","plainCitation":"(Zourmpakis és mtsai., 2024)","noteIndex":0},"citationItems":[{"id":1792,"uris":["http://zotero.org/users/9712023/items/IUHQLT5G"],"itemData":{"id":1792,"type":"article-journal","abstract":"Gamification has become a topic of interest for researchers and educators, particularly in science education, in the last few years. Students of all educational levels have consistently faced challenges when grasping scientific concepts. However, the effectiveness of gamification, especially in terms of academic performance, has shown mixed results. This has led researchers to explore a new alternative approach, adaptive gamification. Our study compared the effects of adaptive gamification with traditional inquiry-based learning. Two classes of 9-year-old students participated, with the experimental group using adaptive gamification and the control group following a more conventional teaching approach using inquiry-based lessons and experiments. Both groups were tested before and after the lessons, and their results were analyzed using SPSS. The findings revealed that while both groups showed a significant difference after the lessons, the experimental group had significantly higher scores than the control group. Particularly significant results were observed regarding learning improvements based on students’ gender, with female and male students in the experimental group demonstrating significant improvement. In contrast, in the control group, only the male students displayed significant learning improvement. This research contributes significantly to the relatively new field of adaptive gamification in science education and the improvement of students’ science learning, particularly in the context of gender differences.","container-title":"Computers","DOI":"10.3390/computers13120324","ISSN":"2073-431X","issue":"12","journalAbbreviation":"Computers","language":"en","license":"https://creativecommons.org/licenses/by/4.0/","page":"324","source":"DOI.org (Crossref)","title":"The Effects of Adaptive Gamification in Science Learning: A Comparison Between Traditional Inquiry-Based Learning and Gender Differences","title-short":"The Effects of Adaptive Gamification in Science Learning","volume":"13","author":[{"family":"Zourmpakis","given":"Alkinoos-Ioannis"},{"family":"Kalogiannakis","given":"Michail"},{"family":"Papadakis","given":"Stamatios"}],"issued":{"date-parts":[["2024",12,4]]}}}],"schema":"https://github.com/citation-style-language/schema/raw/master/csl-citation.json"}</w:instrText>
      </w:r>
      <w:r>
        <w:fldChar w:fldCharType="separate"/>
      </w:r>
      <w:r>
        <w:rPr>
          <w:rFonts w:cs="Times New Roman"/>
          <w:szCs w:val="24"/>
        </w:rPr>
        <w:t>(Zourmpakis és mtsai., 2024)</w:t>
      </w:r>
      <w:r>
        <w:fldChar w:fldCharType="end"/>
      </w:r>
      <w:r>
        <w:t>.</w:t>
      </w:r>
    </w:p>
    <w:p w:rsidR="00993A02" w:rsidRDefault="00FE752C">
      <w:pPr>
        <w:pStyle w:val="bekezdestobbi"/>
      </w:pPr>
      <w:r>
        <w:t xml:space="preserve">A </w:t>
      </w:r>
      <w:r>
        <w:rPr>
          <w:rStyle w:val="Kiemels2"/>
          <w:b w:val="0"/>
        </w:rPr>
        <w:t>tanulás és emlékezet</w:t>
      </w:r>
      <w:r>
        <w:t xml:space="preserve"> terén is vannak jól leírható mechanizmusok, amelyeket a játékosítás kihasznál. A játékos környezet jellemzően </w:t>
      </w:r>
      <w:r>
        <w:rPr>
          <w:rStyle w:val="Kiemels2"/>
          <w:b w:val="0"/>
        </w:rPr>
        <w:t>azonnali visszajelzést</w:t>
      </w:r>
      <w:r>
        <w:t xml:space="preserve"> nyújt a cselekvésre, ami elősegíti a gyors </w:t>
      </w:r>
      <w:r>
        <w:rPr>
          <w:rStyle w:val="Kiemels2"/>
          <w:b w:val="0"/>
        </w:rPr>
        <w:t>hibajavítást</w:t>
      </w:r>
      <w:r>
        <w:t xml:space="preserve"> és a </w:t>
      </w:r>
      <w:r>
        <w:rPr>
          <w:rStyle w:val="Kiemels2"/>
          <w:b w:val="0"/>
        </w:rPr>
        <w:t>visszacsatolt tanulást</w:t>
      </w:r>
      <w:r>
        <w:t xml:space="preserve">. Pszichológiai kutatások bizonyítják, hogy a gyakori visszajelzés, az aktív cselekvés és a folyamatos gyakorlás alapvető szerepet játszanak a procedurális memória és a készségszintű tudás kialakulásában és megszilárdulásában </w:t>
      </w:r>
      <w:r>
        <w:fldChar w:fldCharType="begin"/>
      </w:r>
      <w:r>
        <w:instrText>ADDIN ZOTERO_ITEM CSL_CITATION {"citationID":"P2iGLw5q","properties":{"formattedCitation":"(J. R. Anderson \\uc0\\u233{}s mtsai., 1996)","plainCitation":"(J. R. Anderson és mtsai., 1996)","noteIndex":0},"citationItems":[{"id":1794,"uris":["http://zotero.org/users/9712023/items/H29Q3WWD"],"itemData":{"id":1794,"type":"article-journal","container-title":"Cognitive Psychology","DOI":"10.1006/cogp.1996.0007","ISSN":"00100285","issue":"3","journalAbbreviation":"Cognitive Psychology","language":"en","license":"https://www.elsevier.com/tdm/userlicense/1.0/","page":"221-256","source":"DOI.org (Crossref)","title":"Working Memory: Activation Limitations on Retrieval","title-short":"Working Memory","volume":"30","author":[{"family":"Anderson","given":"John R."},{"family":"Reder","given":"Lynne M."},{"family":"Lebiere","given":"Christian"}],"issued":{"date-parts":[["1996",6]]}}}],"schema":"https://github.com/citation-style-language/schema/raw/master/csl-citation.json"}</w:instrText>
      </w:r>
      <w:r>
        <w:fldChar w:fldCharType="separate"/>
      </w:r>
      <w:r>
        <w:rPr>
          <w:rFonts w:cs="Times New Roman"/>
          <w:szCs w:val="24"/>
        </w:rPr>
        <w:t>(</w:t>
      </w:r>
      <w:del w:id="22" w:author="Abari Kálmán (EXT)" w:date="2025-06-19T08:51:00Z">
        <w:r w:rsidDel="003419F9">
          <w:rPr>
            <w:rFonts w:cs="Times New Roman"/>
            <w:szCs w:val="24"/>
          </w:rPr>
          <w:delText xml:space="preserve">J. R. </w:delText>
        </w:r>
      </w:del>
      <w:r>
        <w:rPr>
          <w:rFonts w:cs="Times New Roman"/>
          <w:szCs w:val="24"/>
        </w:rPr>
        <w:t>Anderson és mtsai., 1996)</w:t>
      </w:r>
      <w:r>
        <w:fldChar w:fldCharType="end"/>
      </w:r>
      <w:r>
        <w:t xml:space="preserve">. A gamifikáció ezt alkalmazza például olyan oktatási helyzetekben, ahol egy játékosított nyelvtanuló applikáció folyamatosan értékeli a válaszainkat és pontokkal jutalmaz, vagy épp jelzi a hibát, ezzel a tanuló </w:t>
      </w:r>
      <w:r>
        <w:rPr>
          <w:rStyle w:val="Kiemels2"/>
          <w:b w:val="0"/>
        </w:rPr>
        <w:t>megismétli és megerősíti</w:t>
      </w:r>
      <w:r>
        <w:rPr>
          <w:b/>
        </w:rPr>
        <w:t xml:space="preserve"> </w:t>
      </w:r>
      <w:r>
        <w:t xml:space="preserve">a helyes megoldásokat, ami a hosszú távú memóriájába vésődhet. </w:t>
      </w:r>
    </w:p>
    <w:p w:rsidR="00993A02" w:rsidRDefault="00FE752C">
      <w:pPr>
        <w:pStyle w:val="bekezdestobbi"/>
      </w:pPr>
      <w:r>
        <w:t xml:space="preserve">Emellett a játékok gyakran alkalmazzák a </w:t>
      </w:r>
      <w:r>
        <w:rPr>
          <w:rStyle w:val="Kiemels2"/>
          <w:b w:val="0"/>
        </w:rPr>
        <w:t>szakaszos megerősítést</w:t>
      </w:r>
      <w:r>
        <w:t xml:space="preserve">, gondoljunk például egy memóriajátéknál a párok újra és újra felbukkanó pozícióira. Ez rokon azzal az oktatásban bevált módszerrel, hogy időről időre visszatérünk a korábbi tananyaghoz, ami bizonyítottan javítja az emlékezeti megtartást </w:t>
      </w:r>
      <w:r>
        <w:fldChar w:fldCharType="begin"/>
      </w:r>
      <w:r>
        <w:instrText>ADDIN ZOTERO_ITEM CSL_CITATION {"citationID":"vW6cZmzH","properties":{"formattedCitation":"(Cepeda \\uc0\\u233{}s mtsai., 2006)","plainCitation":"(Cepeda és mtsai., 2006)","noteIndex":0},"citationItems":[{"id":1795,"uris":["http://zotero.org/users/9712023/items/SNLJ3VRM"],"itemData":{"id":1795,"type":"article-journal","container-title":"Psychological Bulletin","DOI":"10.1037/0033-2909.132.3.354","ISSN":"1939-1455, 0033-2909","issue":"3","journalAbbreviation":"Psychological Bulletin","language":"en","page":"354-380","source":"DOI.org (Crossref)","title":"Distributed practice in verbal recall tasks: A review and quantitative synthesis.","title-short":"Distributed practice in verbal recall tasks","volume":"132","author":[{"family":"Cepeda","given":"Nicholas J."},{"family":"Pashler","given":"Harold"},{"family":"Vul","given":"Edward"},{"family":"Wixted","given":"John T."},{"family":"Rohrer","given":"Doug"}],"issued":{"date-parts":[["2006"]]}}}],"schema":"https://github.com/citation-style-language/schema/raw/master/csl-citation.json"}</w:instrText>
      </w:r>
      <w:r>
        <w:fldChar w:fldCharType="separate"/>
      </w:r>
      <w:r>
        <w:rPr>
          <w:rFonts w:cs="Times New Roman"/>
          <w:szCs w:val="24"/>
        </w:rPr>
        <w:t>(Cepeda és mtsai., 2006)</w:t>
      </w:r>
      <w:r>
        <w:fldChar w:fldCharType="end"/>
      </w:r>
      <w:r>
        <w:t xml:space="preserve">. A szakaszos ismétlés hatékonysága az emberi emlékezet időfüggő hanyatlását leíró felejtési görbe elméletére épül, amelyet először Hermann Ebbinghaus írt le kísérleti úton a 19. század végén </w:t>
      </w:r>
      <w:r>
        <w:fldChar w:fldCharType="begin"/>
      </w:r>
      <w:r>
        <w:instrText>ADDIN ZOTERO_ITEM CSL_CITATION {"citationID":"2AePZKuZ","properties":{"formattedCitation":"(Ebbinghaus, 2013)","plainCitation":"(Ebbinghaus, 2013)","noteIndex":0},"citationItems":[{"id":1797,"uris":["http://zotero.org/users/9712023/items/XJD5F2MN"],"itemData":{"id":1797,"type":"article-journal","container-title":"Annals of Neurosciences","DOI":"10.5214/ans.0972.7531.200408","ISSN":"09727531, 09763260","issue":"4","journalAbbreviation":"ANS","language":"en","source":"DOI.org (Crossref)","title":"Memory: A Contribution to Experimental Psychology","title-short":"Memory","URL":"http://annalsofneurosciences.org/journal/index.php/annal/article/view/540","volume":"20","author":[{"family":"Ebbinghaus","given":"Hermann"}],"accessed":{"date-parts":[["2025",5,7]]},"issued":{"date-parts":[["2013",10,1]]}}}],"schema":"https://github.com/citation-style-language/schema/raw/master/csl-citation.json"}</w:instrText>
      </w:r>
      <w:r>
        <w:fldChar w:fldCharType="separate"/>
      </w:r>
      <w:r>
        <w:t>(Ebbinghaus, 2013)</w:t>
      </w:r>
      <w:r>
        <w:fldChar w:fldCharType="end"/>
      </w:r>
      <w:r>
        <w:t>. Ebbinghaus kutatásai alapján az újonnan elsajátított információk megtartása idővel exponenciálisan csökken, amennyiben nem történik utólagos megerősítés. Az ismétlések alkalmazása azonban képes módosítani a felejtés dinamikáját azáltal, hogy megerősíti a hosszú távú memórianyomokat. A szakaszos ismétlés lényege, hogy a tanulási anyagot nem egyenletes vagy véletlenszerű időközökben ismételjük, hanem olyan pontokon, amikor az emlékezeti nyom már gyengülni kezdett, de az információ még hozzáférhető. Ez az időzítés optimalizálja a konszolidációs folyamatot, vagyis azt a neurokognitív mechanizmust, amely során az új emlékek stabil, hosszú távon elérhető reprezentációkká válnak. Az ismétlések minden egyes alkalommal megerősítik az adott memórianyomot, ezáltal a görbe „kilapul”, vagyis a felejtés üteme csökken, és az információ egyre hosszabb időn keresztül marad hozzáférhető. Cepeda-ék metaanalízise bizonyítja, hogy a szakaszos ismétlés minden korosztályban hatékonyabb, mint a tömbösített tanulás.</w:t>
      </w:r>
    </w:p>
    <w:p w:rsidR="00993A02" w:rsidRDefault="00FE752C">
      <w:pPr>
        <w:pStyle w:val="bekezdestobbi"/>
      </w:pPr>
      <w:r>
        <w:t xml:space="preserve">A játékos környezet motiváló ereje továbbá csökkenti a tanulás </w:t>
      </w:r>
      <w:r>
        <w:rPr>
          <w:rStyle w:val="Kiemels2"/>
          <w:b w:val="0"/>
        </w:rPr>
        <w:t>észlelt terhelését</w:t>
      </w:r>
      <w:r>
        <w:t xml:space="preserve">: ha a tananyag játékba ágyazódik, a tanuló sokszor nem is tanulásként, hanem </w:t>
      </w:r>
      <w:r>
        <w:rPr>
          <w:rStyle w:val="Kiemels2"/>
          <w:b w:val="0"/>
        </w:rPr>
        <w:t>kihívásként vagy élményként</w:t>
      </w:r>
      <w:r>
        <w:t xml:space="preserve"> fogja fel, ami pozitív érzelmi kontextust teremt. Ez a pozitív érzelmi állapot segítheti a memória konszolidációját, hiszen a </w:t>
      </w:r>
      <w:r>
        <w:rPr>
          <w:rStyle w:val="Kiemels2"/>
          <w:b w:val="0"/>
        </w:rPr>
        <w:t>hangulati kongruencia</w:t>
      </w:r>
      <w:r>
        <w:t xml:space="preserve"> elve alapján az örömmel végzett tevékenységhez kapcsolt információk jobban rögzülnek. Um és mtsai. </w:t>
      </w:r>
      <w:r>
        <w:fldChar w:fldCharType="begin"/>
      </w:r>
      <w:r>
        <w:instrText>ADDIN ZOTERO_ITEM CSL_CITATION {"citationID":"gOQzq1Ja","properties":{"formattedCitation":"(2012)","plainCitation":"(2012)","noteIndex":0},"citationItems":[{"id":1801,"uris":["http://zotero.org/users/9712023/items/E359MZW4"],"itemData":{"id":1801,"type":"article-journal","container-title":"Journal of Educational Psychology","DOI":"10.1037/a0026609","ISSN":"1939-2176, 0022-0663","issue":"2","journalAbbreviation":"Journal of Educational Psychology","language":"en","page":"485-498","source":"DOI.org (Crossref)","title":"Emotional design in multimedia learning.","volume":"104","author":[{"family":"Um","given":"Eunjoon “Rachel”"},{"family":"Plass","given":"Jan L."},{"family":"Hayward","given":"Elizabeth O."},{"family":"Homer","given":"Bruce D."}],"issued":{"date-parts":[["2012",5]]}},"suppress-author":true}],"schema":"https://github.com/citation-style-language/schema/raw/master/csl-citation.json"}</w:instrText>
      </w:r>
      <w:r>
        <w:fldChar w:fldCharType="separate"/>
      </w:r>
      <w:r>
        <w:t>(2012)</w:t>
      </w:r>
      <w:r>
        <w:fldChar w:fldCharType="end"/>
      </w:r>
      <w:r>
        <w:t xml:space="preserve"> igazolták, hogy a pozitív érzelmi dizájnnal rendelkező tanulási környezet csökkenti a tanulás észlelt terhelését, növeli a pozitív érzelmi állapotot, és javítja a tanulási eredményeket. Ez az egyik leggyakrabban hivatkozott alapmű a gamifikáció, érzelem és tanulás kapcsolatának kutatásában. Egy mesterséges intelligencián alapuló, gamifikált videóalapú tanulási környezetet vizsgáló friss kutatás kimutatta, hogy a gamifikált tanulás során a résztvevők több pozitív érzelmet éltek át, mint a hagyományos tanulás során, és sokszor nem is tanulásként, hanem szórakoztató kihívásként élték meg a feladatokat </w:t>
      </w:r>
      <w:r>
        <w:fldChar w:fldCharType="begin"/>
      </w:r>
      <w:r>
        <w:instrText>ADDIN ZOTERO_ITEM CSL_CITATION {"citationID":"XOZgpJar","properties":{"formattedCitation":"(Vidanaralage \\uc0\\u233{}s mtsai., 2022)","plainCitation":"(Vidanaralage és mtsai., 2022)","noteIndex":0},"citationItems":[{"id":1799,"uris":["http://zotero.org/users/9712023/items/FXFR5BLS"],"itemData":{"id":1799,"type":"article-journal","container-title":"Computers and Education: Artificial Intelligence","DOI":"10.1016/j.caeai.2022.100109","ISSN":"2666920X","journalAbbreviation":"Computers and Education: Artificial Intelligence","language":"en","page":"100109","source":"DOI.org (Crossref)","title":"AI-based multidisciplinary framework to assess the impact of gamified video-based learning through schema and emotion analysis","volume":"3","author":[{"family":"Vidanaralage","given":"Anjana Junius"},{"family":"Dharmaratne","given":"Anuja Thimali"},{"family":"Haque","given":"Shamsul"}],"issued":{"date-parts":[["2022"]]}}}],"schema":"https://github.com/citation-style-language/schema/raw/master/csl-citation.json"}</w:instrText>
      </w:r>
      <w:r>
        <w:fldChar w:fldCharType="separate"/>
      </w:r>
      <w:r>
        <w:rPr>
          <w:rFonts w:cs="Times New Roman"/>
          <w:szCs w:val="24"/>
        </w:rPr>
        <w:t>(Vidanaralage és mtsai., 2022)</w:t>
      </w:r>
      <w:r>
        <w:fldChar w:fldCharType="end"/>
      </w:r>
      <w:r>
        <w:t>.</w:t>
      </w:r>
    </w:p>
    <w:p w:rsidR="00993A02" w:rsidRDefault="00FE752C">
      <w:pPr>
        <w:pStyle w:val="bekezdestobbi"/>
      </w:pPr>
      <w:r>
        <w:lastRenderedPageBreak/>
        <w:t xml:space="preserve">A kognitív mechanizmusok közé tartozik a </w:t>
      </w:r>
      <w:r>
        <w:rPr>
          <w:rStyle w:val="Kiemels2"/>
          <w:b w:val="0"/>
        </w:rPr>
        <w:t>problémamegoldás</w:t>
      </w:r>
      <w:r>
        <w:t xml:space="preserve"> és a </w:t>
      </w:r>
      <w:r>
        <w:rPr>
          <w:rStyle w:val="Kiemels2"/>
          <w:b w:val="0"/>
        </w:rPr>
        <w:t>döntéshozatal</w:t>
      </w:r>
      <w:r>
        <w:t xml:space="preserve"> is, melyeket a játékok folyamatosan stimulálnak. Számos empirikus kutatás igazolja, hogy a komplex, kihívást jelentő játékok – különösen az akció-, stratégiai és szerepjátékok – serkentik a problémamegoldó gondolkodást, a gyors és rugalmas döntéshozatalt, valamint a kreatív megközelítéseket </w:t>
      </w:r>
      <w:r>
        <w:fldChar w:fldCharType="begin"/>
      </w:r>
      <w:r>
        <w:instrText>ADDIN ZOTERO_ITEM CSL_CITATION {"citationID":"uVej914P","properties":{"formattedCitation":"(Boot \\uc0\\u233{}s mtsai., 2008; Green &amp; Bavelier, 2012)","plainCitation":"(Boot és mtsai., 2008; Green &amp; Bavelier, 2012)","noteIndex":0},"citationItems":[{"id":1804,"uris":["http://zotero.org/users/9712023/items/S39K89M2"],"itemData":{"id":1804,"type":"article-journal","container-title":"Acta Psychologica","DOI":"10.1016/j.actpsy.2008.09.005","ISSN":"00016918","issue":"3","journalAbbreviation":"Acta Psychologica","language":"en","license":"https://www.elsevier.com/tdm/userlicense/1.0/","page":"387-398","source":"DOI.org (Crossref)","title":"The effects of video game playing on attention, memory, and executive control","volume":"129","author":[{"family":"Boot","given":"Walter R."},{"family":"Kramer","given":"Arthur F."},{"family":"Simons","given":"Daniel J."},{"family":"Fabiani","given":"Monica"},{"family":"Gratton","given":"Gabriele"}],"issued":{"date-parts":[["2008",11]]}}},{"id":1785,"uris":["http://zotero.org/users/9712023/items/PYRK2QAK"],"itemData":{"id":1785,"type":"article-journal","container-title":"Current Biology","DOI":"10.1016/j.cub.2012.02.012","ISSN":"09609822","issue":"6","journalAbbreviation":"Current Biology","language":"en","page":"R197-R206","source":"DOI.org (Crossref)","title":"Learning, Attentional Control, and Action Video Games","volume":"22","author":[{"family":"Green","given":"C.S."},{"family":"Bavelier","given":"D."}],"issued":{"date-parts":[["2012",3]]}}}],"schema":"https://github.com/citation-style-language/schema/raw/master/csl-citation.json"}</w:instrText>
      </w:r>
      <w:r>
        <w:fldChar w:fldCharType="separate"/>
      </w:r>
      <w:r>
        <w:rPr>
          <w:rFonts w:cs="Times New Roman"/>
          <w:szCs w:val="24"/>
        </w:rPr>
        <w:t>(Boot és mtsai., 2008; Green &amp; Bavelier, 2012)</w:t>
      </w:r>
      <w:r>
        <w:fldChar w:fldCharType="end"/>
      </w:r>
      <w:r>
        <w:t xml:space="preserve">. Kimutatták, hogy a stratégiai játékokkal játszó fiatalok bizonyos problémamegoldó teszteken jobb eredményt érhetnek el, mivel hozzászoktak a </w:t>
      </w:r>
      <w:r>
        <w:rPr>
          <w:rStyle w:val="Kiemels2"/>
          <w:b w:val="0"/>
        </w:rPr>
        <w:t>rendszerszintű gondolkodáshoz</w:t>
      </w:r>
      <w:r>
        <w:t xml:space="preserve"> és az előre tervezéshez </w:t>
      </w:r>
      <w:r>
        <w:fldChar w:fldCharType="begin"/>
      </w:r>
      <w:r>
        <w:instrText>ADDIN ZOTERO_ITEM CSL_CITATION {"citationID":"kXuPRQ0i","properties":{"formattedCitation":"(Shute &amp; Ke, 2012)","plainCitation":"(Shute &amp; Ke, 2012)","noteIndex":0},"citationItems":[{"id":1805,"uris":["http://zotero.org/users/9712023/items/UX7WT68Q"],"itemData":{"id":1805,"type":"chapter","container-title":"Assessment in Game-Based Learning","event-place":"New York, NY","ISBN":"978-1-4614-3545-7","language":"en","note":"DOI: 10.1007/978-1-4614-3546-4_4","page":"43-58","publisher":"Springer New York","publisher-place":"New York, NY","source":"DOI.org (Crossref)","title":"Games, Learning, and Assessment","URL":"https://link.springer.com/10.1007/978-1-4614-3546-4_4","editor":[{"family":"Ifenthaler","given":"Dirk"},{"family":"Eseryel","given":"Deniz"},{"family":"Ge","given":"Xun"}],"author":[{"family":"Shute","given":"Valerie J."},{"family":"Ke","given":"Fengfeng"}],"accessed":{"date-parts":[["2025",5,7]]},"issued":{"date-parts":[["2012"]]}}}],"schema":"https://github.com/citation-style-language/schema/raw/master/csl-citation.json"}</w:instrText>
      </w:r>
      <w:r>
        <w:fldChar w:fldCharType="separate"/>
      </w:r>
      <w:r>
        <w:t>(Shute &amp; Ke, 2012)</w:t>
      </w:r>
      <w:r>
        <w:fldChar w:fldCharType="end"/>
      </w:r>
      <w:r>
        <w:t xml:space="preserve">. A játékosokat folyamatosan változó, gyakran nyitott végű problémák elé állító környezetek arra késztetik, hogy hipotéziseket alkossanak, kipróbálják azokat, és a visszajelzések alapján módosítsák stratégiáikat. Ezt a tanulási mechanizmust Marc Prensky már 2001-es művében is kiemelte, ahol a játékokat az információfeldolgozás és induktív felfedezés hatékony médiumaiként mutatta be </w:t>
      </w:r>
      <w:r>
        <w:fldChar w:fldCharType="begin"/>
      </w:r>
      <w:r>
        <w:instrText>ADDIN ZOTERO_ITEM CSL_CITATION {"citationID":"n6z1LQcE","properties":{"formattedCitation":"(Prensky, 2001a)","plainCitation":"(Prensky, 2001a)","noteIndex":0},"citationItems":[{"id":1806,"uris":["http://zotero.org/users/9712023/items/KH7CE2V4"],"itemData":{"id":1806,"type":"book","event-place":"New York","ISBN":"978-0-07-136344-0","language":"eng","number-of-pages":"1","publisher":"McGraw-Hill","publisher-place":"New York","source":"K10plus ISBN","title":"Digital game-based learning","author":[{"family":"Prensky","given":"Marc"}],"issued":{"date-parts":[["2001"]]}}}],"schema":"https://github.com/citation-style-language/schema/raw/master/csl-citation.json"}</w:instrText>
      </w:r>
      <w:r>
        <w:fldChar w:fldCharType="separate"/>
      </w:r>
      <w:r>
        <w:t>(Prensky, 2001a)</w:t>
      </w:r>
      <w:r>
        <w:fldChar w:fldCharType="end"/>
      </w:r>
      <w:r>
        <w:t xml:space="preserve">. Prensky szerint a játékosok aktív felfedezőként viselkednek, és játék közben elsajátítják a hipotézisalkotás, mintavételezés és szabályfelismerés kognitív műveleteit. Mindazonáltal fontos hangsúlyozni, hogy a játékok hatása tartalomtól és típusuktól erősen függ. Az egyszerűbb vagy lineáris játékmenetet kínáló programok kevésbé járulnak hozzá a fent említett készségek fejlődéséhez </w:t>
      </w:r>
      <w:r>
        <w:fldChar w:fldCharType="begin"/>
      </w:r>
      <w:r>
        <w:instrText>ADDIN ZOTERO_ITEM CSL_CITATION {"citationID":"tTXRArvR","properties":{"formattedCitation":"(Emihovich \\uc0\\u233{}s mtsai., 2020)","plainCitation":"(Emihovich és mtsai., 2020)","noteIndex":0},"citationItems":[{"id":1808,"uris":["http://zotero.org/users/9712023/items/G64ATU5T"],"itemData":{"id":1808,"type":"article-journal","abstract":"In this study, the authors investigated if two distinct types of video gameplay improved undergraduates' problem-solving skills. Two groups of student participants were recruited to play either a roleplaying video game (World of Warcraft; experimental group) or a brain-training video game (CogniFit; control group). Participants were measured on their problem-solving skills before and after 20 hours of video gameplay. Two measures were used to assess problem-solving skills for this study, the Tower of Hanoi and The PISA Problem Solving Test. The Tower of Hanoi measured the rule application component of problem-solving skills and the PISA Problem Solving test measured transfer of problem-solving skills from video gameplay to novel scenarios on the test. No significant differences were found between the two groups on either problem-solving measure. Implications for future studies on game- based learning are discussed.","container-title":"International Journal of Game-Based Learning","DOI":"10.4018/ijgbl.2020040102","ISSN":"2155-6857","issue":"2","journalAbbreviation":"Int J Game Based Learn","language":"eng","note":"PMID: 35223140\nPMCID: PMC8870796","page":"21-38","source":"PubMed","title":"Can Video Gameplay Improve Undergraduates' Problem-Solving Skills?","volume":"10","author":[{"family":"Emihovich","given":"Benjamin"},{"family":"Roque","given":"Nelson"},{"family":"Mason","given":"Justin"}],"issued":{"date-parts":[["2020"]]}}}],"schema":"https://github.com/citation-style-language/schema/raw/master/csl-citation.json"}</w:instrText>
      </w:r>
      <w:r>
        <w:fldChar w:fldCharType="separate"/>
      </w:r>
      <w:r>
        <w:rPr>
          <w:rFonts w:cs="Times New Roman"/>
          <w:szCs w:val="24"/>
        </w:rPr>
        <w:t>(Emihovich és mtsai., 2020)</w:t>
      </w:r>
      <w:r>
        <w:fldChar w:fldCharType="end"/>
      </w:r>
      <w:r>
        <w:t xml:space="preserve">. Továbbá, a kognitív változások nem azonnaliak. A pozitív hatások kialakulásához rendszeres és hosszú távú részvétel szükséges, ahogyan azt longitudinális vizsgálatok is jelzik </w:t>
      </w:r>
      <w:r>
        <w:fldChar w:fldCharType="begin"/>
      </w:r>
      <w:r>
        <w:instrText>ADDIN ZOTERO_ITEM CSL_CITATION {"citationID":"RccZKBG9","properties":{"formattedCitation":"(Granic \\uc0\\u233{}s mtsai., 2014)","plainCitation":"(Granic és mtsai., 2014)","noteIndex":0},"citationItems":[{"id":1811,"uris":["http://zotero.org/users/9712023/items/JUZRDQW4"],"itemData":{"id":1811,"type":"article-journal","container-title":"American Psychologist","DOI":"10.1037/a0034857","ISSN":"1935-990X, 0003-066X","issue":"1","journalAbbreviation":"American Psychologist","language":"en","page":"66-78","source":"DOI.org (Crossref)","title":"The benefits of playing video games.","volume":"69","author":[{"family":"Granic","given":"Isabela"},{"family":"Lobel","given":"Adam"},{"family":"Engels","given":"Rutger C. M. E."}],"issued":{"date-parts":[["2014",1]]}}}],"schema":"https://github.com/citation-style-language/schema/raw/master/csl-citation.json"}</w:instrText>
      </w:r>
      <w:r>
        <w:fldChar w:fldCharType="separate"/>
      </w:r>
      <w:r>
        <w:rPr>
          <w:rFonts w:cs="Times New Roman"/>
          <w:szCs w:val="24"/>
        </w:rPr>
        <w:t>(Granic és mtsai., 2014)</w:t>
      </w:r>
      <w:r>
        <w:fldChar w:fldCharType="end"/>
      </w:r>
      <w:r>
        <w:t>. A játékosítás ezt a mechanizmust például üzleti szimulációkban, komoly játékokban alkalmazza, ahol a felhasználók játékos formában tanulnak meg komplex rendszereket kezelni és döntéseket hozni (Greitzer et al., 2007).</w:t>
      </w:r>
    </w:p>
    <w:p w:rsidR="00993A02" w:rsidRDefault="00FE752C">
      <w:pPr>
        <w:pStyle w:val="bekezdestobbi"/>
      </w:pPr>
      <w:r>
        <w:t xml:space="preserve">Végül meg kell említeni a </w:t>
      </w:r>
      <w:r>
        <w:rPr>
          <w:rStyle w:val="Kiemels2"/>
          <w:b w:val="0"/>
        </w:rPr>
        <w:t>motiváció és jutalmazás</w:t>
      </w:r>
      <w:r>
        <w:t xml:space="preserve"> kognitív aspektusát: a játékokban a motiváció fenntartásához gyakran alkalmaznak </w:t>
      </w:r>
      <w:r>
        <w:rPr>
          <w:rStyle w:val="Kiemels2"/>
          <w:b w:val="0"/>
        </w:rPr>
        <w:t>teljesítménycélokat</w:t>
      </w:r>
      <w:r>
        <w:t xml:space="preserve"> (achievement), melyek elérése </w:t>
      </w:r>
      <w:r>
        <w:rPr>
          <w:rStyle w:val="Kiemels2"/>
          <w:b w:val="0"/>
        </w:rPr>
        <w:t>belső jutalomérzéssel</w:t>
      </w:r>
      <w:r>
        <w:t xml:space="preserve"> jár (kompetencia komponens az SDT-ből). A kognitív pszichológia szerint a </w:t>
      </w:r>
      <w:r>
        <w:rPr>
          <w:rStyle w:val="Kiemels2"/>
          <w:b w:val="0"/>
        </w:rPr>
        <w:t>célkitűzés</w:t>
      </w:r>
      <w:r>
        <w:t xml:space="preserve"> (goal-setting) és a hozzá kapcsolódó visszajelzés erős irányító hatással van a figyelemre és kitartásra </w:t>
      </w:r>
      <w:r>
        <w:fldChar w:fldCharType="begin"/>
      </w:r>
      <w:r>
        <w:instrText>ADDIN ZOTERO_ITEM CSL_CITATION {"citationID":"Z0pEQgm3","properties":{"formattedCitation":"(Locke &amp; Latham, 2002)","plainCitation":"(Locke &amp; Latham, 2002)","noteIndex":0},"citationItems":[{"id":1674,"uris":["http://zotero.org/users/9712023/items/L3TU8TYT"],"itemData":{"id":1674,"type":"article-journal","container-title":"American Psychologist","DOI":"10.1037/0003-066X.57.9.705","ISSN":"1935-990X, 0003-066X","issue":"9","journalAbbreviation":"American Psychologist","language":"en","page":"705-717","source":"DOI.org (Crossref)","title":"Building a practically useful theory of goal setting and task motivation: A 35-year odyssey.","title-short":"Building a practically useful theory of goal setting and task motivation","volume":"57","author":[{"family":"Locke","given":"Edwin A."},{"family":"Latham","given":"Gary P."}],"issued":{"date-parts":[["2002",9]]}}}],"schema":"https://github.com/citation-style-language/schema/raw/master/csl-citation.json"}</w:instrText>
      </w:r>
      <w:r>
        <w:fldChar w:fldCharType="separate"/>
      </w:r>
      <w:r>
        <w:t>(Locke &amp; Latham, 2002)</w:t>
      </w:r>
      <w:r>
        <w:fldChar w:fldCharType="end"/>
      </w:r>
      <w:r>
        <w:t xml:space="preserve">. A gamifikáció ezt aknázza ki például napi kihívások kitűzésével, például a napi 10 000 lépés a fitnesz alkalmazásban, amelyek teljesítése konkrét célt ad és elégedettséget vált ki, míg elmulasztása esetén jelzést kapunk, ami emlékeztet a célra. </w:t>
      </w:r>
    </w:p>
    <w:p w:rsidR="00993A02" w:rsidRDefault="00FE752C">
      <w:pPr>
        <w:pStyle w:val="Cmsor2"/>
      </w:pPr>
      <w:bookmarkStart w:id="23" w:name="_Toc197690007"/>
      <w:r>
        <w:t>Evolúciós pszichológiai magyarázatok a játékra</w:t>
      </w:r>
      <w:bookmarkEnd w:id="23"/>
    </w:p>
    <w:p w:rsidR="00993A02" w:rsidRDefault="00FE752C">
      <w:pPr>
        <w:pStyle w:val="bekezdeselso"/>
      </w:pPr>
      <w:r>
        <w:t xml:space="preserve">A játékos viselkedés nem csupán tanult folyamat, hanem mély evolúciós gyökerekkel rendelkezik. Az evolúciós pszichológia rámutat, hogy a </w:t>
      </w:r>
      <w:r>
        <w:rPr>
          <w:rStyle w:val="Kiemels2"/>
          <w:b w:val="0"/>
        </w:rPr>
        <w:t>játék</w:t>
      </w:r>
      <w:r>
        <w:t xml:space="preserve"> mint viselkedésforma számos fajban – különösen az emlősöknél – megfigyelhető, és adaptív funkciói vannak. Az emberi faj esetében a gyerekek játéka a </w:t>
      </w:r>
      <w:r>
        <w:rPr>
          <w:rStyle w:val="Kiemels2"/>
          <w:b w:val="0"/>
        </w:rPr>
        <w:t>szociális és kognitív készségek gyakorlóterepe</w:t>
      </w:r>
      <w:r>
        <w:t xml:space="preserve">. A fogócska, a bújócska, vagy a szerepjátékok mind olyan ősi tevékenységek, amelyek felkészítenek a felnőttkori kihívásokra: megtanítanak stratégiát alkotni, együttműködni, versengeni, szabályokat követni vagy épp kreatívan új szabályokat alkotni </w:t>
      </w:r>
      <w:r>
        <w:fldChar w:fldCharType="begin"/>
      </w:r>
      <w:r>
        <w:instrText>ADDIN ZOTERO_ITEM CSL_CITATION {"citationID":"stW1JzDi","properties":{"formattedCitation":"(Pellegrini &amp; Smith, 1998)","plainCitation":"(Pellegrini &amp; Smith, 1998)","noteIndex":0},"citationItems":[{"id":1813,"uris":["http://zotero.org/users/9712023/items/LHH3JZCF"],"itemData":{"id":1813,"type":"article-journal","abstract":"In this review, we consider the nature and possible developmental functions of physical activity play, defined as a playful context combined with a dimension of physical vigor. We distinguish 3 kinds of physical activity play, with consecutive age peaks: rhythmic stereotypies peaking in infancy, exercise play peaking during the preschool years, and rough‐and‐tumble play peaking in middle childhood. Gender differences (greater prevalence in males) characterize the latter 2 forms. Function is considered in terms of beneficial immediate and deferred consequences in physical, cognitive, and social domains. Whereas most theories assume that children's play has deferred benefits, we suggest that forms of physical activity play serve primarily immediate developmental functions. Rhythmic stereotypies in infancy are hypothesized to improve control of specific motor patterns. Exercise play is hypothesized to function primarily for strength and endurance training; less clear evidence exists for possible benefits for fat reduction and thermoregulation. In addition, there may be cognitive benefits of exercise play that we hypothesize to be largely incidental to its playful or physical nature. Rough‐and‐tumble play has a distinctive social component; we hypothesize that it serves primarily dominance functions; evidence for benefits to fighting skills or to emotional coding are more equivocal. Further research is indicated, given the potentially important implications for children's education, health, and development.","container-title":"Child Development","DOI":"10.1111/j.1467-8624.1998.tb06226.x","ISSN":"0009-3920, 1467-8624","issue":"3","journalAbbreviation":"Child Development","language":"en","page":"577-598","source":"DOI.org (Crossref)","title":"Physical Activity Play: The Nature and Function of a Neglected Aspect of Play","title-short":"Physical Activity Play","volume":"69","author":[{"family":"Pellegrini","given":"A. D."},{"family":"Smith","given":"Peter K."}],"issued":{"date-parts":[["1998",6]]}}}],"schema":"https://github.com/citation-style-language/schema/raw/master/csl-citation.json"}</w:instrText>
      </w:r>
      <w:r>
        <w:fldChar w:fldCharType="separate"/>
      </w:r>
      <w:r>
        <w:t>(Pellegrini &amp; Smith, 1998)</w:t>
      </w:r>
      <w:r>
        <w:fldChar w:fldCharType="end"/>
      </w:r>
      <w:r>
        <w:t xml:space="preserve">. Egyes elméletek szerint a játék evolúciós funkciója a </w:t>
      </w:r>
      <w:r>
        <w:rPr>
          <w:rStyle w:val="Kiemels2"/>
          <w:b w:val="0"/>
        </w:rPr>
        <w:t>felkészülés a váratlanra</w:t>
      </w:r>
      <w:r>
        <w:t xml:space="preserve">. Spinka és munkatársai </w:t>
      </w:r>
      <w:r>
        <w:fldChar w:fldCharType="begin"/>
      </w:r>
      <w:r>
        <w:instrText>ADDIN ZOTERO_ITEM CSL_CITATION {"citationID":"rOfv51Ma","properties":{"formattedCitation":"(2001)","plainCitation":"(2001)","noteIndex":0},"citationItems":[{"id":1814,"uris":["http://zotero.org/users/9712023/items/YESGIN2G"],"itemData":{"id":1814,"type":"article-journal","container-title":"The Quarterly Review of Biology","DOI":"10.1086/393866","ISSN":"0033-5770, 1539-7718","issue":"2","journalAbbreviation":"The Quarterly Review of Biology","language":"en","page":"141-168","source":"DOI.org (Crossref)","title":"Mammalian Play: Training for the Unexpected","title-short":"Mammalian Play","volume":"76","author":[{"family":"Spinka","given":"Marek"},{"family":"Newberry","given":"Ruth C."},{"family":"Bekoff","given":"Marc"}],"issued":{"date-parts":[["2001",6]]}},"suppress-author":true}],"schema":"https://github.com/citation-style-language/schema/raw/master/csl-citation.json"}</w:instrText>
      </w:r>
      <w:r>
        <w:fldChar w:fldCharType="separate"/>
      </w:r>
      <w:r>
        <w:t>(2001)</w:t>
      </w:r>
      <w:r>
        <w:fldChar w:fldCharType="end"/>
      </w:r>
      <w:r>
        <w:t xml:space="preserve"> azt találták, hogy az emlősök játékos viaskodása és kergetőzése segíti az idegrendszer fejlődését, és felkészíti az egyedet a hirtelen helyzetek kezelésére, növelve ezzel a túlélési </w:t>
      </w:r>
      <w:r>
        <w:lastRenderedPageBreak/>
        <w:t xml:space="preserve">esélyeket. Más kutatók a </w:t>
      </w:r>
      <w:r>
        <w:rPr>
          <w:rStyle w:val="Kiemels2"/>
          <w:b w:val="0"/>
        </w:rPr>
        <w:t>szociális tanulás</w:t>
      </w:r>
      <w:r>
        <w:t xml:space="preserve"> szerepét emelik ki: a játék során a fiatal egyedek megtanulják a csoportnormákat, a fair play alapjait, kialakul a </w:t>
      </w:r>
      <w:r>
        <w:rPr>
          <w:rStyle w:val="Kiemels2"/>
          <w:b w:val="0"/>
        </w:rPr>
        <w:t>kooperáció</w:t>
      </w:r>
      <w:r>
        <w:t xml:space="preserve"> és a </w:t>
      </w:r>
      <w:r>
        <w:rPr>
          <w:rStyle w:val="Kiemels2"/>
          <w:b w:val="0"/>
        </w:rPr>
        <w:t>bizalom</w:t>
      </w:r>
      <w:r>
        <w:t xml:space="preserve"> a társak iránt </w:t>
      </w:r>
      <w:r>
        <w:fldChar w:fldCharType="begin"/>
      </w:r>
      <w:r>
        <w:instrText>ADDIN ZOTERO_ITEM CSL_CITATION {"citationID":"5iUQR66D","properties":{"formattedCitation":"(Gray, 2009, 2017)","plainCitation":"(Gray, 2009, 2017)","noteIndex":0},"citationItems":[{"id":1816,"uris":["http://zotero.org/users/9712023/items/FPYLW3LC"],"itemData":{"id":1816,"type":"article-journal","container-title":"American Journal of Play","issue":"4","page":"476–522","title":"Play as the foundation for hunter-gatherer social existence","volume":"1","author":[{"family":"Gray","given":"Peter"}],"issued":{"date-parts":[["2009"]]}}},{"id":1815,"uris":["http://zotero.org/users/9712023/items/4R6BZZ65"],"itemData":{"id":1815,"type":"article-journal","abstract":"“Play” is a word used commonly to refer to children's preferred activities and to some adult activities, and it is often said that play promotes learning. But what is play exactly, and what and how do children learn through play? This essay begins with a description of an evolutionary, practice theory of play by German philosopher and naturalist, Karl Groos, followed by a system of categorizing play according to the kinds of skills most obviously practiced: physical/locomotor play, constructive play, language play, fantasy play, social play, and play with formal rules. Play is then defined as activity that (1) is self-chosen and self-directed, (2) is motivated by means more than ends, (3) is guided by mental rules, and (4) includes a strong element of imagination. These characteristics are elaborated upon to show how each contributes to play's developmental value. Two final sections describe the special developmental value of age-mixed play and deleterious changes in children's well-being that have accompanied the decline of play in recent decades.","container-title":"Topics in Language Disorders","DOI":"10.1097/TLD.0000000000000130","ISSN":"0271-8294","issue":"3","language":"en","page":"217-228","source":"DOI.org (Crossref)","title":"What Exactly Is Play, and Why Is It Such a Powerful Vehicle for Learning?","volume":"37","author":[{"family":"Gray","given":"Peter"}],"issued":{"date-parts":[["2017",7]]}}}],"schema":"https://github.com/citation-style-language/schema/raw/master/csl-citation.json"}</w:instrText>
      </w:r>
      <w:r>
        <w:fldChar w:fldCharType="separate"/>
      </w:r>
      <w:r>
        <w:t>(Gray, 2009, 2017)</w:t>
      </w:r>
      <w:r>
        <w:fldChar w:fldCharType="end"/>
      </w:r>
      <w:r>
        <w:t xml:space="preserve">. Az ember esetében különösen fontos a </w:t>
      </w:r>
      <w:r>
        <w:rPr>
          <w:rStyle w:val="Kiemels2"/>
          <w:b w:val="0"/>
        </w:rPr>
        <w:t>szimbolikus játék</w:t>
      </w:r>
      <w:r>
        <w:t xml:space="preserve">, ami nem csak a kognitív fejlődésben, hanem a kognitív és társas ismeretszerzésben is fontos szerepet tölt be. Evolúciós pszichológusok szerint a képzeletbeli játék és történetalkotás hozzájárult nyelvi és társas kogníciónk fejlődéséhez, mivel a </w:t>
      </w:r>
      <w:r>
        <w:rPr>
          <w:rStyle w:val="Kiemels2"/>
          <w:b w:val="0"/>
        </w:rPr>
        <w:t>mintha szituációk</w:t>
      </w:r>
      <w:r>
        <w:t xml:space="preserve"> során kockázatmentesen lehetett kipróbálni viselkedéseket és következményeket </w:t>
      </w:r>
      <w:r>
        <w:fldChar w:fldCharType="begin"/>
      </w:r>
      <w:r>
        <w:instrText>ADDIN ZOTERO_ITEM CSL_CITATION {"citationID":"wbAxBmja","properties":{"formattedCitation":"(Quinn \\uc0\\u233{}s mtsai., 2018)","plainCitation":"(Quinn és mtsai., 2018)","noteIndex":0},"citationItems":[{"id":1817,"uris":["http://zotero.org/users/9712023/items/8DRZZ95R"],"itemData":{"id":1817,"type":"article-journal","container-title":"Developmental Review","DOI":"10.1016/j.dr.2018.05.005","ISSN":"02732297","journalAbbreviation":"Developmental Review","language":"en","page":"121-135","source":"DOI.org (Crossref)","title":"The relationship between symbolic play and language acquisition: A meta-analytic review","title-short":"The relationship between symbolic play and language acquisition","volume":"49","author":[{"family":"Quinn","given":"Sara"},{"family":"Donnelly","given":"Seamus"},{"family":"Kidd","given":"Evan"}],"issued":{"date-parts":[["2018",9]]}}}],"schema":"https://github.com/citation-style-language/schema/raw/master/csl-citation.json"}</w:instrText>
      </w:r>
      <w:r>
        <w:fldChar w:fldCharType="separate"/>
      </w:r>
      <w:r>
        <w:rPr>
          <w:rFonts w:cs="Times New Roman"/>
          <w:szCs w:val="24"/>
        </w:rPr>
        <w:t>(Quinn és mtsai., 2018)</w:t>
      </w:r>
      <w:r>
        <w:fldChar w:fldCharType="end"/>
      </w:r>
      <w:r>
        <w:t>.</w:t>
      </w:r>
    </w:p>
    <w:p w:rsidR="00993A02" w:rsidRDefault="00FE752C">
      <w:pPr>
        <w:pStyle w:val="bekezdestobbi"/>
      </w:pPr>
      <w:r>
        <w:t xml:space="preserve">Egy másik evolúciós szempont a </w:t>
      </w:r>
      <w:r>
        <w:rPr>
          <w:rStyle w:val="Kiemels2"/>
          <w:b w:val="0"/>
        </w:rPr>
        <w:t>jutalmazási rendszer kialakulása</w:t>
      </w:r>
      <w:r>
        <w:t xml:space="preserve">. Őseink számára adaptív volt, hogy örömet leljenek az olyan tevékenységekben, amelyek </w:t>
      </w:r>
      <w:r>
        <w:rPr>
          <w:rStyle w:val="Kiemels2"/>
          <w:b w:val="0"/>
        </w:rPr>
        <w:t>gyakorlást</w:t>
      </w:r>
      <w:r>
        <w:t xml:space="preserve"> és </w:t>
      </w:r>
      <w:r>
        <w:rPr>
          <w:rStyle w:val="Kiemels2"/>
          <w:b w:val="0"/>
        </w:rPr>
        <w:t>készségfejlődést</w:t>
      </w:r>
      <w:r>
        <w:t xml:space="preserve"> jelentenek. A fiatal állatoknál megfigyelhető játékos küzdelem (például kis tigrisek birkózása) valójában a vadászati és harci készségek prototípusa. Ennek analógiájára az emberi játék – legyen az labdajáték vagy logikai játék – jutalmazó érzéssel társul, mert az agy érzékeli, hogy ez a tevékenység a </w:t>
      </w:r>
      <w:r>
        <w:rPr>
          <w:rStyle w:val="Kiemels2"/>
          <w:b w:val="0"/>
        </w:rPr>
        <w:t>későbbi túlélést</w:t>
      </w:r>
      <w:r>
        <w:t xml:space="preserve"> szolgálhatja </w:t>
      </w:r>
      <w:r>
        <w:fldChar w:fldCharType="begin"/>
      </w:r>
      <w:r>
        <w:instrText>ADDIN ZOTERO_ITEM CSL_CITATION {"citationID":"9Mai509A","properties":{"formattedCitation":"(Pellis \\uc0\\u233{}s mtsai., 2024)","plainCitation":"(Pellis és mtsai., 2024)","noteIndex":0},"citationItems":[{"id":1819,"uris":["http://zotero.org/users/9712023/items/LQV6YFBL"],"itemData":{"id":1819,"type":"article-journal","abstract":"Play fighting has been one of the most intensely studied forms of play and so has provided some of our deepest insights into the understanding of play in general. As the label implies, this behavior resembles serious fighting, in that the animals compete for an advantage over one another, but unlike true aggression, for play fighting to remain playful, it also incorporates a degree of cooperation and reciprocity – restrained competition seems to be its hallmark. Despite these common features, it should be noted that both the advantage competed over and the mechanisms by which restraint is achieved varies across species. Such variation mitigates simple generalities. For example, how empirical support for a proposed adaptive function in one species not being replicated in another, is to be interpreted. What has emerged over the past few decades is that play fighting is diverse, varying across several dimensions, some superficial, some fundamental, making choosing species to compare a challenge. In this paper, we explore various design features that constitute play fighting and the ways these can be modified across different species and lineages of species. Given that a major pillar of ethology is that description precedes explanation, having a good grasp of the behavioral diversity of play fighting is an essential starting point for detailed analyses of the mechanisms and functions of play. We show that commonalities across species likely involve different mechanisms than do species idiosyncrasies, and that different styles of play fighting likely afford different adaptive opportunities.","container-title":"Frontiers in Ethology","DOI":"10.3389/fetho.2024.1362052","ISSN":"2813-5091","journalAbbreviation":"Front. Ethol.","page":"1362052","source":"DOI.org (Crossref)","title":"Play fighting revisited: its design features and how they shape our understanding of its mechanisms and functions","title-short":"Play fighting revisited","volume":"3","author":[{"family":"Pellis","given":"Sergio M."},{"family":"Pellis","given":"Vivien C."},{"family":"Ham","given":"Jackson R."}],"issued":{"date-parts":[["2024",4,22]]}}}],"schema":"https://github.com/citation-style-language/schema/raw/master/csl-citation.json"}</w:instrText>
      </w:r>
      <w:r>
        <w:fldChar w:fldCharType="separate"/>
      </w:r>
      <w:r>
        <w:rPr>
          <w:rFonts w:cs="Times New Roman"/>
          <w:szCs w:val="24"/>
        </w:rPr>
        <w:t>(Pellis és mtsai., 2024)</w:t>
      </w:r>
      <w:r>
        <w:fldChar w:fldCharType="end"/>
      </w:r>
      <w:r>
        <w:t xml:space="preserve">. Evolúciós pszichológiai elméletek arra is rámutatnak, hogy a játék hozzájárult a </w:t>
      </w:r>
      <w:r>
        <w:rPr>
          <w:rStyle w:val="Kiemels2"/>
          <w:b w:val="0"/>
        </w:rPr>
        <w:t>kooperatív közösségek</w:t>
      </w:r>
      <w:r>
        <w:rPr>
          <w:b/>
        </w:rPr>
        <w:t xml:space="preserve"> </w:t>
      </w:r>
      <w:r>
        <w:t xml:space="preserve">kialakulásához. A közös játék erősíti a csoportkohéziót és segít kialakítani a rangsorokat agresszió nélkül </w:t>
      </w:r>
      <w:r>
        <w:fldChar w:fldCharType="begin"/>
      </w:r>
      <w:r>
        <w:instrText>ADDIN ZOTERO_ITEM CSL_CITATION {"citationID":"j02wVEmr","properties":{"formattedCitation":"(de Waal, 1989)","plainCitation":"(de Waal, 1989)","noteIndex":0},"citationItems":[{"id":1821,"uris":["http://zotero.org/users/9712023/items/2VXL28CZ"],"itemData":{"id":1821,"type":"book","ISBN":"978-0-674-03308-5","note":"DOI: 10.4159/9780674033085","publisher":"Harvard University Press","source":"DOI.org (Crossref)","title":"Peacemaking among Primates","URL":"https://www.degruyter.com/document/doi/10.4159/9780674033085/html","author":[{"family":"Waal","given":"Frans B. M.","non-dropping-particle":"de"}],"accessed":{"date-parts":[["2025",5,7]]},"issued":{"date-parts":[["1989",12,31]]}}}],"schema":"https://github.com/citation-style-language/schema/raw/master/csl-citation.json"}</w:instrText>
      </w:r>
      <w:r>
        <w:fldChar w:fldCharType="separate"/>
      </w:r>
      <w:r>
        <w:t>(de Waal, 1989)</w:t>
      </w:r>
      <w:r>
        <w:fldChar w:fldCharType="end"/>
      </w:r>
      <w:r>
        <w:t xml:space="preserve">. Például a gyermekek játékos vetélkedése során kiderülhet, ki miben ügyes anélkül, hogy ténylegesen sérülést okoznának egymásnak, ez az információ pedig segíthette a csoporton belüli </w:t>
      </w:r>
      <w:r>
        <w:rPr>
          <w:rStyle w:val="Kiemels2"/>
          <w:b w:val="0"/>
        </w:rPr>
        <w:t>szerepmegosztást</w:t>
      </w:r>
      <w:r>
        <w:t xml:space="preserve"> és együttműködést.</w:t>
      </w:r>
    </w:p>
    <w:p w:rsidR="00993A02" w:rsidRDefault="00FE752C">
      <w:pPr>
        <w:pStyle w:val="bekezdestobbi"/>
      </w:pPr>
      <w:r>
        <w:t xml:space="preserve">A játék nem pusztán szórakozás, hanem fajunk meghatározó sajátja, amely </w:t>
      </w:r>
      <w:r>
        <w:rPr>
          <w:rStyle w:val="Kiemels2"/>
          <w:b w:val="0"/>
        </w:rPr>
        <w:t>hozzájárult az intelligencia, a kreativitás és a társas képességek</w:t>
      </w:r>
      <w:r>
        <w:t xml:space="preserve"> kifejlődéséhez, vagyis az ember </w:t>
      </w:r>
      <w:r>
        <w:rPr>
          <w:rStyle w:val="Kiemels2"/>
          <w:b w:val="0"/>
        </w:rPr>
        <w:t>Homo Ludens</w:t>
      </w:r>
      <w:r>
        <w:t xml:space="preserve">, azaz „játékos ember” </w:t>
      </w:r>
      <w:r>
        <w:fldChar w:fldCharType="begin"/>
      </w:r>
      <w:r>
        <w:instrText>ADDIN ZOTERO_ITEM CSL_CITATION {"citationID":"5BYk3WV4","properties":{"formattedCitation":"(Huizinga, 1944)","plainCitation":"(Huizinga, 1944)","noteIndex":0},"citationItems":[{"id":1582,"uris":["http://zotero.org/users/9712023/items/2X89UT2B"],"itemData":{"id":1582,"type":"book","publisher":"Athenaeum","title":"Homo ludens. Kísérlet a kultúra játék-elemeinek meghatározására","author":[{"family":"Huizinga,","given":"Johan"}],"issued":{"date-parts":[["1944"]]}}}],"schema":"https://github.com/citation-style-language/schema/raw/master/csl-citation.json"}</w:instrText>
      </w:r>
      <w:r>
        <w:fldChar w:fldCharType="separate"/>
      </w:r>
      <w:r>
        <w:t>(Huizinga, 1944)</w:t>
      </w:r>
      <w:r>
        <w:fldChar w:fldCharType="end"/>
      </w:r>
      <w:r>
        <w:t>. A modern gamifikáció tulajdonképpen ezen ősi ösztönökre épít, azért élvezzük a pontgyűjtést vagy a kihívásokat egy alkalmazásban, mert mélyen belénk kódolt, hogy az ilyen tevékenységek előnyösek és örömteliek. Ráadásul a játék evolúciós szerepe magyarázza, miért lehet a játékosítás hatékony a</w:t>
      </w:r>
      <w:r>
        <w:rPr>
          <w:b/>
        </w:rPr>
        <w:t xml:space="preserve"> </w:t>
      </w:r>
      <w:r>
        <w:rPr>
          <w:rStyle w:val="Kiemels2"/>
          <w:b w:val="0"/>
        </w:rPr>
        <w:t>felnőttek esetében is.</w:t>
      </w:r>
      <w:r>
        <w:t xml:space="preserve"> Bár a játékosság csúcsát a gyerekkorban érjük el, felnőttként is rendelkezünk a </w:t>
      </w:r>
      <w:r>
        <w:rPr>
          <w:rStyle w:val="Kiemels2"/>
          <w:b w:val="0"/>
        </w:rPr>
        <w:t>játékvággyal</w:t>
      </w:r>
      <w:r>
        <w:t xml:space="preserve"> és a jutalomkereső, felfedező ösztönnel, hiszen ezek a mechanizmusok nem tűnnek el, csak formálódnak </w:t>
      </w:r>
      <w:r>
        <w:fldChar w:fldCharType="begin"/>
      </w:r>
      <w:r>
        <w:instrText>ADDIN ZOTERO_ITEM CSL_CITATION {"citationID":"fv6oOZmb","properties":{"formattedCitation":"(Brown, 2009)","plainCitation":"(Brown, 2009)","noteIndex":0},"citationItems":[{"id":1822,"uris":["http://zotero.org/users/9712023/items/AFYLAFWY"],"itemData":{"id":1822,"type":"book","abstract":"Play is a hugely complex and controversial subject, and I cannot do justice to the pioneers and often isolated scholars of play worldwide whose lifeworks continue to inspire and lead. This book stems primarily from clinical observation, my systematic reviews of many life trajectories, and my efforts to integrate the growing objective evidence for the nature and importance of play behavior as it has evolved and as it presents in its wonderful varieties throughout life. (PsycInfo Database Record (c) 2025 APA, all rights reserved)","collection-title":"Play: How it shapes the brain, opens the imagination, and invigorates the soul.","event-place":"New York,  NY,  US","ISBN":"978-1-58333-333-4","note":"page: 229","number-of-pages":"229","publisher":"Avery/Penguin Group USA","publisher-place":"New York,  NY,  US","title":"Play: How it shapes the brain, opens the imagination, and invigorates the soul.","author":[{"family":"Brown","given":"Stuart"}],"collection-editor":[{"family":"Vaughan","given":"Christopher"}],"issued":{"date-parts":[["2009"]]}}}],"schema":"https://github.com/citation-style-language/schema/raw/master/csl-citation.json"}</w:instrText>
      </w:r>
      <w:r>
        <w:fldChar w:fldCharType="separate"/>
      </w:r>
      <w:r>
        <w:t>(Brown, 2009)</w:t>
      </w:r>
      <w:r>
        <w:fldChar w:fldCharType="end"/>
      </w:r>
      <w:r>
        <w:t>. Mivel a játékosság adaptív előnyöket biztosít, ezért az emberi agyban felnőttként is aktívak maradnak a játékhoz és jutalmazáshoz kapcsolódó idegrendszeri struktúrák. A játékosítás éppen ezeket a mechanizmusokat aktiválja, ezért lehet hatékony motivációs eszköz felnőtteknél is. A jól kitalált gamifikáció felébreszti a bennünk szunnyadó ősi játékost, aki tanulni, versengeni és felfedezni akar.</w:t>
      </w:r>
    </w:p>
    <w:p w:rsidR="00993A02" w:rsidRDefault="00FE752C">
      <w:pPr>
        <w:pStyle w:val="Cmsor2"/>
      </w:pPr>
      <w:bookmarkStart w:id="24" w:name="_Toc197690008"/>
      <w:r>
        <w:rPr>
          <w:rStyle w:val="Kiemels2"/>
          <w:b/>
          <w:bCs w:val="0"/>
        </w:rPr>
        <w:t xml:space="preserve">Neurobiológiai alapok: jutalmazási kör és </w:t>
      </w:r>
      <w:r>
        <w:t>neurotranszmitterek</w:t>
      </w:r>
      <w:bookmarkEnd w:id="24"/>
    </w:p>
    <w:p w:rsidR="00993A02" w:rsidRDefault="00FE752C">
      <w:pPr>
        <w:pStyle w:val="bekezdeselso"/>
      </w:pPr>
      <w:r>
        <w:t xml:space="preserve">A játékos viselkedés nem csupán kulturális vagy szociális jelenség, hanem mélyen beágyazódik az emberi agy neurobiológiai működésébe. Központi szerepet játszik ebben a dopaminerg rendszer, amely az örömérzetet, a motivációt és a tanulást szabályozza. Két kiemelt fontosságú agyterület a ventrális tegmentális area (VTA) és a nucleus accumbens (NAc). Ezek együtt alkotják a jutalmazási hálózat központi magját, amely dopamint szabadít fel, amikor valami váratlan, örömteli vagy motiváló történik. Schultz klasszikus kutatása </w:t>
      </w:r>
      <w:r>
        <w:fldChar w:fldCharType="begin"/>
      </w:r>
      <w:r>
        <w:instrText>ADDIN ZOTERO_ITEM CSL_CITATION {"citationID":"SeNzH6jm","properties":{"formattedCitation":"(Schultz, 1998)","plainCitation":"(Schultz, 1998)","noteIndex":0},"citationItems":[{"id":1823,"uris":["http://zotero.org/users/9712023/items/5JV9HHPZ"],"itemData":{"id":1823,"type":"article-journal","abstract":"Schultz, Wolfram. Predictive reward signal of dopamine neurons. J. Neurophysiol. 80: 1–27, 1998. The effects of lesions, receptor blocking, electrical self-stimulation, and drugs of abuse suggest that midbrain dopamine systems are involved in processing reward information and learning approach behavior. Most dopamine neurons show phasic activations after primary liquid and food rewards and conditioned, reward-predicting visual and auditory stimuli. They show biphasic, activation-depression responses after stimuli that resemble reward-predicting stimuli or are novel or particularly salient. However, only few phasic activations follow aversive stimuli. Thus dopamine neurons label environmental stimuli with appetitive value, predict and detect rewards and signal alerting and motivating events. By failing to discriminate between different rewards, dopamine neurons appear to emit an alerting message about the surprising presence or absence of rewards. All responses to rewards and reward-predicting stimuli depend on event predictability. Dopamine neurons are activated by rewarding events that are better than predicted, remain uninfluenced by events that are as good as predicted, and are depressed by events that are worse than predicted. By signaling rewards according to a prediction error, dopamine responses have the formal characteristics of a teaching signal postulated by reinforcement learning theories. Dopamine responses transfer during learning from primary rewards to reward-predicting stimuli. This may contribute to neuronal mechanisms underlying the retrograde action of rewards, one of the main puzzles in reinforcement learning. The impulse response releases a short pulse of dopamine onto many dendrites, thus broadcasting a rather global reinforcement signal to postsynaptic neurons. This signal may improve approach behavior by providing advance reward information before the behavior occurs, and may contribute to learning by modifying synaptic transmission. The dopamine reward signal is supplemented by activity in neurons in striatum, frontal cortex, and amygdala, which process specific reward information but do not emit a global reward prediction error signal. A cooperation between the different reward signals may assure the use of specific rewards for selectively reinforcing behaviors. Among the other projection systems, noradrenaline neurons predominantly serve attentional mechanisms and nucleus basalis neurons code rewards heterogeneously. Cerebellar climbing fibers signal errors in motor performance or errors in the prediction of aversive events to cerebellar Purkinje cells. Most deficits following dopamine-depleting lesions are not easily explained by a defective reward signal but may reflect the absence of a general enabling function of tonic levels of extracellular dopamine. Thus dopamine systems may have two functions, the phasic transmission of reward information and the tonic enabling of postsynaptic neurons.","container-title":"Journal of Neurophysiology","DOI":"10.1152/jn.1998.80.1.1","ISSN":"0022-3077, 1522-1598","issue":"1","journalAbbreviation":"Journal of Neurophysiology","language":"en","page":"1-27","source":"DOI.org (Crossref)","title":"Predictive Reward Signal of Dopamine Neurons","volume":"80","author":[{"family":"Schultz","given":"Wolfram"}],"issued":{"date-parts":[["1998",7,1]]}}}],"schema":"https://github.com/citation-style-language/schema/raw/master/csl-citation.json"}</w:instrText>
      </w:r>
      <w:r>
        <w:fldChar w:fldCharType="separate"/>
      </w:r>
      <w:r>
        <w:t>(Schultz, 1998)</w:t>
      </w:r>
      <w:r>
        <w:fldChar w:fldCharType="end"/>
      </w:r>
      <w:r>
        <w:t xml:space="preserve"> megmutatta, hogy a dopamin nem egyszerűen a jutalom elérésére reagál, hanem az elvárt és tényleges események közötti különbségre, ez az úgynevezett jutalom-előrejelzési hiba. Ha </w:t>
      </w:r>
      <w:r>
        <w:lastRenderedPageBreak/>
        <w:t xml:space="preserve">például egy játékos váratlanul kap pontot vagy jutalmat egy feladat megoldása után, az agya több dopamint termel, mint akkor, ha a jutalom előre kiszámítható volt. Ez a mechanizmus kulcsfontosságú a tanulási folyamatokban: segít felismerni, mi éri meg, és hogyan érdemes viselkedni a jövőben. A gamifikáció is ezt a rendszert használja ki. Ha egy tanulási folyamat, munkahelyi feladat vagy egészségügyi viselkedésmód játékos elemekkel, például pontgyűjtéssel, ranglistával vagy kihívásokkal egészül ki, akkor az agy jutalmazási rendszere ugyanúgy aktiválódik, mint egy valódi játék során. A változatos, kiszámíthatatlan és fokozatosan nehezedő kihívások fenntartják az érdeklődést, mert újabb és újabb predikciós hibákat generálnak, vagyis a felhasználó kíváncsi marad, és tanulási motivációja nő. A pozitív visszacsatolás, jutalom, elismerés, haladás érzése fokozza az elköteleződést és az élményt, amit az agy dopaminfelszabadítással jutalmaz. A </w:t>
      </w:r>
      <w:r>
        <w:rPr>
          <w:rStyle w:val="Kiemels2"/>
          <w:b w:val="0"/>
        </w:rPr>
        <w:t>változó jutalmazás</w:t>
      </w:r>
      <w:r>
        <w:t xml:space="preserve"> épp ezért lehet különösen addiktív, mert a kiszámíthatatlan pozitív meglepetések fokozzák a dopaminrendszer aktivációját. Ez ugyanaz a mechanizmus, ami a szerencsejátékok függőségénél is megfigyelhető. A gamifikáció etikus alkalmazásánál figyelembe kell venni, hogy a dopaminrendszer erős stimulálása rövid távú elköteleződést hoz ugyan, de potenciálisan </w:t>
      </w:r>
      <w:r>
        <w:rPr>
          <w:rStyle w:val="Kiemels2"/>
          <w:b w:val="0"/>
        </w:rPr>
        <w:t>függésszerű viszonyt</w:t>
      </w:r>
      <w:r>
        <w:t xml:space="preserve"> is kialakíthat, ezért fontos a </w:t>
      </w:r>
      <w:r>
        <w:rPr>
          <w:rStyle w:val="Kiemels2"/>
          <w:b w:val="0"/>
        </w:rPr>
        <w:t>kiegyensúlyozott, célzott jutalmazás</w:t>
      </w:r>
      <w:r>
        <w:t>.</w:t>
      </w:r>
    </w:p>
    <w:p w:rsidR="00993A02" w:rsidRDefault="00FE752C">
      <w:pPr>
        <w:pStyle w:val="bekezdestobbi"/>
      </w:pPr>
      <w:r>
        <w:t xml:space="preserve">A dopamin mellett más neurotranszmitterek és hormonok is szerepet játszanak a játékélményben. Kiemelkedő szerepe van például a szerotoninnak, amely kulcsfontosságú a hangulatszabályozásban, a szorongás csökkentésében és a viselkedési impulzusok kontrolljában. Kutatások igazolják, hogy a szerotoninszint növelése konstruktív társas interakciókat és nyugodt hangulatot támogat, míg alacsony szintje összefügg szorongással és impulzivitással </w:t>
      </w:r>
      <w:r>
        <w:fldChar w:fldCharType="begin"/>
      </w:r>
      <w:r>
        <w:instrText>ADDIN ZOTERO_ITEM CSL_CITATION {"citationID":"pjK6VoGI","properties":{"formattedCitation":"(Vanderschuren \\uc0\\u233{}s mtsai., 2016; Young &amp; Leyton, 2002)","plainCitation":"(Vanderschuren és mtsai., 2016; Young &amp; Leyton, 2002)","noteIndex":0},"citationItems":[{"id":1826,"uris":["http://zotero.org/users/9712023/items/X6Z893ND"],"itemData":{"id":1826,"type":"article-journal","container-title":"Neuroscience &amp; Biobehavioral Reviews","DOI":"10.1016/j.neubiorev.2016.07.025","ISSN":"01497634","journalAbbreviation":"Neuroscience &amp; Biobehavioral Reviews","language":"en","page":"86-105","source":"DOI.org (Crossref)","title":"The neurobiology of social play and its rewarding value in rats","volume":"70","author":[{"family":"Vanderschuren","given":"Louk J.M.J."},{"family":"Achterberg","given":"E.J. Marijke"},{"family":"Trezza","given":"Viviana"}],"issued":{"date-parts":[["2016",11]]}}},{"id":1825,"uris":["http://zotero.org/users/9712023/items/U4KFDXDC"],"itemData":{"id":1825,"type":"article-journal","container-title":"Pharmacology Biochemistry and Behavior","DOI":"10.1016/S0091-3057(01)00670-0","ISSN":"00913057","issue":"4","journalAbbreviation":"Pharmacology Biochemistry and Behavior","language":"en","license":"https://www.elsevier.com/tdm/userlicense/1.0/","page":"857-865","source":"DOI.org (Crossref)","title":"The role of serotonin in human mood and social interaction","volume":"71","author":[{"family":"Young","given":"Simon N."},{"family":"Leyton","given":"Marco"}],"issued":{"date-parts":[["2002",4]]}}}],"schema":"https://github.com/citation-style-language/schema/raw/master/csl-citation.json"}</w:instrText>
      </w:r>
      <w:r>
        <w:fldChar w:fldCharType="separate"/>
      </w:r>
      <w:r>
        <w:rPr>
          <w:rFonts w:cs="Times New Roman"/>
          <w:szCs w:val="24"/>
        </w:rPr>
        <w:t>(Vanderschuren és mtsai., 2016; Young &amp; Leyton, 2002)</w:t>
      </w:r>
      <w:r>
        <w:fldChar w:fldCharType="end"/>
      </w:r>
      <w:r>
        <w:t xml:space="preserve">. Egy sikeres játékmenet vagy előrehaladás olyan pozitív érzelmi állapotokat válthat ki, amelyek közvetetten hozzájárulhatnak a szerotoninszint növekedéséhez. Ez részben magyarázhatja, miért lehet stresszoldó hatású a kikapcsolódásként végzett játék: a sikeres játékélmény után a játékos gyakran </w:t>
      </w:r>
      <w:r>
        <w:rPr>
          <w:rStyle w:val="Kiemels2"/>
          <w:b w:val="0"/>
        </w:rPr>
        <w:t>elégedettnek és ellazultnak</w:t>
      </w:r>
      <w:r>
        <w:t xml:space="preserve"> érzi magát. </w:t>
      </w:r>
    </w:p>
    <w:p w:rsidR="00993A02" w:rsidRDefault="00FE752C">
      <w:pPr>
        <w:pStyle w:val="bekezdestobbi"/>
      </w:pPr>
      <w:r>
        <w:t xml:space="preserve">Az oxitocin kulcsszerepet játszik a társas kötődés, bizalom, empátia és proszociális viselkedés szabályozásában. Számos tanulmányban szeretethormonként, kapcsolati hormonként vagy bizalomhormonként is emlegetik, mivel elősegíti a szülő-gyermek kötődést, a párkapcsolati kötődést, a csoportkohéziót, a bizalmat és az együttműködést. Az oxitocin legismertebb hatásai a szülés és szoptatás során jelentkeznek, de az agyban neurotranszmitterként is működik, ahol a társas és érzelmi folyamatokat szabályozza. A játék – különösen a társas vagy kooperatív típusú játékok – során megélt pozitív interakciók fokozhatják az oxitocin termelődését. Ez olyan érzelmi állapotokat hoz létre, mint a biztonság, bizalom és kötődés, ami elmélyítheti a játékos élményt, és hozzájárulhat ahhoz, hogy a játékos ne csak a kihívás, hanem a kapcsolódás öröme miatt is visszatérjen a játékhoz. A Kosfeld és munkatársai </w:t>
      </w:r>
      <w:r>
        <w:fldChar w:fldCharType="begin"/>
      </w:r>
      <w:r>
        <w:instrText>ADDIN ZOTERO_ITEM CSL_CITATION {"citationID":"mQ4P2cEc","properties":{"formattedCitation":"(2005)","plainCitation":"(2005)","noteIndex":0},"citationItems":[{"id":1832,"uris":["http://zotero.org/users/9712023/items/6IEKBSJ9"],"itemData":{"id":1832,"type":"article-journal","container-title":"Nature","DOI":"10.1038/nature03701","ISSN":"0028-0836, 1476-4687","issue":"7042","journalAbbreviation":"Nature","language":"en","license":"http://www.springer.com/tdm","page":"673-676","source":"DOI.org (Crossref)","title":"Oxytocin increases trust in humans","volume":"435","author":[{"family":"Kosfeld","given":"Michael"},{"family":"Heinrichs","given":"Markus"},{"family":"Zak","given":"Paul J."},{"family":"Fischbacher","given":"Urs"},{"family":"Fehr","given":"Ernst"}],"issued":{"date-parts":[["2005",6]]}},"suppress-author":true}],"schema":"https://github.com/citation-style-language/schema/raw/master/csl-citation.json"}</w:instrText>
      </w:r>
      <w:r>
        <w:fldChar w:fldCharType="separate"/>
      </w:r>
      <w:r>
        <w:t>(2005)</w:t>
      </w:r>
      <w:r>
        <w:fldChar w:fldCharType="end"/>
      </w:r>
      <w:r>
        <w:t xml:space="preserve"> által végzett kísérlet például kimutatta, hogy az oxitocin növeli az emberek közötti bizalmi viselkedést még akkor is, ha a másik személy viselkedését nem lehet kiszámítani. Hasonló hatásokat figyeltek meg kooperatív játékhelyzetekben is, ahol az oxitocin elősegítette az együttműködést és az empátiát, a résztvevők jobban figyelembe vették a másik fél érzéseit </w:t>
      </w:r>
      <w:r>
        <w:fldChar w:fldCharType="begin"/>
      </w:r>
      <w:r>
        <w:instrText>ADDIN ZOTERO_ITEM CSL_CITATION {"citationID":"OZ66u4u6","properties":{"formattedCitation":"(Zak \\uc0\\u233{}s mtsai., 2007)","plainCitation":"(Zak és mtsai., 2007)","noteIndex":0},"citationItems":[{"id":1833,"uris":["http://zotero.org/users/9712023/items/P2KCA48A"],"itemData":{"id":1833,"type":"article-journal","container-title":"PLoS ONE","DOI":"10.1371/journal.pone.0001128","ISSN":"1932-6203","issue":"11","journalAbbreviation":"PLoS ONE","language":"en","page":"e1128","source":"DOI.org (Crossref)","title":"Oxytocin Increases Generosity in Humans","volume":"2","author":[{"family":"Zak","given":"Paul J."},{"family":"Stanton","given":"Angela A."},{"family":"Ahmadi","given":"Sheila"}],"editor":[{"family":"Brosnan","given":"Sarah"}],"issued":{"date-parts":[["2007",11,7]]}}}],"schema":"https://github.com/citation-style-language/schema/raw/master/csl-citation.json"}</w:instrText>
      </w:r>
      <w:r>
        <w:fldChar w:fldCharType="separate"/>
      </w:r>
      <w:r>
        <w:rPr>
          <w:rFonts w:cs="Times New Roman"/>
          <w:szCs w:val="24"/>
        </w:rPr>
        <w:t>(Zak és mtsai., 2007)</w:t>
      </w:r>
      <w:r>
        <w:fldChar w:fldCharType="end"/>
      </w:r>
      <w:r>
        <w:t xml:space="preserve">. A gamifikált rendszerekben, különösen ha a csapatmunka, az együttműködés vagy a társas elismerés is megjelenik, az oxitocin egy láthatatlan ragasztóként </w:t>
      </w:r>
      <w:r>
        <w:lastRenderedPageBreak/>
        <w:t>segítheti az elköteleződést. Például kooperatív tanulási platformok, közös célok, csoportos kihívások, vagy virtuális köszönet, elismerés, társas támogatás esetén. Ezek a tényezők nemcsak kognitív, hanem érzelmi kötődést is kialakítanak, ami hosszabb távú részvételt és pozitív emléknyomokat eredményez.</w:t>
      </w:r>
    </w:p>
    <w:p w:rsidR="00993A02" w:rsidRDefault="00FE752C">
      <w:pPr>
        <w:pStyle w:val="bekezdestobbi"/>
      </w:pPr>
      <w:r>
        <w:t xml:space="preserve">További neurokémiai tényezők közé tartoznak az </w:t>
      </w:r>
      <w:r>
        <w:rPr>
          <w:rStyle w:val="Kiemels2"/>
          <w:b w:val="0"/>
        </w:rPr>
        <w:t>endorfinok</w:t>
      </w:r>
      <w:r>
        <w:t xml:space="preserve">, amelyek az agy természetes fájdalomcsillapítói és jó közérzetet kiváltó anyagai Az endorfinok az öröm, az eufória és a stresszoldás biológiai hátterét adják. Az endorfinok a szervezet belső jutalomrendszerének részeként működnek, és akkor szabadulnak fel nagyobb mértékben, ha az agy pozitív kihívásra vagy erőfeszítésre reagál – például testmozgás, nevetés, vagy egy sikeresen teljesített játékhelyzet esetén. Akár egy vicces játékhelyzet vagy karakter endorfintermelést idéz elő, így az endorfinok a dopaminnal együtt vehetnek részt a jutalmazási kör működésében. Míg a dopamin az azonnali örömért felel, az endorfinok a fájdalomcsillapításon és hosszú távú pozitív érzelmeken keresztül erősítik a viselkedést. A játék során – különösen akkor, ha az intenzív figyelmet és kitartást igényel – fokozódik az agyi endorfintermelés </w:t>
      </w:r>
      <w:r>
        <w:fldChar w:fldCharType="begin"/>
      </w:r>
      <w:r>
        <w:instrText>ADDIN ZOTERO_ITEM CSL_CITATION {"citationID":"pBMwrZvB","properties":{"formattedCitation":"(Mellecker \\uc0\\u233{}s mtsai., 2013)","plainCitation":"(Mellecker és mtsai., 2013)","noteIndex":0},"citationItems":[{"id":1840,"uris":["http://zotero.org/users/9712023/items/SK24HAM9"],"itemData":{"id":1840,"type":"article-journal","abstract":"With exergames (as with physical activity in general), more intense and longer-duration game play should accrue more health benefits. Exergames, however, appear to be played for relatively short durations, often at medium or lower intensities. Ostensibly games are played for fun or enjoyment. Enhancing the fun or enjoyment experienced during exergame play should enhance the intensity and duration of physical activity, and thereby the health benefits. Research, reviewed herein, indicates fun and/or enjoyment in games are inherently laden with psychosocial, physiological, and embodiment substrates. Physical activity may also have separate or closely related psychosocial, physiological, and embodiment enjoyment substrates. Research is needed to integrate these levels of experience and to identify the game mechanics that enhance, and even maximize, the fun or enjoyment experienced in exergames, to thereby increase the health benefit.","container-title":"Games for Health Journal","DOI":"10.1089/g4h.2013.0022","ISSN":"2161-7856","issue":"3","journalAbbreviation":"Games Health J","language":"eng","note":"PMID: 24761322\nPMCID: PMC3833377","page":"142-149","source":"PubMed","title":"Disentangling Fun and Enjoyment in Exergames Using an Expanded Design, Play, Experience Framework: A Narrative Review","title-short":"Disentangling Fun and Enjoyment in Exergames Using an Expanded Design, Play, Experience Framework","volume":"2","author":[{"family":"Mellecker","given":"Robin"},{"family":"Lyons","given":"Elizabeth J."},{"family":"Baranowski","given":"Tom"}],"issued":{"date-parts":[["2013",6]]}}}],"schema":"https://github.com/citation-style-language/schema/raw/master/csl-citation.json"}</w:instrText>
      </w:r>
      <w:r>
        <w:fldChar w:fldCharType="separate"/>
      </w:r>
      <w:r>
        <w:rPr>
          <w:rFonts w:cs="Times New Roman"/>
          <w:szCs w:val="24"/>
        </w:rPr>
        <w:t>(Mellecker és mtsai., 2013)</w:t>
      </w:r>
      <w:r>
        <w:fldChar w:fldCharType="end"/>
      </w:r>
      <w:r>
        <w:t xml:space="preserve">. Ez a jelenség összefügg a jól ismert flow-élménnyel, a játékos annyira belemerül a tevékenységbe, hogy elveszíti az időérzékét, miközben fokozott örömérzetet él át. Bár a flow biológiai hátterében több neurotranszmitter és neuropeptid is szerepet játszik (köztük a dopamin, az endorfinok, a noradrenalin és szerotonin), maguk az endorfinok hozzájárulnak a pozitív érzelmi állapothoz, csökkentik a szorongást és a stresszt, és fokozzák a jóllétet </w:t>
      </w:r>
      <w:r>
        <w:fldChar w:fldCharType="begin"/>
      </w:r>
      <w:r>
        <w:instrText>ADDIN ZOTERO_ITEM CSL_CITATION {"citationID":"l0in5S7h","properties":{"formattedCitation":"(Khoshnoud \\uc0\\u233{}s mtsai., 2020)","plainCitation":"(Khoshnoud és mtsai., 2020)","noteIndex":0},"citationItems":[{"id":1843,"uris":["http://zotero.org/users/9712023/items/Y6GH292E"],"itemData":{"id":1843,"type":"article-journal","abstract":"The flow state is defined by intense involvement in an activity with high degrees of concentration and focused attention accompanied by a sense of pleasure. Video games are effective tools for inducing flow, and keeping players in this state is considered to be one of the central goals of game design. Many studies have focused on the underlying physiological and neural mechanisms of flow. Results are inconsistent when describing a unified mechanism underlying this mental state. This paper provides a comprehensive review of the physiological and neural correlates of flow and explains the relationship between the reported physiological and neural markers of the flow experience. Despite the heterogeneous results, it seems possible to establish associations between reported markers and the cognitive and experiential aspects of flow, particularly regarding arousal, attention control, reward processing, automaticity, and self-referential processing.","container-title":"PeerJ","DOI":"10.7717/peerj.10520","ISSN":"2167-8359","journalAbbreviation":"PeerJ","language":"eng","note":"PMID: 33384898\nPMCID: PMC7751419","page":"e10520","source":"PubMed","title":"Peripheral-physiological and neural correlates of the flow experience while playing video games: a comprehensive review","title-short":"Peripheral-physiological and neural correlates of the flow experience while playing video games","volume":"8","author":[{"family":"Khoshnoud","given":"Shiva"},{"family":"Alvarez Igarzábal","given":"Federico"},{"family":"Wittmann","given":"Marc"}],"issued":{"date-parts":[["2020"]]}}}],"schema":"https://github.com/citation-style-language/schema/raw/master/csl-citation.json"}</w:instrText>
      </w:r>
      <w:r>
        <w:fldChar w:fldCharType="separate"/>
      </w:r>
      <w:r>
        <w:rPr>
          <w:rFonts w:cs="Times New Roman"/>
          <w:szCs w:val="24"/>
        </w:rPr>
        <w:t>(Khoshnoud és mtsai., 2020)</w:t>
      </w:r>
      <w:r>
        <w:fldChar w:fldCharType="end"/>
      </w:r>
      <w:r>
        <w:t>. A játék során elért siker vagy kihívás teljesítése után jelentkező öröm, mosoly, nevetés és feszültségoldódás összefügg az endorfinfelszabadulással. Ezek a reakciók különösen erősek lehetnek, ha a játék testmozgással is társul, ilyenek a táncjátékok, virtuális valóság-játékok vagy aktív tanulási platformok.</w:t>
      </w:r>
    </w:p>
    <w:p w:rsidR="00993A02" w:rsidRDefault="00FE752C">
      <w:pPr>
        <w:pStyle w:val="bekezdestobbi"/>
      </w:pPr>
      <w:r>
        <w:t xml:space="preserve">Az </w:t>
      </w:r>
      <w:r>
        <w:rPr>
          <w:rStyle w:val="Kiemels2"/>
          <w:b w:val="0"/>
        </w:rPr>
        <w:t>adrenalin</w:t>
      </w:r>
      <w:r>
        <w:t xml:space="preserve"> és </w:t>
      </w:r>
      <w:r>
        <w:rPr>
          <w:rStyle w:val="Kiemels2"/>
          <w:b w:val="0"/>
        </w:rPr>
        <w:t>noradrenalin</w:t>
      </w:r>
      <w:r>
        <w:t xml:space="preserve"> az izgalmi állapot és az éberség növelésében vesz részt. Egy versengő játék során – például egy időre menő feladat vagy egy akciójelenet közben – a szimpatikus idegrendszer aktiválódik, adrenalin szabadul fel, amely fokozza a pulzust, éberséget, felkészíti a testet az „üss vagy fuss” reakcióra. Bár a játék közbeni stresszt nem reális körülmények váltják ki, az </w:t>
      </w:r>
      <w:r>
        <w:rPr>
          <w:rStyle w:val="Kiemels2"/>
          <w:b w:val="0"/>
        </w:rPr>
        <w:t>izgalom élménye</w:t>
      </w:r>
      <w:r>
        <w:t xml:space="preserve"> valós. Egy mérsékelt adrenalinszint-emelkedés hozzájárulhat az élvezethez és a beleéléshez, hiszen a tétnek érzett helyzet fokozza a bevonódást. Ha viszont túl erős vagy tartós a stressz a játékban, akkor az </w:t>
      </w:r>
      <w:r>
        <w:rPr>
          <w:rStyle w:val="Kiemels2"/>
          <w:b w:val="0"/>
        </w:rPr>
        <w:t>kortizol</w:t>
      </w:r>
      <w:r>
        <w:t xml:space="preserve"> termeléséhez vezethet, ami már kellemetlen feszültséget okoz. Sőt, ha valaki rendszeresen extrém félelemérzést él át játék közben, például sokat játszik horror játékokkal, akkor számolnia kell a krónikus kortizolszint-emelkedésből származó egészségügyi kockázatokkal </w:t>
      </w:r>
      <w:r>
        <w:fldChar w:fldCharType="begin"/>
      </w:r>
      <w:r>
        <w:instrText>ADDIN ZOTERO_ITEM CSL_CITATION {"citationID":"kvqMSIKj","properties":{"formattedCitation":"(Aliyari \\uc0\\u233{}s mtsai., 2018)","plainCitation":"(Aliyari és mtsai., 2018)","noteIndex":0},"citationItems":[{"id":1846,"uris":["http://zotero.org/users/9712023/items/C2GPAYQX"],"itemData":{"id":1846,"type":"article-journal","abstract":"INTRODUCTION: Video games are common cultural issues with great influence in all societies. One of the important cognitive effects of video games is on creating stress on video players. The present research objective was to study different types of stress in players based on video game styles.\nMETHODS: A total of 80 players, aged 18 to 30 years, played four types of video games; Runner game, Excitement game, Fear game, and Puzzle game. In the beginning, the players filled in the form of personal information as well as some general and specialized information on the games. Before starting each game, the saliva samples of the players were collected to measure their level of cortisol and α-amylase. At the end of each game, the same samples were collected again. The concentrations of cortisol and α-amylase were measured using a specialized kit and an ELISA device. In addition, the variations of brain waves were recorded by an Emotiv system. Finally, the data were analyzed in SPSS and Matlab system (after and before playing video game).\nRESULTS: The research findings revealed that the salivary α-amylase concentration increased significantly after playing the Fear game, Runner game, and Excitement game and decreased significantly after playing the Puzzle game. Moreover, the concentration of salivary cortisol increased significantly after playing the Runner game, Excitement game, and Fear game and decreased significantly after playing the Puzzle game. The brain wave analysis also revealed that the level of stress experienced by playing Fear game was higher than the Excitement game.\nCONCLUSION: According to the research findings, video games can affect the stress system as well as the cognitive system of humans depending on the game style. In addition, the type and level of stress triggered in the players depend on the game style.","container-title":"Basic and Clinical Neuroscience","DOI":"10.29252/nirp.bcn.9.3.177","ISSN":"2008-126X","issue":"3","journalAbbreviation":"Basic Clin Neurosci","language":"eng","note":"PMID: 30034648\nPMCID: PMC6037427","page":"177-186","source":"PubMed","title":"The Beneficial or Harmful Effects of Computer Game Stress on Cognitive Functions of Players","volume":"9","author":[{"family":"Aliyari","given":"Hamed"},{"family":"Sahraei","given":"Hedayat"},{"family":"Daliri","given":"Mohammad Reza"},{"family":"Minaei-Bidgoli","given":"Behrouz"},{"family":"Kazemi","given":"Masoomeh"},{"family":"Agaei","given":"Hassan"},{"family":"Sahraei","given":"Mohammad"},{"family":"Hosseini","given":"Seyed Mohammad Ali Seyed"},{"family":"Hadipour","given":"Mohammad Mehdi"},{"family":"Mohammadi","given":"Mohammad"},{"family":"Dehghanimohammadabadi","given":"Zahra"}],"issued":{"date-parts":[["2018"]]}}}],"schema":"https://github.com/citation-style-language/schema/raw/master/csl-citation.json"}</w:instrText>
      </w:r>
      <w:r>
        <w:fldChar w:fldCharType="separate"/>
      </w:r>
      <w:r>
        <w:rPr>
          <w:rFonts w:cs="Times New Roman"/>
          <w:szCs w:val="24"/>
        </w:rPr>
        <w:t>(Aliyari és mtsai., 2018)</w:t>
      </w:r>
      <w:r>
        <w:fldChar w:fldCharType="end"/>
      </w:r>
      <w:r>
        <w:t xml:space="preserve">. A kutatások szerint a kihívást jelentő játékokban a pozitív izgalmi állapot (adrenalin, noradrenalin) hozzájárul a flow-élményhez és a játékélvezethez. Az ilyen játékhelyzetek után a játékosok magasabb pozitív érzelmi szintről számolnak be (például izgatottság, öröm, büszkeség), mint a kevésbé kihívást jelentő játékok után </w:t>
      </w:r>
      <w:r>
        <w:fldChar w:fldCharType="begin"/>
      </w:r>
      <w:r>
        <w:instrText>ADDIN ZOTERO_ITEM CSL_CITATION {"citationID":"yEjEfA3z","properties":{"formattedCitation":"(Lemmens \\uc0\\u233{}s mtsai., 2022; Porter &amp; Goolkasian, 2019)","plainCitation":"(Lemmens és mtsai., 2022; Porter &amp; Goolkasian, 2019)","noteIndex":0},"citationItems":[{"id":1855,"uris":["http://zotero.org/users/9712023/items/YI6Q2NQT"],"itemData":{"id":1855,"type":"article-journal","abstract":"Abstract\n            \n              Compared to traditional screen-based media, virtual reality (VR) generally leads to stronger feelings of presence. The current study aimed to investigate whether playing games in VR resulted in a stronger sense of presence than playing on a TV, and whether these feelings of presence affected players’ emotional and physiological responses to the games. Two experiments were conducted among 128 students, comparing the effects of playing either a survival horror game (\n              N\n               = 59) or a first-person shooter (\n              N\n               = 69) on a TV or in VR on physiological and subjective fear, hostility and enjoyment. Results showed that playing games in VR resulted in a stronger sense of presence, lower heart rate variability and a stronger subjective sense of fear. The feeling of presence thereby mediated the effects of VR on fear. The effects of playing a first-person shooter in VR on hostility were mixed, and gaming in VR was not more enjoyable than on TV. Regardless of the type of game or display medium, hostility increased significantly post-play. This study provides evidence that commercial VR games can affect feelings of presence and the physiological and emotional state of players.","container-title":"Virtual Reality","DOI":"10.1007/s10055-021-00555-w","ISSN":"1359-4338, 1434-9957","issue":"1","journalAbbreviation":"Virtual Reality","language":"en","page":"223-234","source":"DOI.org (Crossref)","title":"Fear and loathing in VR: the emotional and physiological effects of immersive games","title-short":"Fear and loathing in VR","volume":"26","author":[{"family":"Lemmens","given":"Jeroen S."},{"family":"Simon","given":"Monika"},{"family":"Sumter","given":"Sindy R."}],"issued":{"date-parts":[["2022",3]]}}},{"id":1851,"uris":["http://zotero.org/users/9712023/items/N8ZGUXYI"],"itemData":{"id":1851,"type":"article-journal","container-title":"Frontiers in Psychology","DOI":"10.3389/fpsyg.2019.00967","ISSN":"1664-1078","journalAbbreviation":"Front. Psychol.","page":"967","source":"DOI.org (Crossref)","title":"Video Games and Stress: How Stress Appraisals and Game Content Affect Cardiovascular and Emotion Outcomes","title-short":"Video Games and Stress","volume":"10","author":[{"family":"Porter","given":"Anne Marie"},{"family":"Goolkasian","given":"Paula"}],"issued":{"date-parts":[["2019",5,7]]}}}],"schema":"https://github.com/citation-style-language/schema/raw/master/csl-citation.json"}</w:instrText>
      </w:r>
      <w:r>
        <w:fldChar w:fldCharType="separate"/>
      </w:r>
      <w:r>
        <w:rPr>
          <w:rFonts w:cs="Times New Roman"/>
          <w:szCs w:val="24"/>
        </w:rPr>
        <w:t>(Lemmens és mtsai., 2022; Porter &amp; Goolkasian, 2019)</w:t>
      </w:r>
      <w:r>
        <w:fldChar w:fldCharType="end"/>
      </w:r>
      <w:r>
        <w:t>.</w:t>
      </w:r>
    </w:p>
    <w:p w:rsidR="00993A02" w:rsidRDefault="00FE752C">
      <w:pPr>
        <w:pStyle w:val="bekezdestobbi"/>
      </w:pPr>
      <w:r>
        <w:t xml:space="preserve">A neurobiológiai mechanizmusok ismerete a játékosítás terén lehetővé teszi, hogy tudományos alapokra építve tervezzük meg a rendszereket. Például, ha tudjuk, hogy a </w:t>
      </w:r>
      <w:r>
        <w:rPr>
          <w:rStyle w:val="Kiemels2"/>
          <w:b w:val="0"/>
        </w:rPr>
        <w:t>kis, váratlan jutalmak dopaminlöketet adnak</w:t>
      </w:r>
      <w:r>
        <w:rPr>
          <w:b/>
        </w:rPr>
        <w:t>,</w:t>
      </w:r>
      <w:r>
        <w:t xml:space="preserve"> akkor építhetünk be meglepetéselemeket (Húsvéti tojás, random bónusz) a felhasználói élménybe. Ha tisztában vagyunk vele, hogy a </w:t>
      </w:r>
      <w:r>
        <w:rPr>
          <w:rStyle w:val="Kiemels2"/>
          <w:b w:val="0"/>
        </w:rPr>
        <w:t xml:space="preserve">társas </w:t>
      </w:r>
      <w:r>
        <w:rPr>
          <w:rStyle w:val="Kiemels2"/>
          <w:b w:val="0"/>
        </w:rPr>
        <w:lastRenderedPageBreak/>
        <w:t>jutalmak oxitocint szabadítanak fel</w:t>
      </w:r>
      <w:r>
        <w:t xml:space="preserve">, akkor érdemes közösségi funkciókat, például más játékosok tevékenységének elismerését, vagy közös csapatcélokat integrálni. A </w:t>
      </w:r>
      <w:r>
        <w:rPr>
          <w:rStyle w:val="Kiemels2"/>
          <w:b w:val="0"/>
        </w:rPr>
        <w:t>neuroadaptáció</w:t>
      </w:r>
      <w:r>
        <w:rPr>
          <w:b/>
        </w:rPr>
        <w:t xml:space="preserve"> </w:t>
      </w:r>
      <w:r>
        <w:t xml:space="preserve">jelenségére is figyelni kell, ami azt jelenti, hogy az agy hozzászokhat a gyakori jutalmazáshoz, és idővel csökkenhet ugyanazon inger dopaminhatása </w:t>
      </w:r>
      <w:r>
        <w:fldChar w:fldCharType="begin"/>
      </w:r>
      <w:r>
        <w:instrText>ADDIN ZOTERO_ITEM CSL_CITATION {"citationID":"Vd9geT44","properties":{"formattedCitation":"(Trifilieff &amp; Martinez, 2014; Wise &amp; Koob, 2014)","plainCitation":"(Trifilieff &amp; Martinez, 2014; Wise &amp; Koob, 2014)","noteIndex":0},"citationItems":[{"id":1835,"uris":["http://zotero.org/users/9712023/items/GSSFBPT2"],"itemData":{"id":1835,"type":"article-journal","abstract":"Dependence to drugs of abuse is closely associated with impulsivity, or the propensity to choose a lower, but immediate, reward over a delayed, but more valuable outcome. Here, we review clinical and preclinical studies showing that striatal dopamine signaling and D2 receptor levels - which have been shown to be decreased in addiction - directly impact impulsivity, which is itself predictive of drug self-administration. Based on these studies, we propose that the alterations in D2 receptor binding and dopamine release seen in imaging studies of addiction constitute neurobiological markers of impulsivity. Recent studies in animals also show that higher striatal dopamine signaling at the D2 receptor is associated with a greater willingness to expend effort to reach goals, and we propose that this same relationship applies to humans, particularly with respect to recovery from addiction. This article is part of a Special Issue entitled 'NIDA 40th Anniversary Issue'.","container-title":"Neuropharmacology","DOI":"10.1016/j.neuropharm.2013.06.031","ISSN":"1873-7064","issue":"0 0","journalAbbreviation":"Neuropharmacology","language":"eng","note":"PMID: 23851257\nPMCID: PMC4106030","page":"498-509","source":"PubMed","title":"Imaging addiction: D2 receptors and dopamine signaling in the striatum as biomarkers for impulsivity","title-short":"Imaging addiction","volume":"76 Pt B","author":[{"family":"Trifilieff","given":"Pierre"},{"family":"Martinez","given":"Diana"}],"issued":{"date-parts":[["2014"]]}}},{"id":1838,"uris":["http://zotero.org/users/9712023/items/7LX2EXA4"],"itemData":{"id":1838,"type":"article-journal","container-title":"Neuropsychopharmacology","DOI":"10.1038/npp.2013.261","ISSN":"0893-133X, 1740-634X","issue":"2","journalAbbreviation":"Neuropsychopharmacol","language":"en","license":"http://www.springer.com/tdm","page":"254-262","source":"DOI.org (Crossref)","title":"The Development and Maintenance of Drug Addiction","volume":"39","author":[{"family":"Wise","given":"Roy A"},{"family":"Koob","given":"George F"}],"issued":{"date-parts":[["2014",1]]}}}],"schema":"https://github.com/citation-style-language/schema/raw/master/csl-citation.json"}</w:instrText>
      </w:r>
      <w:r>
        <w:fldChar w:fldCharType="separate"/>
      </w:r>
      <w:r>
        <w:t>(Trifilieff &amp; Martinez, 2014; Wise &amp; Koob, 2014)</w:t>
      </w:r>
      <w:r>
        <w:fldChar w:fldCharType="end"/>
      </w:r>
      <w:r>
        <w:t xml:space="preserve">. Ezért a gamifikációban is alkalmazni kell a </w:t>
      </w:r>
      <w:r>
        <w:rPr>
          <w:rStyle w:val="Kiemels2"/>
          <w:b w:val="0"/>
        </w:rPr>
        <w:t>változatosságot és a progressziót</w:t>
      </w:r>
      <w:r>
        <w:t xml:space="preserve">: egyre újabb típusú kihívások, jutalmak és élmények bevezetését, hogy az újdonság ereje fenntarthassa az idegrendszeri izgalmat. Összességében a dopamin, szerotonin, oxitocin és más neurokémiai tényezők együttesen alkotják azt a </w:t>
      </w:r>
      <w:r>
        <w:rPr>
          <w:rStyle w:val="Kiemels2"/>
          <w:b w:val="0"/>
        </w:rPr>
        <w:t>biológiai hátteret</w:t>
      </w:r>
      <w:r>
        <w:t>, amely a játékos viselkedés élvezetét és motivációját támogatja.</w:t>
      </w:r>
    </w:p>
    <w:p w:rsidR="00993A02" w:rsidRDefault="00FE752C">
      <w:pPr>
        <w:pStyle w:val="Cmsor2"/>
      </w:pPr>
      <w:bookmarkStart w:id="25" w:name="_Toc197690009"/>
      <w:r>
        <w:rPr>
          <w:rStyle w:val="Kiemels2"/>
          <w:b/>
          <w:bCs w:val="0"/>
        </w:rPr>
        <w:t xml:space="preserve">Versengés, együttműködés és társas </w:t>
      </w:r>
      <w:r>
        <w:t>jutalmazás</w:t>
      </w:r>
      <w:bookmarkEnd w:id="25"/>
    </w:p>
    <w:p w:rsidR="00993A02" w:rsidRDefault="00FE752C">
      <w:pPr>
        <w:pStyle w:val="bekezdeselso"/>
      </w:pPr>
      <w:r>
        <w:t xml:space="preserve">A játékok pszichológiájában kitüntetett szerepe van a </w:t>
      </w:r>
      <w:r>
        <w:rPr>
          <w:rStyle w:val="Kiemels2"/>
          <w:b w:val="0"/>
        </w:rPr>
        <w:t>versengésnek és az együttműködésnek</w:t>
      </w:r>
      <w:r>
        <w:t xml:space="preserve">, melyek szintén evolúciós gyökerű, de a modern játékokban tudatosan kihasznált mechanizmusok. Az ősi játékos </w:t>
      </w:r>
      <w:r>
        <w:rPr>
          <w:rStyle w:val="Kiemels2"/>
          <w:b w:val="0"/>
        </w:rPr>
        <w:t>versengése</w:t>
      </w:r>
      <w:r>
        <w:t xml:space="preserve"> az erőforrásokért és a státuszért a játékok védett környezetében folytatódik. Versengő játékokban (például sportok, kompetitív videójátékok, ranglisták használata esetén) a játékos motivációja gyakran az, hogy </w:t>
      </w:r>
      <w:r>
        <w:rPr>
          <w:rStyle w:val="Kiemels2"/>
          <w:b w:val="0"/>
        </w:rPr>
        <w:t>jobbnak bizonyuljon</w:t>
      </w:r>
      <w:r>
        <w:t xml:space="preserve"> a többieknél, vagy elnyerjen egy szűkös erőforrást (győzelem, trófea, első hely). A pszichológiai jutalom itt a </w:t>
      </w:r>
      <w:r>
        <w:rPr>
          <w:rStyle w:val="Kiemels2"/>
          <w:b w:val="0"/>
        </w:rPr>
        <w:t>győzelem élménye</w:t>
      </w:r>
      <w:r>
        <w:t xml:space="preserve"> és az</w:t>
      </w:r>
      <w:r>
        <w:rPr>
          <w:b/>
        </w:rPr>
        <w:t xml:space="preserve"> </w:t>
      </w:r>
      <w:r>
        <w:rPr>
          <w:rStyle w:val="Kiemels2"/>
          <w:b w:val="0"/>
        </w:rPr>
        <w:t xml:space="preserve">egyéni kompetencia megélése, ami </w:t>
      </w:r>
      <w:r>
        <w:t xml:space="preserve">képes fokozni az </w:t>
      </w:r>
      <w:r>
        <w:rPr>
          <w:rStyle w:val="Kiemels2"/>
          <w:b w:val="0"/>
        </w:rPr>
        <w:t>önértékelést</w:t>
      </w:r>
      <w:r>
        <w:t xml:space="preserve"> és az </w:t>
      </w:r>
      <w:r>
        <w:rPr>
          <w:rStyle w:val="Kiemels2"/>
          <w:b w:val="0"/>
        </w:rPr>
        <w:t>énhatékonyság érzését</w:t>
      </w:r>
      <w:r>
        <w:t xml:space="preserve"> </w:t>
      </w:r>
      <w:r>
        <w:fldChar w:fldCharType="begin"/>
      </w:r>
      <w:r>
        <w:instrText>ADDIN ZOTERO_ITEM CSL_CITATION {"citationID":"uH3hrJdp","properties":{"formattedCitation":"(Reeve &amp; Deci, 1996)","plainCitation":"(Reeve &amp; Deci, 1996)","noteIndex":0},"citationItems":[{"id":1857,"uris":["http://zotero.org/users/9712023/items/EQLSNC9L"],"itemData":{"id":1857,"type":"article-journal","container-title":"Personality and Social Psychology Bulletin","page":"24-33","title":"Elements of the Competitive Situation That Affect Intrinsic Motivation.","volume":"22","author":[{"family":"Reeve","given":"Johnmarshall"},{"family":"Deci","given":"Edward L."}],"issued":{"date-parts":[["1996"]]}}}],"schema":"https://github.com/citation-style-language/schema/raw/master/csl-citation.json"}</w:instrText>
      </w:r>
      <w:r>
        <w:fldChar w:fldCharType="separate"/>
      </w:r>
      <w:r>
        <w:t>(Reeve &amp; Deci, 1996)</w:t>
      </w:r>
      <w:r>
        <w:fldChar w:fldCharType="end"/>
      </w:r>
      <w:r>
        <w:t xml:space="preserve">. Az a játékos, aki sikeresen legyőz másokat, átélheti az ún. </w:t>
      </w:r>
      <w:r>
        <w:rPr>
          <w:rStyle w:val="Kiemels2"/>
          <w:b w:val="0"/>
        </w:rPr>
        <w:t>felsőbbrendűség érzését</w:t>
      </w:r>
      <w:r>
        <w:t xml:space="preserve">, ami pozitív megerősítésként hathat a jövőbeli viselkedésére. A versengés fokozza az arousal szintet, ami dopamin- és adrenalin-felszabadulással jár, amelyek az izgalom és várakozás neurokémiai jelei. Siker esetén endorfin- és dopaminlöketet ad a győztesnek. Ugyanakkor a versengés pszichológiai hatása ambivalens lehet, egyszerre erősítheti a motivációt a teljesítményre, de túlzott hangsúly esetén </w:t>
      </w:r>
      <w:r>
        <w:rPr>
          <w:rStyle w:val="Kiemels2"/>
          <w:b w:val="0"/>
        </w:rPr>
        <w:t>szorongást</w:t>
      </w:r>
      <w:r>
        <w:rPr>
          <w:rStyle w:val="Kiemels2"/>
        </w:rPr>
        <w:t xml:space="preserve"> </w:t>
      </w:r>
      <w:r>
        <w:rPr>
          <w:rStyle w:val="Kiemels2"/>
          <w:b w:val="0"/>
        </w:rPr>
        <w:t>vagy csalódást</w:t>
      </w:r>
      <w:r>
        <w:t xml:space="preserve"> is okozhat a veszteseknek. Deci és Ryan </w:t>
      </w:r>
      <w:r>
        <w:fldChar w:fldCharType="begin"/>
      </w:r>
      <w:r>
        <w:instrText>ADDIN ZOTERO_ITEM CSL_CITATION {"citationID":"PWN4HGqq","properties":{"formattedCitation":"(1985)","plainCitation":"(1985)","noteIndex":0},"citationItems":[{"id":294,"uris":["http://zotero.org/users/9712023/items/9JPLGVDU"],"itemData":{"id":294,"type":"book","abstract":"Reviews the book \"Intrinsic Motivation and Self-Determination in Human Behavior,\" by Edward L. Deci and Richard M. Ryan.","event-place":"New York","note":"container-title: Intrinsic Motivation and Self-Determination in Human Behavior\nDOI: 10.1007/978-1-4899-2271-7","publisher":"Plenum","publisher-place":"New York","title":"Intrinsic Motivation and Self-Determination in Human Behavior","author":[{"family":"Deci","given":"Edward L."},{"family":"Ryan","given":"Richard M."}],"issued":{"date-parts":[["1985"]]}},"suppress-author":true}],"schema":"https://github.com/citation-style-language/schema/raw/master/csl-citation.json"}</w:instrText>
      </w:r>
      <w:r>
        <w:fldChar w:fldCharType="separate"/>
      </w:r>
      <w:r>
        <w:t>(1985)</w:t>
      </w:r>
      <w:r>
        <w:fldChar w:fldCharType="end"/>
      </w:r>
      <w:r>
        <w:t xml:space="preserve"> megkülönböztette a </w:t>
      </w:r>
      <w:r>
        <w:rPr>
          <w:rStyle w:val="Kiemels2"/>
          <w:b w:val="0"/>
        </w:rPr>
        <w:t>kontrolláló</w:t>
      </w:r>
      <w:r>
        <w:t xml:space="preserve"> és </w:t>
      </w:r>
      <w:r>
        <w:rPr>
          <w:rStyle w:val="Kiemels2"/>
          <w:b w:val="0"/>
        </w:rPr>
        <w:t>információs</w:t>
      </w:r>
      <w:r>
        <w:t xml:space="preserve"> visszajelzéseket. Egy versengő helyzet, például egy ranglista, lehet kontrolláló (ha a játékos úgy érzi, külső nyomás elvárásának kell megfelelnie) vagy információs (ha saját kompetenciájáról kap visszajelzést). Az előbbi csökkentheti, az utóbbi növelheti a belső motivációt. A jól megtervezett gamifikációs ranglista ezért </w:t>
      </w:r>
      <w:r>
        <w:rPr>
          <w:rStyle w:val="Kiemels2"/>
          <w:b w:val="0"/>
        </w:rPr>
        <w:t>önkéntes és játékos versengést</w:t>
      </w:r>
      <w:r>
        <w:t xml:space="preserve"> ösztönöz, ahol a játékos a saját fejlődését is értékeli, nem csak mások legyőzését </w:t>
      </w:r>
      <w:r>
        <w:fldChar w:fldCharType="begin"/>
      </w:r>
      <w:r>
        <w:instrText>ADDIN ZOTERO_ITEM CSL_CITATION {"citationID":"gyjkjkeP","properties":{"formattedCitation":"(Hanus &amp; Fox, 2015)","plainCitation":"(Hanus &amp; Fox, 2015)","noteIndex":0},"citationItems":[{"id":1686,"uris":["http://zotero.org/users/9712023/items/H29YPH9T","http://zotero.org/users/9712023/items/KCBWQNVT"],"itemData":{"id":1686,"type":"article-journal","container-title":"Computers &amp; Education","DOI":"10.1016/j.compedu.2014.08.019","ISSN":"03601315","journalAbbreviation":"Computers &amp; Education","language":"en","page":"152-161","source":"DOI.org (Crossref)","title":"Assessing the effects of gamification in the classroom: A longitudinal study on intrinsic motivation, social comparison, satisfaction, effort, and academic performance","title-short":"Assessing the effects of gamification in the classroom","volume":"80","author":[{"family":"Hanus","given":"Michael D."},{"family":"Fox","given":"Jesse"}],"issued":{"date-parts":[["2015",1]]}}}],"schema":"https://github.com/citation-style-language/schema/raw/master/csl-citation.json"}</w:instrText>
      </w:r>
      <w:r>
        <w:fldChar w:fldCharType="separate"/>
      </w:r>
      <w:r>
        <w:t>(Hanus &amp; Fox, 2015)</w:t>
      </w:r>
      <w:r>
        <w:fldChar w:fldCharType="end"/>
      </w:r>
      <w:r>
        <w:t>.</w:t>
      </w:r>
    </w:p>
    <w:p w:rsidR="00993A02" w:rsidRDefault="00FE752C">
      <w:pPr>
        <w:pStyle w:val="bekezdestobbi"/>
      </w:pPr>
      <w:r>
        <w:t xml:space="preserve">Az </w:t>
      </w:r>
      <w:r>
        <w:rPr>
          <w:rStyle w:val="Kiemels2"/>
          <w:b w:val="0"/>
        </w:rPr>
        <w:t>együttműködés</w:t>
      </w:r>
      <w:r>
        <w:t xml:space="preserve"> (kooperáció) ezzel szemben a közös célért való munkát jelenti. Kooperatív játékokban a játékosok </w:t>
      </w:r>
      <w:r>
        <w:rPr>
          <w:rStyle w:val="Kiemels2"/>
          <w:b w:val="0"/>
        </w:rPr>
        <w:t>csapatként</w:t>
      </w:r>
      <w:r>
        <w:t xml:space="preserve"> érik el a jutalmat, osztoznak a sikerben. Evolúciós szempontból a kooperáció volt az alapja az emberi csoportok sikerének, és a játékos keretek közt való együttműködés segít </w:t>
      </w:r>
      <w:r>
        <w:rPr>
          <w:rStyle w:val="Kiemels2"/>
          <w:b w:val="0"/>
        </w:rPr>
        <w:t>kialakítani a kölcsönös bizalom</w:t>
      </w:r>
      <w:r>
        <w:t xml:space="preserve"> légkörét </w:t>
      </w:r>
      <w:r>
        <w:fldChar w:fldCharType="begin"/>
      </w:r>
      <w:r>
        <w:instrText>ADDIN ZOTERO_ITEM CSL_CITATION {"citationID":"7xNP36GB","properties":{"formattedCitation":"(Axelrod, 2006)","plainCitation":"(Axelrod, 2006)","noteIndex":0},"citationItems":[{"id":1858,"uris":["http://zotero.org/users/9712023/items/89SSUTS5"],"itemData":{"id":1858,"type":"book","call-number":"HM716 .A94 2006","edition":"Rev. ed","event-place":"New York","ISBN":"978-0-465-00564-2","note":"OCLC: ocm76963800","number-of-pages":"241","publisher":"Basic Books","publisher-place":"New York","source":"Library of Congress ISBN","title":"The evolution of cooperation","author":[{"family":"Axelrod","given":"Robert M."}],"issued":{"date-parts":[["2006"]]}}}],"schema":"https://github.com/citation-style-language/schema/raw/master/csl-citation.json"}</w:instrText>
      </w:r>
      <w:r>
        <w:fldChar w:fldCharType="separate"/>
      </w:r>
      <w:r>
        <w:t>(Axelrod, 2006)</w:t>
      </w:r>
      <w:r>
        <w:fldChar w:fldCharType="end"/>
      </w:r>
      <w:r>
        <w:t>. Pszichológiailag a kooperáció jutalma a</w:t>
      </w:r>
      <w:r>
        <w:rPr>
          <w:b/>
        </w:rPr>
        <w:t xml:space="preserve"> </w:t>
      </w:r>
      <w:r>
        <w:rPr>
          <w:rStyle w:val="Kiemels2"/>
          <w:b w:val="0"/>
        </w:rPr>
        <w:t>társas támogatás és összetartozás érzése</w:t>
      </w:r>
      <w:r>
        <w:t xml:space="preserve">, ami – ahogy fentebb említettük – biológiailag is megerősítő az oxitocin miatt. Egy kooperatív játék megnyerésekor a játékos nem csak a kompetencia érzését éli meg, hanem azt is, hogy </w:t>
      </w:r>
      <w:r>
        <w:rPr>
          <w:rStyle w:val="Kiemels2"/>
          <w:b w:val="0"/>
        </w:rPr>
        <w:t>számíthatott a társaira, és ők rá</w:t>
      </w:r>
      <w:r>
        <w:t xml:space="preserve">, ami </w:t>
      </w:r>
      <w:r>
        <w:rPr>
          <w:rStyle w:val="Kiemels2"/>
          <w:b w:val="0"/>
        </w:rPr>
        <w:t>erős szociális megerősítés</w:t>
      </w:r>
      <w:r>
        <w:t xml:space="preserve">. Kutatások kimutatták, hogy a kooperatív videójátékokat játszó személyek a való életben is együttműködőbb magatartást mutathatnak ugyanazokkal a társakkal, mert a közös játék növelte a köztük lévő bizalmat és </w:t>
      </w:r>
      <w:r>
        <w:lastRenderedPageBreak/>
        <w:t xml:space="preserve">empátiát </w:t>
      </w:r>
      <w:r>
        <w:fldChar w:fldCharType="begin"/>
      </w:r>
      <w:r>
        <w:instrText>ADDIN ZOTERO_ITEM CSL_CITATION {"citationID":"UQVYxe02","properties":{"formattedCitation":"(Ewoldsen \\uc0\\u233{}s mtsai., 2012)","plainCitation":"(Ewoldsen és mtsai., 2012)","noteIndex":0},"citationItems":[{"id":1859,"uris":["http://zotero.org/users/9712023/items/RC59KSFS"],"itemData":{"id":1859,"type":"article-journal","container-title":"Cyberpsychology, Behavior, and Social Networking","DOI":"10.1089/cyber.2011.0308","ISSN":"2152-2715, 2152-2723","issue":"5","journalAbbreviation":"Cyberpsychology, Behavior, and Social Networking","language":"en","license":"http://www.liebertpub.com/nv/resources-tools/text-and-data-mining-policy/121/","page":"277-280","source":"DOI.org (Crossref)","title":"Effect of Playing Violent Video Games Cooperatively or Competitively on Subsequent Cooperative Behavior","volume":"15","author":[{"family":"Ewoldsen","given":"David R."},{"family":"Eno","given":"Cassie A."},{"family":"Okdie","given":"Bradley M."},{"family":"Velez","given":"John A."},{"family":"Guadagno","given":"Rosanna E."},{"family":"DeCoster","given":"Jamie"}],"issued":{"date-parts":[["2012",5]]}}}],"schema":"https://github.com/citation-style-language/schema/raw/master/csl-citation.json"}</w:instrText>
      </w:r>
      <w:r>
        <w:fldChar w:fldCharType="separate"/>
      </w:r>
      <w:r>
        <w:rPr>
          <w:rFonts w:cs="Times New Roman"/>
          <w:szCs w:val="24"/>
        </w:rPr>
        <w:t>(Ewoldsen és mtsai., 2012)</w:t>
      </w:r>
      <w:r>
        <w:fldChar w:fldCharType="end"/>
      </w:r>
      <w:r>
        <w:t xml:space="preserve">. Az együttműködés élménye tehát </w:t>
      </w:r>
      <w:r>
        <w:rPr>
          <w:rStyle w:val="Kiemels2"/>
          <w:b w:val="0"/>
        </w:rPr>
        <w:t>transzferálódhat</w:t>
      </w:r>
      <w:r>
        <w:t xml:space="preserve"> a játékból a valós társas viselkedésbe. A gamifikáció felhasználhatja ezt például vállalati környezetben: közös csapatcélok, csoportos kihívások vagy guild</w:t>
      </w:r>
      <w:r>
        <w:rPr>
          <w:rStyle w:val="Lbjegyzet-horgony"/>
        </w:rPr>
        <w:footnoteReference w:id="7"/>
      </w:r>
      <w:r>
        <w:t xml:space="preserve"> rendszerek kialakításával erősítheti a kollégák közti együttműködést és csapatszellemet </w:t>
      </w:r>
      <w:r>
        <w:fldChar w:fldCharType="begin"/>
      </w:r>
      <w:r>
        <w:instrText>ADDIN ZOTERO_ITEM CSL_CITATION {"citationID":"IqyTSJS0","properties":{"formattedCitation":"(Werbach &amp; Hunter, 2012)","plainCitation":"(Werbach &amp; Hunter, 2012)","noteIndex":0},"citationItems":[{"id":835,"uris":["http://zotero.org/users/9712023/items/TQZ855LQ"],"itemData":{"id":835,"type":"book","event-place":"Philadelphia, PA","ISBN":"978-1-61363-023-5","note":"Citation Key: werbach2012win","publisher":"Wharton Digital Press","publisher-place":"Philadelphia, PA","title":"For the Win: How Game Thinking Can Revolutionize Your Business","URL":"https://books.google.hu/books?id=abg0SnK3XdMC","author":[{"family":"Werbach","given":"K"},{"family":"Hunter","given":"D"}],"issued":{"date-parts":[["2012"]]}}}],"schema":"https://github.com/citation-style-language/schema/raw/master/csl-citation.json"}</w:instrText>
      </w:r>
      <w:r>
        <w:fldChar w:fldCharType="separate"/>
      </w:r>
      <w:r>
        <w:t>(Werbach &amp; Hunter, 2012)</w:t>
      </w:r>
      <w:r>
        <w:fldChar w:fldCharType="end"/>
      </w:r>
      <w:r>
        <w:t>.</w:t>
      </w:r>
    </w:p>
    <w:p w:rsidR="00993A02" w:rsidRDefault="00FE752C">
      <w:pPr>
        <w:pStyle w:val="bekezdestobbi"/>
      </w:pPr>
      <w:r>
        <w:t xml:space="preserve">Mind a versengés, mind az együttműködés esetén fontos szerepet kap a </w:t>
      </w:r>
      <w:r>
        <w:rPr>
          <w:rStyle w:val="Kiemels2"/>
          <w:b w:val="0"/>
        </w:rPr>
        <w:t>társas jutalmazás</w:t>
      </w:r>
      <w:r>
        <w:t xml:space="preserve">. A társas jutalmazás azt jelenti, hogy mások előtti </w:t>
      </w:r>
      <w:r>
        <w:rPr>
          <w:rStyle w:val="Kiemels2"/>
          <w:b w:val="0"/>
        </w:rPr>
        <w:t>elismerés</w:t>
      </w:r>
      <w:r>
        <w:t>,</w:t>
      </w:r>
      <w:r>
        <w:rPr>
          <w:b/>
        </w:rPr>
        <w:t xml:space="preserve"> </w:t>
      </w:r>
      <w:r>
        <w:rPr>
          <w:rStyle w:val="Kiemels2"/>
          <w:b w:val="0"/>
        </w:rPr>
        <w:t>megbecsülés</w:t>
      </w:r>
      <w:r>
        <w:t xml:space="preserve"> vagy </w:t>
      </w:r>
      <w:r>
        <w:rPr>
          <w:rStyle w:val="Kiemels2"/>
          <w:b w:val="0"/>
        </w:rPr>
        <w:t>hírnév</w:t>
      </w:r>
      <w:r>
        <w:t xml:space="preserve"> a jutalom. A versengő helyzetben a győztes jutalma a dicsőség és a többiek csodálata (szociális státusz-növekedés), míg kooperatív helyzetben minden résztvevő jutalma a közös sikerből fakadó megbecsülés (például az „együtt megcsináltuk” érzése). A modern gamifikált rendszerek gyakran alkalmaznak ilyen társas jutalmakat, például jelvényeket, amiket ki lehet tűzni a profilunkra, vagy </w:t>
      </w:r>
      <w:r>
        <w:rPr>
          <w:rStyle w:val="Kiemels2"/>
          <w:b w:val="0"/>
        </w:rPr>
        <w:t>ranglistákat</w:t>
      </w:r>
      <w:r>
        <w:t xml:space="preserve">, amin szerepel a nevünk. Ezek önmagukban nem feltétlenül érnek kézzel fogható értéket, de </w:t>
      </w:r>
      <w:r>
        <w:rPr>
          <w:rStyle w:val="Kiemels2"/>
          <w:b w:val="0"/>
        </w:rPr>
        <w:t>nyilvános elismerést</w:t>
      </w:r>
      <w:r>
        <w:rPr>
          <w:b/>
        </w:rPr>
        <w:t xml:space="preserve"> </w:t>
      </w:r>
      <w:r>
        <w:t xml:space="preserve">hordoznak, ami erős motivátor lehet. A </w:t>
      </w:r>
      <w:r>
        <w:rPr>
          <w:rStyle w:val="Kiemels2"/>
          <w:b w:val="0"/>
        </w:rPr>
        <w:t>közösségi média</w:t>
      </w:r>
      <w:r>
        <w:t xml:space="preserve"> lájkrendszere is a társas jutalmazás egy formája: pszichológiailag jutalomértékű egy lájk, mert társas megerősítést ad </w:t>
      </w:r>
      <w:r>
        <w:fldChar w:fldCharType="begin"/>
      </w:r>
      <w:r>
        <w:instrText>ADDIN ZOTERO_ITEM CSL_CITATION {"citationID":"eipL2yMf","properties":{"formattedCitation":"(Meshi \\uc0\\u233{}s mtsai., 2015)","plainCitation":"(Meshi és mtsai., 2015)","noteIndex":0},"citationItems":[{"id":1860,"uris":["http://zotero.org/users/9712023/items/IR87SU3B"],"itemData":{"id":1860,"type":"article-journal","container-title":"Trends in Cognitive Sciences","DOI":"10.1016/j.tics.2015.09.004","ISSN":"13646613","issue":"12","journalAbbreviation":"Trends in Cognitive Sciences","language":"en","page":"771-782","source":"DOI.org (Crossref)","title":"The Emerging Neuroscience of Social Media","volume":"19","author":[{"family":"Meshi","given":"Dar"},{"family":"Tamir","given":"Diana I."},{"family":"Heekeren","given":"Hauke R."}],"issued":{"date-parts":[["2015",12]]}}}],"schema":"https://github.com/citation-style-language/schema/raw/master/csl-citation.json"}</w:instrText>
      </w:r>
      <w:r>
        <w:fldChar w:fldCharType="separate"/>
      </w:r>
      <w:r>
        <w:rPr>
          <w:rFonts w:cs="Times New Roman"/>
          <w:szCs w:val="24"/>
        </w:rPr>
        <w:t>(Meshi és mtsai., 2015)</w:t>
      </w:r>
      <w:r>
        <w:fldChar w:fldCharType="end"/>
      </w:r>
      <w:r>
        <w:t xml:space="preserve">. Hasonlóképp egy gamifikált tanulási platformon a felhasználók láthatják egymás eredményeit, trófeáit, ami </w:t>
      </w:r>
      <w:r>
        <w:rPr>
          <w:rStyle w:val="Kiemels2"/>
          <w:b w:val="0"/>
        </w:rPr>
        <w:t>szociális összehasonlítást</w:t>
      </w:r>
      <w:r>
        <w:t xml:space="preserve"> indukál. A klasszikus szociálpszichológiai elméletek </w:t>
      </w:r>
      <w:r>
        <w:fldChar w:fldCharType="begin"/>
      </w:r>
      <w:r>
        <w:instrText>ADDIN ZOTERO_ITEM CSL_CITATION {"citationID":"4cOhnqyL","properties":{"formattedCitation":"(Festinger, 1954)","plainCitation":"(Festinger, 1954)","noteIndex":0},"citationItems":[{"id":1862,"uris":["http://zotero.org/users/9712023/items/K9TUEKNC"],"itemData":{"id":1862,"type":"article-journal","container-title":"Human Relations","DOI":"10.1177/001872675400700202","ISSN":"0018-7267, 1741-282X","issue":"2","journalAbbreviation":"Human Relations","language":"en","license":"https://journals.sagepub.com/page/policies/text-and-data-mining-license","page":"117-140","source":"DOI.org (Crossref)","title":"A Theory of Social Comparison Processes","volume":"7","author":[{"family":"Festinger","given":"Leon"}],"issued":{"date-parts":[["1954",5]]}}}],"schema":"https://github.com/citation-style-language/schema/raw/master/csl-citation.json"}</w:instrText>
      </w:r>
      <w:r>
        <w:fldChar w:fldCharType="separate"/>
      </w:r>
      <w:r>
        <w:t>(Festinger, 1954)</w:t>
      </w:r>
      <w:r>
        <w:fldChar w:fldCharType="end"/>
      </w:r>
      <w:r>
        <w:t xml:space="preserve"> szerint az emberek hajlamosak összehasonlítani teljesítményüket másokéval, a játékosítás ezt kihasználva teremt </w:t>
      </w:r>
      <w:r>
        <w:rPr>
          <w:rStyle w:val="Kiemels2"/>
          <w:b w:val="0"/>
        </w:rPr>
        <w:t>versengő motivációt. H</w:t>
      </w:r>
      <w:r>
        <w:t xml:space="preserve">a le vagyunk maradva, ösztönöz, hogy felzárkózzunk, ha élen vagyunk, motivál, hogy megtartsuk a helyünket. Fontos azonban a körültekintő tervezés, mivel a társas összehasonlítás könnyen </w:t>
      </w:r>
      <w:r>
        <w:rPr>
          <w:rStyle w:val="Kiemels2"/>
          <w:b w:val="0"/>
        </w:rPr>
        <w:t>demotiváló</w:t>
      </w:r>
      <w:r>
        <w:t xml:space="preserve"> is lehet, ha valaki tartósan sereghajtó. Ennek kiküszöbölésére alkalmaznak például </w:t>
      </w:r>
      <w:r>
        <w:rPr>
          <w:rStyle w:val="Kiemels2"/>
          <w:b w:val="0"/>
        </w:rPr>
        <w:t>személyre szabott kihívásokat,</w:t>
      </w:r>
      <w:r>
        <w:t xml:space="preserve"> vagy hasonló tudásszintűek számára saját ranglistákat, hogy mindenki megélhesse a sikert és elismerést a saját szintjén </w:t>
      </w:r>
      <w:r>
        <w:fldChar w:fldCharType="begin"/>
      </w:r>
      <w:r>
        <w:instrText>ADDIN ZOTERO_ITEM CSL_CITATION {"citationID":"3Piplamc","properties":{"formattedCitation":"(Zuckerman &amp; Gal-Oz, 2014)","plainCitation":"(Zuckerman &amp; Gal-Oz, 2014)","noteIndex":0},"citationItems":[{"id":1861,"uris":["http://zotero.org/users/9712023/items/4L5RXPXJ"],"itemData":{"id":1861,"type":"article-journal","container-title":"Personal and Ubiquitous Computing","DOI":"10.1007/s00779-014-0783-2","ISSN":"1617-4909, 1617-4917","issue":"7","journalAbbreviation":"Pers Ubiquit Comput","language":"en","page":"1705-1719","source":"DOI.org (Crossref)","title":"Deconstructing gamification: evaluating the effectiveness of continuous measurement, virtual rewards, and social comparison for promoting physical activity","title-short":"Deconstructing gamification","volume":"18","author":[{"family":"Zuckerman","given":"Oren"},{"family":"Gal-Oz","given":"Ayelet"}],"issued":{"date-parts":[["2014",10]]}}}],"schema":"https://github.com/citation-style-language/schema/raw/master/csl-citation.json"}</w:instrText>
      </w:r>
      <w:r>
        <w:fldChar w:fldCharType="separate"/>
      </w:r>
      <w:r>
        <w:t>(Zuckerman &amp; Gal-Oz, 2014)</w:t>
      </w:r>
      <w:r>
        <w:fldChar w:fldCharType="end"/>
      </w:r>
      <w:r>
        <w:t>.</w:t>
      </w:r>
    </w:p>
    <w:p w:rsidR="00993A02" w:rsidRDefault="00993A02">
      <w:pPr>
        <w:pStyle w:val="bekezdestobbi"/>
      </w:pPr>
    </w:p>
    <w:p w:rsidR="00993A02" w:rsidRDefault="00FE752C">
      <w:pPr>
        <w:pStyle w:val="bekezdeselso"/>
      </w:pPr>
      <w:r>
        <w:t xml:space="preserve">Ebben a fejezetben áttekintettük az ősi játékos pszichológiai mechanizmusait: a kondicionálás alapvető tanulási folyamatait, a belső motiváció szükségleteit (SDT), a flow optimális élményállapotát, a kognitív komponenseket (figyelem, memória, tanulás), az evolúciós gyökereket, a neurobiológiai alapokat (jutalmazási kör és neurotranszmitterek), valamint a társas dinamika (versengés vs. kooperáció) lélektanát. Ezek együttesen magyarázzák, miért működik a gamifikáció. Olyan </w:t>
      </w:r>
      <w:r>
        <w:rPr>
          <w:rStyle w:val="Kiemels2"/>
          <w:b w:val="0"/>
        </w:rPr>
        <w:t>ősi, univerzális humán mechanizmusokra</w:t>
      </w:r>
      <w:r>
        <w:t xml:space="preserve"> épít, amelyek a játékban manifesztálódnak, és megfelelően alkalmazva fenntartható motivációt, tanulást és elköteleződést eredményeznek.</w:t>
      </w:r>
    </w:p>
    <w:p w:rsidR="00993A02" w:rsidRDefault="00FE752C">
      <w:pPr>
        <w:pStyle w:val="Cmsor1"/>
        <w:rPr>
          <w:rStyle w:val="Kiemels2"/>
          <w:b/>
          <w:bCs w:val="0"/>
        </w:rPr>
      </w:pPr>
      <w:bookmarkStart w:id="26" w:name="_Toc197690010"/>
      <w:r>
        <w:rPr>
          <w:rStyle w:val="Kiemels2"/>
          <w:b/>
          <w:bCs w:val="0"/>
        </w:rPr>
        <w:lastRenderedPageBreak/>
        <w:t>A modern játékos</w:t>
      </w:r>
      <w:bookmarkEnd w:id="26"/>
    </w:p>
    <w:p w:rsidR="00993A02" w:rsidRDefault="00FE752C">
      <w:pPr>
        <w:pStyle w:val="bekezdeselso"/>
      </w:pPr>
      <w:r>
        <w:t xml:space="preserve">A gamifikált rendszerek tervezői </w:t>
      </w:r>
      <w:r>
        <w:rPr>
          <w:rStyle w:val="Kiemels2"/>
          <w:b w:val="0"/>
        </w:rPr>
        <w:t>kettős kihívással</w:t>
      </w:r>
      <w:r>
        <w:t xml:space="preserve"> néznek szembe: az ősi </w:t>
      </w:r>
      <w:r>
        <w:rPr>
          <w:rStyle w:val="Kiemels2"/>
          <w:b w:val="0"/>
          <w:bCs w:val="0"/>
        </w:rPr>
        <w:t xml:space="preserve">mechanizmusokat össze kell hangolniuk a mai modern szokásokkal. Egyrészt fontos, hogy a </w:t>
      </w:r>
      <w:r>
        <w:t xml:space="preserve">játékosság ne csak felszíni elem legyen, hanem </w:t>
      </w:r>
      <w:r>
        <w:rPr>
          <w:rStyle w:val="Kiemels2"/>
          <w:b w:val="0"/>
        </w:rPr>
        <w:t>érzékenyen illeszkedjen az emberi pszichológia mélyebb struktúráihoz</w:t>
      </w:r>
      <w:r>
        <w:rPr>
          <w:b/>
        </w:rPr>
        <w:t xml:space="preserve"> </w:t>
      </w:r>
      <w:r>
        <w:t xml:space="preserve">(STD, flow-élmény, pozitív visszacsatolás). Másrészt figyelembe kell vennie a jelen </w:t>
      </w:r>
      <w:r>
        <w:rPr>
          <w:rStyle w:val="Kiemels2"/>
          <w:b w:val="0"/>
        </w:rPr>
        <w:t>digitális világ tempóját, interaktivitását, személyre szabhatósági igényeit</w:t>
      </w:r>
      <w:r>
        <w:t xml:space="preserve">, valamint a felhasználók </w:t>
      </w:r>
      <w:r>
        <w:rPr>
          <w:rStyle w:val="Kiemels2"/>
          <w:b w:val="0"/>
        </w:rPr>
        <w:t>multimodális, dinamikus információfeldolgozási szokásait</w:t>
      </w:r>
      <w:r>
        <w:t>.</w:t>
      </w:r>
      <w:r>
        <w:rPr>
          <w:b/>
        </w:rPr>
        <w:t xml:space="preserve"> </w:t>
      </w:r>
      <w:r>
        <w:t xml:space="preserve">Az előző fejezetben bemutattuk az ősi játékos örökségét, viszont a gamifikált rendszerek a jelen kor emberét szólítják meg. A mai modern játékos </w:t>
      </w:r>
      <w:r>
        <w:rPr>
          <w:rStyle w:val="Kiemels2"/>
          <w:b w:val="0"/>
        </w:rPr>
        <w:t>egészen más környezetben nő fel</w:t>
      </w:r>
      <w:r>
        <w:t xml:space="preserve">, digitális eszközök között, gyors információáramlásban, folyamatos visszajelzések és összehasonlítások világában. </w:t>
      </w:r>
    </w:p>
    <w:p w:rsidR="00993A02" w:rsidRDefault="00FE752C">
      <w:pPr>
        <w:pStyle w:val="bekezdestobbi"/>
        <w:rPr>
          <w:lang w:eastAsia="hu-HU"/>
        </w:rPr>
      </w:pPr>
      <w:r>
        <w:rPr>
          <w:lang w:eastAsia="hu-HU"/>
        </w:rPr>
        <w:t xml:space="preserve">Ebben a fejezetben a </w:t>
      </w:r>
      <w:r>
        <w:rPr>
          <w:bCs/>
          <w:lang w:eastAsia="hu-HU"/>
        </w:rPr>
        <w:t>modern játékos</w:t>
      </w:r>
      <w:r>
        <w:rPr>
          <w:lang w:eastAsia="hu-HU"/>
        </w:rPr>
        <w:t xml:space="preserve"> pszichológiai jellemzőit és viselkedésmintáit járjuk körül – különösen abból a szempontból, hogy </w:t>
      </w:r>
      <w:r>
        <w:rPr>
          <w:bCs/>
          <w:lang w:eastAsia="hu-HU"/>
        </w:rPr>
        <w:t>hogyan változott meg a játékossághoz való viszony</w:t>
      </w:r>
      <w:r>
        <w:rPr>
          <w:lang w:eastAsia="hu-HU"/>
        </w:rPr>
        <w:t xml:space="preserve"> a digitális korszak hatására. Míg az előző fejezetben az evolúciós örökségként hordozott ősi játékos alapmotivációit tártuk fel, most azt vizsgáljuk, hogyan jelennek meg ezek a késztetések a </w:t>
      </w:r>
      <w:r>
        <w:rPr>
          <w:bCs/>
          <w:lang w:eastAsia="hu-HU"/>
        </w:rPr>
        <w:t>kortárs társadalomban felnőtt digitális felhasználók</w:t>
      </w:r>
      <w:r>
        <w:rPr>
          <w:lang w:eastAsia="hu-HU"/>
        </w:rPr>
        <w:t xml:space="preserve"> viselkedésében.</w:t>
      </w:r>
    </w:p>
    <w:p w:rsidR="00993A02" w:rsidRDefault="00FE752C">
      <w:pPr>
        <w:pStyle w:val="Cmsor2"/>
      </w:pPr>
      <w:bookmarkStart w:id="27" w:name="_Toc197690011"/>
      <w:r>
        <w:t>A modern játékos jellemzői</w:t>
      </w:r>
      <w:bookmarkEnd w:id="27"/>
    </w:p>
    <w:p w:rsidR="00993A02" w:rsidRDefault="00FE752C">
      <w:pPr>
        <w:pStyle w:val="bekezdeselso"/>
      </w:pPr>
      <w:r>
        <w:t xml:space="preserve">A modern játékos – akit Marc Prensky </w:t>
      </w:r>
      <w:r>
        <w:fldChar w:fldCharType="begin"/>
      </w:r>
      <w:r>
        <w:instrText>ADDIN ZOTERO_ITEM CSL_CITATION {"citationID":"nzYDFT5N","properties":{"formattedCitation":"(2001b)","plainCitation":"(2001b)","noteIndex":0},"citationItems":[{"id":171,"uris":["http://zotero.org/users/9712023/items/BFJIL5VP"],"itemData":{"id":171,"type":"article-journal","container-title":"On the Horizon","issue":"6","note":"Citation Key: Prensky2001","title":"Digital Natives, Digital Immigrants: Do They Really Think Differently?","volume":"9","author":[{"family":"Prensky","given":"Marc"}],"issued":{"date-parts":[["2001"]]}},"suppress-author":true}],"schema":"https://github.com/citation-style-language/schema/raw/master/csl-citation.json"}</w:instrText>
      </w:r>
      <w:r>
        <w:fldChar w:fldCharType="separate"/>
      </w:r>
      <w:r>
        <w:t>(2001b)</w:t>
      </w:r>
      <w:r>
        <w:fldChar w:fldCharType="end"/>
      </w:r>
      <w:r>
        <w:t xml:space="preserve"> digitális bennszülöttként írt le – a</w:t>
      </w:r>
      <w:r>
        <w:rPr>
          <w:b/>
        </w:rPr>
        <w:t xml:space="preserve"> </w:t>
      </w:r>
      <w:r>
        <w:rPr>
          <w:rStyle w:val="Kiemels2"/>
          <w:b w:val="0"/>
        </w:rPr>
        <w:t>21. század elejére felnövő generációkat</w:t>
      </w:r>
      <w:r>
        <w:rPr>
          <w:b/>
        </w:rPr>
        <w:t xml:space="preserve"> </w:t>
      </w:r>
      <w:r>
        <w:t>jelöli, azokat, akik már</w:t>
      </w:r>
      <w:r>
        <w:rPr>
          <w:b/>
        </w:rPr>
        <w:t xml:space="preserve"> </w:t>
      </w:r>
      <w:r>
        <w:rPr>
          <w:rStyle w:val="Kiemels2"/>
          <w:b w:val="0"/>
        </w:rPr>
        <w:t>digitális technológiák között nőttek fel</w:t>
      </w:r>
      <w:r>
        <w:t>,</w:t>
      </w:r>
      <w:r>
        <w:rPr>
          <w:b/>
        </w:rPr>
        <w:t xml:space="preserve"> </w:t>
      </w:r>
      <w:r>
        <w:t>és ezek használata számukra természetes, sőt elsődleges médium.</w:t>
      </w:r>
      <w:r>
        <w:rPr>
          <w:b/>
        </w:rPr>
        <w:t xml:space="preserve"> </w:t>
      </w:r>
      <w:r>
        <w:rPr>
          <w:rStyle w:val="Kiemels2"/>
          <w:b w:val="0"/>
        </w:rPr>
        <w:t xml:space="preserve">A gamifikált rendszerek valójában minden korosztályhoz szólnak, </w:t>
      </w:r>
      <w:r>
        <w:t>de</w:t>
      </w:r>
      <w:r>
        <w:rPr>
          <w:b/>
        </w:rPr>
        <w:t xml:space="preserve"> </w:t>
      </w:r>
      <w:r>
        <w:rPr>
          <w:rStyle w:val="Kiemels2"/>
          <w:b w:val="0"/>
        </w:rPr>
        <w:t>tervezésük során kiemelt figyelmet kell fordítani a modern játékosok motivációira, tanulási szokásaira és figyelmi sajátosságaira</w:t>
      </w:r>
      <w:r>
        <w:t xml:space="preserve">, mivel ők alkotják a legtöbb gamifikált platform elsődleges célcsoportját. Ők a fiatal tanulók, egyetemisták, pályakezdők és a digitális szolgáltatásokat aktívan használó felnőttek generációja. Így ebben a fejezetben elsősorban a </w:t>
      </w:r>
      <w:r>
        <w:rPr>
          <w:rStyle w:val="Kiemels2"/>
          <w:b w:val="0"/>
        </w:rPr>
        <w:t>Z generáció</w:t>
      </w:r>
      <w:r>
        <w:t xml:space="preserve"> (nagyjából az 1995-2010 között születettek) és az ezt követő </w:t>
      </w:r>
      <w:r>
        <w:rPr>
          <w:rStyle w:val="Kiemels2"/>
          <w:b w:val="0"/>
        </w:rPr>
        <w:t>Alfa generáció</w:t>
      </w:r>
      <w:r>
        <w:t xml:space="preserve"> (2010 után születettek) jellemzőit mutatjuk be, a korábbi nemzedékekre csak az összehasonlításokban térünk ki.</w:t>
      </w:r>
    </w:p>
    <w:p w:rsidR="00993A02" w:rsidRDefault="00FE752C">
      <w:pPr>
        <w:pStyle w:val="bekezdestobbi"/>
      </w:pPr>
      <w:r>
        <w:t xml:space="preserve">A digitális bennszülöttek egyik jellemzője, hogy </w:t>
      </w:r>
      <w:r>
        <w:rPr>
          <w:rStyle w:val="Kiemels2"/>
          <w:b w:val="0"/>
        </w:rPr>
        <w:t>magabiztosan mozognak</w:t>
      </w:r>
      <w:r>
        <w:t xml:space="preserve"> a digitális terekben, egyszerre több információforrást kezelnek, és elvárják az </w:t>
      </w:r>
      <w:r>
        <w:rPr>
          <w:rStyle w:val="Kiemels2"/>
          <w:b w:val="0"/>
        </w:rPr>
        <w:t>interaktivitást</w:t>
      </w:r>
      <w:r>
        <w:t xml:space="preserve"> a médiától és tanulási környezettől. Fiatal koruktól kezdve videójátékokkal, tabletekkel, okostelefonokkal találkoznak, ami formálja a kognitív és szociális fejlődésüket. Például már gyermekként megtapasztalják a </w:t>
      </w:r>
      <w:r>
        <w:rPr>
          <w:rStyle w:val="Kiemels2"/>
          <w:b w:val="0"/>
        </w:rPr>
        <w:t>képernyőn keresztüli tanulást és szórakozást</w:t>
      </w:r>
      <w:r>
        <w:t>, így számukra a játékosított oktatás vagy a digitális játék a mindennapok része, nem pedig különleges jutalom.</w:t>
      </w:r>
    </w:p>
    <w:p w:rsidR="00993A02" w:rsidRDefault="00FE752C">
      <w:pPr>
        <w:pStyle w:val="bekezdestobbi"/>
      </w:pPr>
      <w:r>
        <w:t xml:space="preserve">A modern játékos másik jellemzője a </w:t>
      </w:r>
      <w:r>
        <w:rPr>
          <w:rStyle w:val="Kiemels2"/>
          <w:b w:val="0"/>
        </w:rPr>
        <w:t>multimédiás információfeldolgozás</w:t>
      </w:r>
      <w:r>
        <w:t xml:space="preserve">. Korán megtanulják, hogy párhuzamosan használjanak több csatornát, például zenét hallgatnak tanulás közben, vagy csetelnek játék közben, akár egyszerre több tucat ablakban böngésznek. Ennek következtében kognitív stratégiáik némileg eltérhetnek a korábbi generációkétól, hajlamosak a </w:t>
      </w:r>
      <w:r>
        <w:rPr>
          <w:rStyle w:val="Kiemels2"/>
          <w:b w:val="0"/>
        </w:rPr>
        <w:t>gyors váltásokra</w:t>
      </w:r>
      <w:r>
        <w:t xml:space="preserve"> a figyelemben, és a lényegi információ gyors kiszűrésére a nagy mennyiségű adatból </w:t>
      </w:r>
      <w:r>
        <w:fldChar w:fldCharType="begin"/>
      </w:r>
      <w:r>
        <w:instrText>ADDIN ZOTERO_ITEM CSL_CITATION {"citationID":"DrjaN8pJ","properties":{"formattedCitation":"(Hooft Graafland, 2018)","plainCitation":"(Hooft Graafland, 2018)","noteIndex":0},"citationItems":[{"id":1865,"uris":["http://zotero.org/users/9712023/items/UKQ5C5ZQ"],"itemData":{"id":1865,"type":"report","genre":"OECD Education Working Papers","language":"en","note":"collection-title: OECD Education Working Papers\nvolume: 179\nDOI: 10.1787/e071a505-en","number":"179","source":"DOI.org (Crossref)","title":"New technologies and 21st century children: Recent trends and outcomes","title-short":"New technologies and 21st century children","URL":"https://www.oecd.org/en/publications/new-technologies-and-21st-century-children_e071a505-en.html","author":[{"family":"Hooft Graafland","given":"J."}],"accessed":{"date-parts":[["2025",5,7]]},"issued":{"date-parts":[["2018",9,17]]}}}],"schema":"https://github.com/citation-style-language/schema/raw/master/csl-citation.json"}</w:instrText>
      </w:r>
      <w:r>
        <w:fldChar w:fldCharType="separate"/>
      </w:r>
      <w:r>
        <w:t>(Hooft Graafland, 2018)</w:t>
      </w:r>
      <w:r>
        <w:fldChar w:fldCharType="end"/>
      </w:r>
      <w:r>
        <w:t xml:space="preserve">. Ophir és kollégái </w:t>
      </w:r>
      <w:r>
        <w:fldChar w:fldCharType="begin"/>
      </w:r>
      <w:r>
        <w:instrText>ADDIN ZOTERO_ITEM CSL_CITATION {"citationID":"NjLT1jJE","properties":{"formattedCitation":"(2016)","plainCitation":"(2016)","noteIndex":0},"citationItems":[{"id":1863,"uris":["http://zotero.org/users/9712023/items/PZMFY5PD"],"itemData":{"id":1863,"type":"article-journal","container-title":"Attention, Perception, &amp; Psychophysics","DOI":"10.3758/s13414-015-0988-0","ISSN":"1943-3921, 1943-393X","issue":"1","journalAbbreviation":"Atten Percept Psychophys","language":"en","page":"218-241","source":"DOI.org (Crossref)","title":"Technology consumption and cognitive control: Contrasting action video game experience with media multitasking","title-short":"Technology consumption and cognitive control","volume":"78","author":[{"family":"Cardoso-Leite","given":"Pedro"},{"family":"Kludt","given":"Rachel"},{"family":"Vignola","given":"Gianluca"},{"family":"Ma","given":"Wei Ji"},{"family":"Green","given":"C. Shawn"},{"family":"Bavelier","given":"Daphne"}],"issued":{"date-parts":[["2016",1]]}},"suppress-author":true}],"schema":"https://github.com/citation-style-language/schema/raw/master/csl-citation.json"}</w:instrText>
      </w:r>
      <w:r>
        <w:fldChar w:fldCharType="separate"/>
      </w:r>
      <w:r>
        <w:t>(2016)</w:t>
      </w:r>
      <w:r>
        <w:fldChar w:fldCharType="end"/>
      </w:r>
      <w:r>
        <w:t xml:space="preserve"> vizsgálatai szerint az ilyen, intenzíven </w:t>
      </w:r>
      <w:r>
        <w:lastRenderedPageBreak/>
        <w:t xml:space="preserve">multitaszkoló fiatalok könnyebben terelhetőek el lényegtelen ingerekkel egy kognitív feladat során, mint azok, akik kevésbé multitaszkolnak. Mégis </w:t>
      </w:r>
      <w:r>
        <w:rPr>
          <w:rStyle w:val="Kiemels2"/>
          <w:b w:val="0"/>
        </w:rPr>
        <w:t>elvárják a gyors információáramlást és interaktivitást</w:t>
      </w:r>
      <w:r>
        <w:t xml:space="preserve">: egy Z generációs fiatal türelmetlen lehet egy statikus, egyirányú információáramlással szemben, például egy hagyományos előadáson vagy egy hosszú szöveg olvasásán. Ezt a jellemzőt figyelembe kell venni a gamifikációnál. A modern játékos </w:t>
      </w:r>
      <w:r>
        <w:rPr>
          <w:rStyle w:val="Kiemels2"/>
          <w:b w:val="0"/>
        </w:rPr>
        <w:t>azonnal reagáló</w:t>
      </w:r>
      <w:r>
        <w:t xml:space="preserve">, látványos és interaktív rendszereket igényel, különben elveszíti az érdeklődését </w:t>
      </w:r>
      <w:r>
        <w:fldChar w:fldCharType="begin"/>
      </w:r>
      <w:r>
        <w:instrText>ADDIN ZOTERO_ITEM CSL_CITATION {"citationID":"P95w8tAp","properties":{"formattedCitation":"(Francis &amp; Hoefel, 2018)","plainCitation":"(Francis &amp; Hoefel, 2018)","noteIndex":0},"citationItems":[{"id":1866,"uris":["http://zotero.org/users/9712023/items/NBJXLP66"],"itemData":{"id":1866,"type":"post-weblog","container-title":"McKinsey &amp; Company","title":"'True Gen': Generation Z and its implications for companies.","URL":"https://www.mckinsey.com/industries/consumer-packaged-goods/our-insights/true-gen-generation-z-and-its-implications-for-companies#/","author":[{"family":"Francis","given":"T."},{"family":"Hoefel","given":"F","suffix":""}],"issued":{"date-parts":[["2018"]]}}}],"schema":"https://github.com/citation-style-language/schema/raw/master/csl-citation.json"}</w:instrText>
      </w:r>
      <w:r>
        <w:fldChar w:fldCharType="separate"/>
      </w:r>
      <w:r>
        <w:t>(Francis &amp; Hoefel, 2018)</w:t>
      </w:r>
      <w:r>
        <w:fldChar w:fldCharType="end"/>
      </w:r>
      <w:r>
        <w:t>.</w:t>
      </w:r>
    </w:p>
    <w:p w:rsidR="00993A02" w:rsidRDefault="00FE752C">
      <w:pPr>
        <w:pStyle w:val="bekezdestobbi"/>
      </w:pPr>
      <w:r>
        <w:t xml:space="preserve">A digitális bennszülöttség fogalmával kapcsolatban fontos megemlíteni, hogy nem minden fiatal rendelkezik ugyanolyan digitális kompetenciákkal vagy affinitással, és a </w:t>
      </w:r>
      <w:r>
        <w:rPr>
          <w:rStyle w:val="Kiemels2"/>
          <w:b w:val="0"/>
        </w:rPr>
        <w:t>környezeti tényezők</w:t>
      </w:r>
      <w:r>
        <w:t xml:space="preserve"> (családi háttér, oktatás) is alakítják a technológiához való viszonyt. Mégis, általánosságban elmondható, hogy a modern fiatal generációkra jellemző:</w:t>
      </w:r>
    </w:p>
    <w:p w:rsidR="00993A02" w:rsidRDefault="00FE752C">
      <w:pPr>
        <w:pStyle w:val="felsorols"/>
        <w:spacing w:before="280"/>
        <w:ind w:left="1077" w:hanging="360"/>
      </w:pPr>
      <w:r>
        <w:t xml:space="preserve">Magas technológiai adaptáció: Gyorsan sajátítanak el új eszközöket, alkalmazásokat </w:t>
      </w:r>
      <w:r>
        <w:fldChar w:fldCharType="begin"/>
      </w:r>
      <w:r>
        <w:instrText>ADDIN ZOTERO_ITEM CSL_CITATION {"citationID":"CGn0DBpv","properties":{"formattedCitation":"(Hooft Graafland, 2018)","plainCitation":"(Hooft Graafland, 2018)","noteIndex":0},"citationItems":[{"id":1865,"uris":["http://zotero.org/users/9712023/items/UKQ5C5ZQ"],"itemData":{"id":1865,"type":"report","genre":"OECD Education Working Papers","language":"en","note":"collection-title: OECD Education Working Papers\nvolume: 179\nDOI: 10.1787/e071a505-en","number":"179","source":"DOI.org (Crossref)","title":"New technologies and 21st century children: Recent trends and outcomes","title-short":"New technologies and 21st century children","URL":"https://www.oecd.org/en/publications/new-technologies-and-21st-century-children_e071a505-en.html","author":[{"family":"Hooft Graafland","given":"J."}],"accessed":{"date-parts":[["2025",5,7]]},"issued":{"date-parts":[["2018",9,17]]}}}],"schema":"https://github.com/citation-style-language/schema/raw/master/csl-citation.json"}</w:instrText>
      </w:r>
      <w:r>
        <w:fldChar w:fldCharType="separate"/>
      </w:r>
      <w:r>
        <w:t>(Hooft Graafland, 2018)</w:t>
      </w:r>
      <w:r>
        <w:fldChar w:fldCharType="end"/>
      </w:r>
      <w:r>
        <w:t>.</w:t>
      </w:r>
    </w:p>
    <w:p w:rsidR="00993A02" w:rsidRDefault="00FE752C">
      <w:pPr>
        <w:pStyle w:val="felsorols"/>
        <w:spacing w:before="0"/>
        <w:ind w:left="1077" w:hanging="360"/>
      </w:pPr>
      <w:r>
        <w:t xml:space="preserve">Közösségi hálózatépítés: Online tartják a kapcsolatot, identitásuk része az online profil </w:t>
      </w:r>
      <w:r>
        <w:fldChar w:fldCharType="begin"/>
      </w:r>
      <w:r>
        <w:instrText>ADDIN ZOTERO_ITEM CSL_CITATION {"citationID":"jWL0ATR2","properties":{"formattedCitation":"(Kreuder \\uc0\\u233{}s mtsai., 2024)","plainCitation":"(Kreuder és mtsai., 2024)","noteIndex":0},"citationItems":[{"id":1868,"uris":["http://zotero.org/users/9712023/items/6BETHE2D"],"itemData":{"id":1868,"type":"article-journal","abstract":"Abstract\n            \n              Digital competence (DC) has received increased attention in society, politics and research in recent years. A particular emphasis has been placed on the importance of empowering adolescents and young adults to become digitally competent and sovereign adults, and that this should be achieved, for example, with the help of educational learning approaches. To provide an overview of research trends in this field, we conducted a scoping review and critical analysis of relevant literature on 15–25-year-olds’ DC, determining factors and consequences under research, methodological preferences and evaluated intervention strategies. Both descriptive techniques and quantitative classification methods (latent class and latent profile analyses) were used in summarising the state of the art. After screening 3605 scientific articles, two samples were further investigated: 230 articles on young people’s overall DC and a subsample thereof covering 20 articles on intervention studies. There were four major findings: (1) Contrary to wide-spread expectations, the number of relevant publications on adolescents’ DC displayed a flatter increase than the total growth of articles in the field. (2) A latent class analysis over concomitant variables revealed three subgroups of articles addressing study-specific, educational or so-called\n              digital divide\n              variables. Notably, little attention could be observed with respect to developmental aspects, including psychosocial variables, despite their critical importance for this age cohort. (3) A second classification of articles’ research designs and methodological foci yielded three latent profiles: university students’ DC level, secondary research on secondary students and DC as a predictor in university contexts. (4) Though most articles emphasised the importance of empowering young people in a digital world, only a few scientifically examined intervention concepts could be found, and these were extremely heterogeneous. We conclude that research on young people’s DC, especially that related to fostering their digital abilities, should be intensified.","container-title":"Humanities and Social Sciences Communications","DOI":"10.1057/s41599-023-02501-4","ISSN":"2662-9992","issue":"1","journalAbbreviation":"Humanit Soc Sci Commun","language":"en","page":"48","source":"DOI.org (Crossref)","title":"Digital competence in adolescents and young adults: a critical analysis of concomitant variables, methodologies and intervention strategies","title-short":"Digital competence in adolescents and young adults","volume":"11","author":[{"family":"Kreuder","given":"Annika"},{"family":"Frick","given":"Ulrich"},{"family":"Rakoczy","given":"Katrin"},{"family":"Schlittmeier","given":"Sabine J."}],"issued":{"date-parts":[["2024",1,4]]}}}],"schema":"https://github.com/citation-style-language/schema/raw/master/csl-citation.json"}</w:instrText>
      </w:r>
      <w:r>
        <w:fldChar w:fldCharType="separate"/>
      </w:r>
      <w:r>
        <w:rPr>
          <w:rFonts w:cs="Times New Roman"/>
          <w:szCs w:val="24"/>
        </w:rPr>
        <w:t>(Kreuder és mtsai., 2024)</w:t>
      </w:r>
      <w:r>
        <w:fldChar w:fldCharType="end"/>
      </w:r>
      <w:r>
        <w:t>.</w:t>
      </w:r>
    </w:p>
    <w:p w:rsidR="00993A02" w:rsidRDefault="00FE752C">
      <w:pPr>
        <w:pStyle w:val="felsorols"/>
        <w:spacing w:before="0"/>
        <w:ind w:left="1077" w:hanging="360"/>
      </w:pPr>
      <w:r>
        <w:t xml:space="preserve">Játékos attitűd: Szívesen tanulnak játékos formában, hiszen ebben szocializálódtak, a komoly dolgokat is szívesebben fogyasztják játékköntösben </w:t>
      </w:r>
      <w:r>
        <w:fldChar w:fldCharType="begin"/>
      </w:r>
      <w:r>
        <w:instrText>ADDIN ZOTERO_ITEM CSL_CITATION {"citationID":"QPCOjVnE","properties":{"formattedCitation":"(Rumangkit &amp; Larasati, 2023)","plainCitation":"(Rumangkit &amp; Larasati, 2023)","noteIndex":0},"citationItems":[{"id":1870,"uris":["http://zotero.org/users/9712023/items/2J56YTN9"],"itemData":{"id":1870,"type":"article-journal","abstract":"This study aims to examine the effect of gamification on perceived playfulness, learning engagement, and learning motivation. In addition, another aim of this research is to examine the effect of perceived playfulness, learning engagement, and learning motivation on academic achievement. This research was conducted in the context of hybrid learning. The method used in this study is a quantitative method, using primary data as a data source. Questionnaires are used in data collection methods, which are distributed online using Google Form. Respondents in this study amounted to 100. The sampling technique used simple random sampling—a data analysis tool using SmartPLS. The results of the study show that gamification has an effect on perceived playfulness, learning engagement, and learning motivation. In addition, this study also proves that learning engagement and learning motivation have a significant and positive effect on academic achievement. Another finding from this research is that perceived playfulness has no effect on academic achievement.","container-title":"E3S Web of Conferences","DOI":"10.1051/e3sconf/202342602002","ISSN":"2267-1242","journalAbbreviation":"E3S Web Conf.","license":"https://creativecommons.org/licenses/by/4.0/","page":"02002","source":"DOI.org (Crossref)","title":"The Role Of Gamification, Perceived Playfulness, Learning Engagement, and Learning Motivation On Academic Achievement In Hybrid Learning","volume":"426","author":[{"family":"Rumangkit","given":"Stefanus"},{"family":"Larasati","given":"Hasna"}],"editor":[{"family":"Mursitama","given":"T.N."},{"literal":"Noerlina"},{"family":"Utama","given":"D.N."},{"family":"Abrori","given":"S.A."}],"issued":{"date-parts":[["2023"]]}}}],"schema":"https://github.com/citation-style-language/schema/raw/master/csl-citation.json"}</w:instrText>
      </w:r>
      <w:r>
        <w:fldChar w:fldCharType="separate"/>
      </w:r>
      <w:r>
        <w:t>(Rumangkit &amp; Larasati, 2023)</w:t>
      </w:r>
      <w:r>
        <w:fldChar w:fldCharType="end"/>
      </w:r>
      <w:r>
        <w:t>.</w:t>
      </w:r>
    </w:p>
    <w:p w:rsidR="00993A02" w:rsidRDefault="00FE752C">
      <w:pPr>
        <w:pStyle w:val="felsorols"/>
        <w:spacing w:before="0" w:after="280"/>
        <w:ind w:left="1077" w:hanging="360"/>
      </w:pPr>
      <w:r>
        <w:t xml:space="preserve">Rövid reagálási ciklusokhoz szokás: Gyors visszajelzést és jutalmazást várnak el, mert például a videójátékokban és közösségi médiában ehhez szoktak </w:t>
      </w:r>
      <w:r>
        <w:fldChar w:fldCharType="begin"/>
      </w:r>
      <w:r>
        <w:instrText>ADDIN ZOTERO_ITEM CSL_CITATION {"citationID":"qa1fANkS","properties":{"formattedCitation":"(Kreuder \\uc0\\u233{}s mtsai., 2024)","plainCitation":"(Kreuder és mtsai., 2024)","noteIndex":0},"citationItems":[{"id":1868,"uris":["http://zotero.org/users/9712023/items/6BETHE2D"],"itemData":{"id":1868,"type":"article-journal","abstract":"Abstract\n            \n              Digital competence (DC) has received increased attention in society, politics and research in recent years. A particular emphasis has been placed on the importance of empowering adolescents and young adults to become digitally competent and sovereign adults, and that this should be achieved, for example, with the help of educational learning approaches. To provide an overview of research trends in this field, we conducted a scoping review and critical analysis of relevant literature on 15–25-year-olds’ DC, determining factors and consequences under research, methodological preferences and evaluated intervention strategies. Both descriptive techniques and quantitative classification methods (latent class and latent profile analyses) were used in summarising the state of the art. After screening 3605 scientific articles, two samples were further investigated: 230 articles on young people’s overall DC and a subsample thereof covering 20 articles on intervention studies. There were four major findings: (1) Contrary to wide-spread expectations, the number of relevant publications on adolescents’ DC displayed a flatter increase than the total growth of articles in the field. (2) A latent class analysis over concomitant variables revealed three subgroups of articles addressing study-specific, educational or so-called\n              digital divide\n              variables. Notably, little attention could be observed with respect to developmental aspects, including psychosocial variables, despite their critical importance for this age cohort. (3) A second classification of articles’ research designs and methodological foci yielded three latent profiles: university students’ DC level, secondary research on secondary students and DC as a predictor in university contexts. (4) Though most articles emphasised the importance of empowering young people in a digital world, only a few scientifically examined intervention concepts could be found, and these were extremely heterogeneous. We conclude that research on young people’s DC, especially that related to fostering their digital abilities, should be intensified.","container-title":"Humanities and Social Sciences Communications","DOI":"10.1057/s41599-023-02501-4","ISSN":"2662-9992","issue":"1","journalAbbreviation":"Humanit Soc Sci Commun","language":"en","page":"48","source":"DOI.org (Crossref)","title":"Digital competence in adolescents and young adults: a critical analysis of concomitant variables, methodologies and intervention strategies","title-short":"Digital competence in adolescents and young adults","volume":"11","author":[{"family":"Kreuder","given":"Annika"},{"family":"Frick","given":"Ulrich"},{"family":"Rakoczy","given":"Katrin"},{"family":"Schlittmeier","given":"Sabine J."}],"issued":{"date-parts":[["2024",1,4]]}}}],"schema":"https://github.com/citation-style-language/schema/raw/master/csl-citation.json"}</w:instrText>
      </w:r>
      <w:r>
        <w:fldChar w:fldCharType="separate"/>
      </w:r>
      <w:r>
        <w:rPr>
          <w:rFonts w:cs="Times New Roman"/>
          <w:szCs w:val="24"/>
        </w:rPr>
        <w:t>(Kreuder és mtsai., 2024)</w:t>
      </w:r>
      <w:r>
        <w:fldChar w:fldCharType="end"/>
      </w:r>
      <w:r>
        <w:t>.</w:t>
      </w:r>
    </w:p>
    <w:p w:rsidR="00993A02" w:rsidRDefault="00FE752C">
      <w:pPr>
        <w:pStyle w:val="bekezdestobbi"/>
      </w:pPr>
      <w:r>
        <w:t xml:space="preserve">Ezek a tulajdonságok meghatározzák, hogy a modern játékos miként reagál a gamifikációra. Számukra egy pontgyűjtő rendszer vagy virtuális jutalom nem idegen vagy gyerekes dolog, hanem </w:t>
      </w:r>
      <w:r>
        <w:rPr>
          <w:rStyle w:val="Kiemels2"/>
          <w:b w:val="0"/>
        </w:rPr>
        <w:t>természetes közeg</w:t>
      </w:r>
      <w:r>
        <w:t xml:space="preserve">, ami illeszkedik az élményeihez. Ugyanakkor a modern játékos </w:t>
      </w:r>
      <w:r>
        <w:rPr>
          <w:rStyle w:val="Kiemels2"/>
          <w:b w:val="0"/>
        </w:rPr>
        <w:t>kritikusabb</w:t>
      </w:r>
      <w:r>
        <w:t xml:space="preserve"> is lehet. Ha a gamifikáció túl egyszerű, átlátszó motivációs trükknek tűnik, akkor könnyen felismeri, és esetleg </w:t>
      </w:r>
      <w:r>
        <w:rPr>
          <w:rStyle w:val="Kiemels2"/>
          <w:b w:val="0"/>
        </w:rPr>
        <w:t>elutasítja</w:t>
      </w:r>
      <w:r>
        <w:t xml:space="preserve">, mondván unalmas vagy gyermeteg. Ezért a fiatal generációknál különösen fontos a gamifikáció </w:t>
      </w:r>
      <w:r>
        <w:rPr>
          <w:rStyle w:val="Kiemels2"/>
          <w:b w:val="0"/>
        </w:rPr>
        <w:t>magas színvonala és hitelessége. A</w:t>
      </w:r>
      <w:r>
        <w:t xml:space="preserve"> mechanikáknak jól megtervezettnek, a narratívának pedig hitelesnek kell lennie, hogy elősegítse az elfogadást és a belemerülést.</w:t>
      </w:r>
    </w:p>
    <w:p w:rsidR="00993A02" w:rsidRDefault="00FE752C">
      <w:pPr>
        <w:pStyle w:val="Cmsor2"/>
      </w:pPr>
      <w:bookmarkStart w:id="28" w:name="_Toc197690012"/>
      <w:r>
        <w:rPr>
          <w:rStyle w:val="Kiemels2"/>
          <w:b/>
          <w:bCs w:val="0"/>
        </w:rPr>
        <w:t>Multitaszkolás és figyelmi preferenciák az Alfa- és Z generációban</w:t>
      </w:r>
      <w:bookmarkEnd w:id="28"/>
    </w:p>
    <w:p w:rsidR="00993A02" w:rsidRDefault="00FE752C">
      <w:pPr>
        <w:pStyle w:val="bekezdeselso"/>
      </w:pPr>
      <w:r>
        <w:t xml:space="preserve">A mai fiatal generációk egyik védjegye a </w:t>
      </w:r>
      <w:r>
        <w:rPr>
          <w:rStyle w:val="Kiemels2"/>
          <w:b w:val="0"/>
        </w:rPr>
        <w:t>multitaszkolás</w:t>
      </w:r>
      <w:r>
        <w:t xml:space="preserve">, azaz a párhuzamos tevékenységvégzés. A Z generáció tagjai például gyakran egyidejűleg csetelnek a barátaikkal, videót néznek és házi feladatot írnak – mindezt rövid figyelmi epizódok váltogatásával. A kognitív pszichológia klasszikusan úgy tartja, hogy a valódi párhuzamos figyelemmegosztás korlátozott, az agy inkább </w:t>
      </w:r>
      <w:r>
        <w:rPr>
          <w:rStyle w:val="Kiemels2"/>
          <w:b w:val="0"/>
        </w:rPr>
        <w:t>gyors váltásokkal</w:t>
      </w:r>
      <w:r>
        <w:t xml:space="preserve"> kezeli a több feladatot </w:t>
      </w:r>
      <w:r>
        <w:fldChar w:fldCharType="begin"/>
      </w:r>
      <w:r>
        <w:instrText>ADDIN ZOTERO_ITEM CSL_CITATION {"citationID":"UlCD00R1","properties":{"formattedCitation":"(Pashler, 1994)","plainCitation":"(Pashler, 1994)","noteIndex":0},"citationItems":[{"id":1872,"uris":["http://zotero.org/users/9712023/items/ZIJILU6G"],"itemData":{"id":1872,"type":"article-journal","container-title":"Psychological Bulletin","DOI":"10.1037/0033-2909.116.2.220","ISSN":"1939-1455, 0033-2909","issue":"2","journalAbbreviation":"Psychological Bulletin","language":"en","page":"220-244","source":"DOI.org (Crossref)","title":"Dual-task interference in simple tasks: Data and theory.","title-short":"Dual-task interference in simple tasks","volume":"116","author":[{"family":"Pashler","given":"Harold"}],"issued":{"date-parts":[["1994"]]}}}],"schema":"https://github.com/citation-style-language/schema/raw/master/csl-citation.json"}</w:instrText>
      </w:r>
      <w:r>
        <w:fldChar w:fldCharType="separate"/>
      </w:r>
      <w:r>
        <w:t>(Pashler, 1994)</w:t>
      </w:r>
      <w:r>
        <w:fldChar w:fldCharType="end"/>
      </w:r>
      <w:r>
        <w:t xml:space="preserve">. A fiatalok esetében is ezt látjuk, de ők sokkal </w:t>
      </w:r>
      <w:r>
        <w:rPr>
          <w:rStyle w:val="Kiemels2"/>
          <w:b w:val="0"/>
        </w:rPr>
        <w:t>gyakrabban váltanak</w:t>
      </w:r>
      <w:r>
        <w:t xml:space="preserve">. Ez oda vezetett, hogy egyes megfigyelések szerint a mai fiatalok </w:t>
      </w:r>
      <w:r>
        <w:rPr>
          <w:rStyle w:val="Kiemels2"/>
          <w:b w:val="0"/>
        </w:rPr>
        <w:t>átlagos figyelmi időablaka</w:t>
      </w:r>
      <w:r>
        <w:t xml:space="preserve"> rövidebb, mint a korábbi generációké. Gyakran idézett adat, hogy a Z generáció számára kb. 8 másodperc az az idő, amíg egy tartalom leköti a figyelmüket, mielőtt </w:t>
      </w:r>
      <w:r>
        <w:lastRenderedPageBreak/>
        <w:t xml:space="preserve">tovább görgetnének </w:t>
      </w:r>
      <w:r>
        <w:fldChar w:fldCharType="begin"/>
      </w:r>
      <w:r>
        <w:instrText>ADDIN ZOTERO_ITEM CSL_CITATION {"citationID":"ajOGanDU","properties":{"formattedCitation":"(McSpadden, 2015)","plainCitation":"(McSpadden, 2015)","noteIndex":0},"citationItems":[{"id":1873,"uris":["http://zotero.org/users/9712023/items/TJEJC5JQ"],"itemData":{"id":1873,"type":"post-weblog","container-title":"Time","title":"You Now Have a Shorter Attention Span Than a Goldfish","URL":"https://time.com/3858309/attention-spans-goldfish/","author":[{"family":"McSpadden","given":"Kevin"}],"issued":{"date-parts":[["2015"]]}}}],"schema":"https://github.com/citation-style-language/schema/raw/master/csl-citation.json"}</w:instrText>
      </w:r>
      <w:r>
        <w:fldChar w:fldCharType="separate"/>
      </w:r>
      <w:r>
        <w:t>(McSpadden, 2015)</w:t>
      </w:r>
      <w:r>
        <w:fldChar w:fldCharType="end"/>
      </w:r>
      <w:r>
        <w:t xml:space="preserve">. Bár ez inkább a digitális médiafogyasztásban mérhető jelenség (azaz a kezdeti tartalomszűrésre vonatkozik), nem azt jelenti, hogy ne tudnának 8 másodpercnél tovább figyelni, ha akarnak. Inkább arról van szó, hogy </w:t>
      </w:r>
      <w:r>
        <w:rPr>
          <w:rStyle w:val="Kiemels2"/>
          <w:b w:val="0"/>
        </w:rPr>
        <w:t xml:space="preserve">magas az ingerküszöbük, </w:t>
      </w:r>
      <w:r>
        <w:t xml:space="preserve">megszokták, hogy percek alatt tucatnyi TikTok vagy Instagram tartalommal találkoznak, így ha valami nem ragadja meg rögtön a figyelmüket, tovább állnak. Ezért a figyelmi preferenciáikat az jellemzi, hogy előnyben részesítik a </w:t>
      </w:r>
      <w:r>
        <w:rPr>
          <w:rStyle w:val="Kiemels2"/>
          <w:b w:val="0"/>
        </w:rPr>
        <w:t>vizuálisan gazdag, interaktív, pörgős</w:t>
      </w:r>
      <w:r>
        <w:t xml:space="preserve"> információkat.</w:t>
      </w:r>
    </w:p>
    <w:p w:rsidR="00993A02" w:rsidRDefault="00FE752C">
      <w:pPr>
        <w:pStyle w:val="bekezdestobbi"/>
      </w:pPr>
      <w:r>
        <w:t xml:space="preserve">A multitaszkolási szokások miatt a Z és Alfa generáció </w:t>
      </w:r>
      <w:r>
        <w:rPr>
          <w:rStyle w:val="Kiemels2"/>
          <w:b w:val="0"/>
        </w:rPr>
        <w:t>kognitív terhelhetősége</w:t>
      </w:r>
      <w:r>
        <w:t xml:space="preserve"> más eloszlású. Ők talán jobban bírják a párhuzamos ingereket, viszont nehezebben viselik a </w:t>
      </w:r>
      <w:r>
        <w:rPr>
          <w:rStyle w:val="Kiemels2"/>
          <w:b w:val="0"/>
        </w:rPr>
        <w:t>monotonitást</w:t>
      </w:r>
      <w:r>
        <w:t xml:space="preserve">. Egy hagyományos, frontális tanóra vagy egy hosszú, játékosítás nélküli e-learning modul könnyen elveszíti a figyelmüket. Ezzel szemben egy gamifikált tananyag – amely rövid modulokra tagolódik, interakciót kínál, és például minijátékokkal színesített – jobban fenntartja az érdeklődésüket, mert illeszkedik a figyelmi mintázatukhoz </w:t>
      </w:r>
      <w:r>
        <w:fldChar w:fldCharType="begin"/>
      </w:r>
      <w:r>
        <w:instrText>ADDIN ZOTERO_ITEM CSL_CITATION {"citationID":"4Z3Ju2Bv","properties":{"formattedCitation":"(Hamari \\uc0\\u233{}s mtsai., 2014)","plainCitation":"(Hamari és mtsai., 2014)","noteIndex":0},"citationItems":[{"id":339,"uris":["http://zotero.org/users/9712023/items/PLJWMDA6"],"itemData":{"id":339,"type":"article-journal","abstract":"This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systems.","container-title":"proceedings of the 47th Hawaii International Conerence on System Sciences","DOI":"10.1109/HICSS.2014.377","ISSN":"15301605","issue":"6-9","note":"PMID: 25246403\narXiv: 1011.1669v3\nCitation Key: Hamari2014\nISBN: 9781479925049","title":"Does Gamification Work? — A Literature Review of Empirical Studies on Gamification","volume":"January","author":[{"family":"Hamari","given":"Juho"},{"family":"Koivisto","given":"Jonna"},{"family":"Sarsa","given":"Harri"}],"issued":{"date-parts":[["2014"]]}}}],"schema":"https://github.com/citation-style-language/schema/raw/master/csl-citation.json"}</w:instrText>
      </w:r>
      <w:r>
        <w:fldChar w:fldCharType="separate"/>
      </w:r>
      <w:r>
        <w:rPr>
          <w:rFonts w:cs="Times New Roman"/>
          <w:szCs w:val="24"/>
        </w:rPr>
        <w:t>(Hamari és mtsai., 2014)</w:t>
      </w:r>
      <w:r>
        <w:fldChar w:fldCharType="end"/>
      </w:r>
      <w:r>
        <w:t xml:space="preserve">. Fontos megjegyezni, hogy a multitaszkolás nem feltétlenül jelent jobb teljesítményt, valójában gyakran </w:t>
      </w:r>
      <w:r>
        <w:rPr>
          <w:rStyle w:val="Kiemels2"/>
          <w:b w:val="0"/>
        </w:rPr>
        <w:t>növeli a kognitív terhelést</w:t>
      </w:r>
      <w:r>
        <w:t xml:space="preserve"> és rontja a mélyebb megértést </w:t>
      </w:r>
      <w:r>
        <w:fldChar w:fldCharType="begin"/>
      </w:r>
      <w:r>
        <w:instrText>ADDIN ZOTERO_ITEM CSL_CITATION {"citationID":"6yE6Rjzm","properties":{"formattedCitation":"(Kirschner &amp; De Bruyckere, 2017)","plainCitation":"(Kirschner &amp; De Bruyckere, 2017)","noteIndex":0},"citationItems":[{"id":172,"uris":["http://zotero.org/users/9712023/items/4VN3QIUB"],"itemData":{"id":172,"type":"article-journal","abstract":"Current discussions about educational policy and practice are often embedded in a mind-set that considers students who were born in an age of omnipresent digital media to be fundamentally different from previous generations of students. These students have been labelled digital natives and have been ascribed the ability to cognitively process multiple sources of information simultaneously (i.e., they can multitask). As a result of this thinking, they are seen by teachers, educational administrators, politicians/policy makers, and the media to require an educational approach radically different from that of previous generations. This article presents scientific evidence showing that there is no such thing as a digital native who is information-skilled simply because (s)he has never known a world that was not digital. It then proceeds to present evidence that one of the alleged abilities of students in this generation, the ability to multitask, does not exist and that designing education that assumes the presence of this ability hinders rather than helps learning. The article concludes by elaborating on possible implications of this for education/educational policy.","container-title":"Teaching and Teacher Education","DOI":"10.1016/j.tate.2017.06.001","ISSN":"0742051X","note":"publisher: Elsevier Ltd\nCitation Key: Kirschner2017","page":"135-142","title":"The myths of the digital native and the multitasker","volume":"67","author":[{"family":"Kirschner","given":"Paul A."},{"family":"De Bruyckere","given":"Pedro"}],"issued":{"date-parts":[["2017"]]}}}],"schema":"https://github.com/citation-style-language/schema/raw/master/csl-citation.json"}</w:instrText>
      </w:r>
      <w:r>
        <w:fldChar w:fldCharType="separate"/>
      </w:r>
      <w:r>
        <w:t>(Kirschner &amp; De Bruyckere, 2017)</w:t>
      </w:r>
      <w:r>
        <w:fldChar w:fldCharType="end"/>
      </w:r>
      <w:r>
        <w:t xml:space="preserve">. Emiatt a gamifikáció tervezésénél ügyelni kell arra, hogy ne </w:t>
      </w:r>
      <w:r>
        <w:rPr>
          <w:rStyle w:val="Kiemels2"/>
          <w:b w:val="0"/>
        </w:rPr>
        <w:t>terheljük túl</w:t>
      </w:r>
      <w:r>
        <w:t xml:space="preserve"> a felhasználót párhuzamos feladatokkal, hanem inkább kössük le sorban egymás után. A multitaszkoló generáció ugyanis könnyen vált, de ha minden irányból inger éri, éppúgy </w:t>
      </w:r>
      <w:r>
        <w:rPr>
          <w:rStyle w:val="Kiemels2"/>
          <w:b w:val="0"/>
        </w:rPr>
        <w:t>túlterhelődhet</w:t>
      </w:r>
      <w:r>
        <w:t xml:space="preserve">. A játékosított rendszerek ideális esetben </w:t>
      </w:r>
      <w:r>
        <w:rPr>
          <w:rStyle w:val="Kiemels2"/>
          <w:b w:val="0"/>
        </w:rPr>
        <w:t>strukturált figyelmi élményt</w:t>
      </w:r>
      <w:r>
        <w:t xml:space="preserve"> nyújtanak, például szintek, küldetések szerint haladva egyszerre csak egy fő célt adnak, de azután gyorsan következik a következő, nehogy unatkozás legyen.</w:t>
      </w:r>
    </w:p>
    <w:p w:rsidR="00993A02" w:rsidRDefault="00FE752C">
      <w:pPr>
        <w:pStyle w:val="bekezdestobbi"/>
      </w:pPr>
      <w:r>
        <w:t xml:space="preserve">A figyelmi preferenciákban megfigyelhető továbbá a </w:t>
      </w:r>
      <w:r>
        <w:rPr>
          <w:rStyle w:val="Kiemels2"/>
          <w:b w:val="0"/>
        </w:rPr>
        <w:t>mély és felszínes feldolgozás</w:t>
      </w:r>
      <w:r>
        <w:t xml:space="preserve"> váltakozása. A fiatalok képesek nagyon mélyen belemerülni valamibe (flow-ban lenni), ha az motiváló számukra. Például órákig játszanak egy összetett videójátékkal, és ilyenkor a multitaszkolás épp háttérbe szorul, és monotaszk történik, köszönhetően annak, hogy a feladat játékos és stimuláló. Tehát nem arról van szó, hogy a modern játékos képtelen a tartós figyelemre, hanem arról, hogy </w:t>
      </w:r>
      <w:r>
        <w:rPr>
          <w:rStyle w:val="Kiemels2"/>
          <w:b w:val="0"/>
        </w:rPr>
        <w:t>csak bizonyos feltételek mellett hajlandó rá</w:t>
      </w:r>
      <w:r>
        <w:t xml:space="preserve">. Ha az élmény interaktív, jutalmazó és önként vállalt. Ez nagy tanulság a gamifikációra nézve, egy unalmas feladatot játékosan tálalva átkerülhet a motiváló kategóriába, és onnantól a fiatal képes lesz mélyen is foglalkozni vele. Például egy nyelvtanító alkalmazásban a szókincs ismétlése önmagában könnyen monotonná válhat, azonban ha ezt a folyamatot játékos kihívássá alakítják – például időre teljesítendő feladatokkal, pontgyűjtő versennyel vagy szókereső játékkal –, akkor a tanuló figyelme ismét aktivizálható, és nagyobb motivációval fordul a feladathoz. </w:t>
      </w:r>
      <w:r>
        <w:fldChar w:fldCharType="begin"/>
      </w:r>
      <w:r>
        <w:instrText>ADDIN ZOTERO_ITEM CSL_CITATION {"citationID":"WulkuSWV","properties":{"formattedCitation":"(Dichev &amp; Dicheva, 2017)","plainCitation":"(Dichev &amp; Dicheva, 2017)","noteIndex":0},"citationItems":[{"id":109,"uris":["http://zotero.org/users/9712023/items/ZVKVFINC"],"itemData":{"id":109,"type":"article-journal","abstract":"Gamification of education is a developing approach for increasing learners ́motivation and engagement by incorporating game design elements in educational environments. With the growing popularity of gamification and yet mixed success of its application in educational contexts, the current review is aiming to shed a more realistic light on the research in this field by focusing on empirical evidence rather than on potentialities, beliefs or preferences. Accordingly, it critically examines the advancement in gamifying education. The discussion is structured around the used gamification mechanisms, the gamified subjects, the type of gamified learning activities, and the study goals, with an emphasis on the reliability and validity of the reported outcomes. To improve our understanding and offer a more realistic picture of the progress of gamification in education, consistent with the presented evidence, we examine both the outcomes reported in the papers and how they have been obtained. While the gamification in education is still a growing phenomenon, the review reveals that (i) insufficient evidence exists to support the long-term benefits of gamification in educational contexts; (ii) the practice of gamifying learning has outpaced researchers ́understanding of its mechanisms and methods; (iii) the knowledge of how to gamify an activity in accordance with the specifics of the educational context is still limited. The review highlights the need for systematically designed studies and rigorously tested approaches confirming the educational benefits of gamification, if gamified learning is to become a recognized instructional approach.","container-title":"International Journal of Educational Technology in Higher Education","DOI":"10.1186/s41239-017-0042-5","note":"Citation Key: Dichev2017a","page":"9","title":"Gamifying education: what is known, what is believed and what remains uncertain: a critical review","volume":"14","author":[{"family":"Dichev","given":"Christo"},{"family":"Dicheva","given":"Darina"}],"issued":{"date-parts":[["2017",2]]}}}],"schema":"https://github.com/citation-style-language/schema/raw/master/csl-citation.json"}</w:instrText>
      </w:r>
      <w:r>
        <w:fldChar w:fldCharType="separate"/>
      </w:r>
      <w:r>
        <w:t>(Dichev &amp; Dicheva, 2017)</w:t>
      </w:r>
      <w:r>
        <w:fldChar w:fldCharType="end"/>
      </w:r>
      <w:r>
        <w:t>.</w:t>
      </w:r>
    </w:p>
    <w:p w:rsidR="00993A02" w:rsidRDefault="00993A02">
      <w:pPr>
        <w:pStyle w:val="bekezdestobbi"/>
      </w:pPr>
    </w:p>
    <w:p w:rsidR="00993A02" w:rsidRDefault="00FE752C">
      <w:pPr>
        <w:pStyle w:val="bekezdeselso"/>
      </w:pPr>
      <w:r>
        <w:t>Összefoglalva, az Alfa és Z generáció figyelmi sajátosságai közt szerepel a gyors ingerfeldolgozás, a párhuzamos információkezelés tendenciája, az interaktivitás igénye és a monotonitás kerülése. A gamifikáció hatásossága nagyban múlik azon, hogy ezekhez a preferenciákhoz igazodik-e. A modern játékos akkor marad elkötelezett, ha a rendszer figyelemgazdálkodása jól működik: mindig van valami következő kis cél vagy visszajelzés, ami fenntartja a fókuszt, de nem terheli túl.</w:t>
      </w:r>
    </w:p>
    <w:p w:rsidR="00993A02" w:rsidRDefault="00FE752C">
      <w:pPr>
        <w:pStyle w:val="Cmsor2"/>
      </w:pPr>
      <w:bookmarkStart w:id="29" w:name="_Toc197690013"/>
      <w:r>
        <w:lastRenderedPageBreak/>
        <w:t>A digitális bennszülött mítosz kritikája</w:t>
      </w:r>
      <w:bookmarkEnd w:id="29"/>
    </w:p>
    <w:p w:rsidR="00993A02" w:rsidRDefault="00FE752C">
      <w:pPr>
        <w:pStyle w:val="bekezdeselso"/>
      </w:pPr>
      <w:r>
        <w:t xml:space="preserve">Prensky állítása szerint a 21. század elején felnövő generációk – akiket digitális bennszülötteknek nevezett, mi pedig modern játékosként – beleszülettek a digitális technológiák világába, és ezek használata számukra természetes, ösztönös, míg az idősebb generációk – a digitális bevándorlók – csak később, tanult módon alkalmazkodnak e környezethez </w:t>
      </w:r>
      <w:r>
        <w:fldChar w:fldCharType="begin"/>
      </w:r>
      <w:r>
        <w:instrText>ADDIN ZOTERO_ITEM CSL_CITATION {"citationID":"sxHZEvIk","properties":{"formattedCitation":"(Prensky, 2001b)","plainCitation":"(Prensky, 2001b)","noteIndex":0},"citationItems":[{"id":171,"uris":["http://zotero.org/users/9712023/items/BFJIL5VP"],"itemData":{"id":171,"type":"article-journal","container-title":"On the Horizon","issue":"6","note":"Citation Key: Prensky2001","title":"Digital Natives, Digital Immigrants: Do They Really Think Differently?","volume":"9","author":[{"family":"Prensky","given":"Marc"}],"issued":{"date-parts":[["2001"]]}}}],"schema":"https://github.com/citation-style-language/schema/raw/master/csl-citation.json"}</w:instrText>
      </w:r>
      <w:r>
        <w:fldChar w:fldCharType="separate"/>
      </w:r>
      <w:r>
        <w:t>(Prensky, 2001b)</w:t>
      </w:r>
      <w:r>
        <w:fldChar w:fldCharType="end"/>
      </w:r>
      <w:r>
        <w:t>. Bár ez a megkülönböztetés kezdetben meggyőzőnek tűnhetett, mivel látszólag egyszerű magyarázatot kínált a generációk közötti technológiai különbségekre, tudományos szempontból számos problémát vet fel. Az előző fejezetekben részben már utaltunk erre, de most részletesebben is bemutatjuk az ezzel kapcsolatos kritikákat.</w:t>
      </w:r>
    </w:p>
    <w:p w:rsidR="00993A02" w:rsidRDefault="00FE752C">
      <w:pPr>
        <w:pStyle w:val="bekezdestobbi"/>
      </w:pPr>
      <w:r>
        <w:t xml:space="preserve">Kirschner és De Bruyckere </w:t>
      </w:r>
      <w:r>
        <w:fldChar w:fldCharType="begin"/>
      </w:r>
      <w:r>
        <w:instrText>ADDIN ZOTERO_ITEM CSL_CITATION {"citationID":"oS2WEZTm","properties":{"formattedCitation":"(2017)","plainCitation":"(2017)","noteIndex":0},"citationItems":[{"id":172,"uris":["http://zotero.org/users/9712023/items/4VN3QIUB"],"itemData":{"id":172,"type":"article-journal","abstract":"Current discussions about educational policy and practice are often embedded in a mind-set that considers students who were born in an age of omnipresent digital media to be fundamentally different from previous generations of students. These students have been labelled digital natives and have been ascribed the ability to cognitively process multiple sources of information simultaneously (i.e., they can multitask). As a result of this thinking, they are seen by teachers, educational administrators, politicians/policy makers, and the media to require an educational approach radically different from that of previous generations. This article presents scientific evidence showing that there is no such thing as a digital native who is information-skilled simply because (s)he has never known a world that was not digital. It then proceeds to present evidence that one of the alleged abilities of students in this generation, the ability to multitask, does not exist and that designing education that assumes the presence of this ability hinders rather than helps learning. The article concludes by elaborating on possible implications of this for education/educational policy.","container-title":"Teaching and Teacher Education","DOI":"10.1016/j.tate.2017.06.001","ISSN":"0742051X","note":"publisher: Elsevier Ltd\nCitation Key: Kirschner2017","page":"135-142","title":"The myths of the digital native and the multitasker","volume":"67","author":[{"family":"Kirschner","given":"Paul A."},{"family":"De Bruyckere","given":"Pedro"}],"issued":{"date-parts":[["2017"]]}},"suppress-author":true}],"schema":"https://github.com/citation-style-language/schema/raw/master/csl-citation.json"}</w:instrText>
      </w:r>
      <w:r>
        <w:fldChar w:fldCharType="separate"/>
      </w:r>
      <w:r>
        <w:t>(2017)</w:t>
      </w:r>
      <w:r>
        <w:fldChar w:fldCharType="end"/>
      </w:r>
      <w:r>
        <w:t xml:space="preserve"> radikálisan megkérdőjelezte Prensky fogalmának érvényességét. A szerzők szerint a digitális bennszülöttség mítosza négy alapvető problémát hordoz. Először is, az elmélet empirikus megalapozottsága hiányzik. Prensky kijelentései főként anekdotikus megfigyeléseken alapulnak, és nem támasztják alá rendszerszintű kutatási adatok. A szerzők hangsúlyozzák, hogy bár a digitális bennszülött kifejezés népszerű lett a közbeszédben, valójában nincs tudományos konszenzus arról, hogy valóban léteznek generációs különbségek a digitális készségek terén. Másodsorban, a szerzők a multitaszkolás mítoszát bírálják. A digitális bennszülöttek kapcsán gyakran hangoztatott érv, hogy képesek egyszerre több feladatot is hatékonyan kezelni. Ezzel szemben a kutatások arra utalnak, hogy amit multitaszkolásnak nevezünk, valójában gyakori feladatváltás, amely kognitív terhelést okoz, csökkenti a figyelmi kontrollt, és negatívan hat a tanulási eredményekre. A multitaszkoláshoz szokott diákok gyakran alacsonyabb akadémiai teljesítményt mutatnak, mivel az agyuk nem képes tartósan egyetlen feladatra összpontosítani. Harmadrészt, a digitális eszközhasználat gyakorisága nem azonos a digitális kompetencia szintjével. Bár a fiatalok napi szinten használják az internetet, közösségi médiát és különféle digitális eszközöket, ez nem jelenti azt, hogy megfelelő szinten rendelkeznek kritikus információkeresési, adatvédelmi vagy médiatudatossági készségekkel. A legtöbb fiatal inkább passzív fogyasztó, semmint aktív és tudatos technológiai felhasználó. A digitális kompetencia fejlesztése ezért nem tekinthető életkori adottságnak, hanem tudatos oktatási folyamat eredménye kell, hogy legyen. Negyedikként, a digitális bennszülött vs. bevándorló dichotómia túlságosan leegyszerűsítő. A digitális kompetencia nem életkor, hanem egyéni tapasztalat, tanulás és motiváció kérdése. Számos idős felhasználó rendelkezik magas szintű digitális jártassággal, míg fiatalok körében is gyakoriak a technológiai hiányosságok.</w:t>
      </w:r>
    </w:p>
    <w:p w:rsidR="00993A02" w:rsidRDefault="00FE752C">
      <w:pPr>
        <w:pStyle w:val="bekezdestobbi"/>
      </w:pPr>
      <w:r>
        <w:t xml:space="preserve">Az elmúlt években megjelent friss kutatások tovább mélyítették ezeket a kritikákat. Egy 2024-es kutatás </w:t>
      </w:r>
      <w:r>
        <w:fldChar w:fldCharType="begin"/>
      </w:r>
      <w:r>
        <w:instrText>ADDIN ZOTERO_ITEM CSL_CITATION {"citationID":"yc8LUUtt","properties":{"formattedCitation":"(Feather, 2024)","plainCitation":"(Feather, 2024)","noteIndex":0},"citationItems":[{"id":1874,"uris":["http://zotero.org/users/9712023/items/IKM4J6RX"],"itemData":{"id":1874,"type":"article-journal","abstract":"Digital Natives, or those who grew up surrounded by digital media technologies since childhood, are well-versed in digital media use and utilize digital media daily for many reasons. Studies have begun to unpack the impact that frequent digital media use has on individuals’ mental health. However, fewer studies have examined the link between high amounts of digital media use and cognition, including ways in which digital media use affects facets of attention. The purpose of the current study was to explore the connection between digital media use and digital media multitasking on sustained attention, selective attention, and attentional control (distractibility) in graduate school students. It was predicted that graduate school students classified as heavy digital media multitaskers would report significantly more issues concerning sustained attention, selective attention, and attentional control, in comparison to graduate school students not identified as heavy digital media multitaskers. The Media Multitasking Index (MMI) was used to assess participants’ average digital media use and digital media multitasking habits. The Sustained Attention to Response Task (SART) was used to assess participants’ sustained attention and selective attention capabilities, while the Attentional Control Scale (ACS) was used to assess participants’ perceived attentional control capabilities. Results suggest a positive relationship between higher amounts of digital media multitasking and poorer attention, as indicated by the ACS and SART. Although the results were not statistically significant, they indicate important implications regarding the impact that digital media multitasking may have on attentional capabilities in graduate school students.","DOI":"10.25395/MWU.2019.27868665.V1","license":"All Rights Reserved","note":"dimensions: 1734378 Bytes\npublisher: Midwestern University","page":"1734378 Bytes","source":"DOI.org (Datacite)","title":"The Effect of Digital Media Use and Multitasking on Graduate Students' Attentional Capabilities","author":[{"family":"Feather","given":"Ryan"}],"issued":{"date-parts":[["2024"]]}}}],"schema":"https://github.com/citation-style-language/schema/raw/master/csl-citation.json"}</w:instrText>
      </w:r>
      <w:r>
        <w:fldChar w:fldCharType="separate"/>
      </w:r>
      <w:r>
        <w:t>(Feather, 2024)</w:t>
      </w:r>
      <w:r>
        <w:fldChar w:fldCharType="end"/>
      </w:r>
      <w:r>
        <w:t xml:space="preserve"> kimutatta, hogy a gyakori digitális feladatváltás rontja a szelektív figyelmet és az ingerszűrés képességét, ami alátámasztja a multitaszkolás káros kognitív hatásait. A digitális kompetencia valós hiányát mutatja az Európai Bizottság 2023-as jelentése is, amely szerint a diákok kb. 57%-a rendelkezik alapvető digitális készségekkel, míg 43% nem éri el ezt a szintet az EU-ban. Hiányosak például az információforrások hitelességének értékelésére vagy az adatvédelemre vonatkozó ismeretek </w:t>
      </w:r>
      <w:r>
        <w:fldChar w:fldCharType="begin"/>
      </w:r>
      <w:r>
        <w:instrText>ADDIN ZOTERO_ITEM CSL_CITATION {"citationID":"WFrtxfIO","properties":{"formattedCitation":"(Fraillon, 2025)","plainCitation":"(Fraillon, 2025)","noteIndex":0},"citationItems":[{"id":1876,"uris":["http://zotero.org/users/9712023/items/ACHVFMYZ"],"itemData":{"id":1876,"type":"book","publisher":"IEA","title":"ICILS 2023 International Report: An International Perspective on Digital Literacy (Revised edition as of 05 March 2025, with errata on pp. 379–380).","author":[{"family":"Fraillon","given":"J."}],"issued":{"date-parts":[["2025"]]}}}],"schema":"https://github.com/citation-style-language/schema/raw/master/csl-citation.json"}</w:instrText>
      </w:r>
      <w:r>
        <w:fldChar w:fldCharType="separate"/>
      </w:r>
      <w:r>
        <w:t>(Fraillon, 2025)</w:t>
      </w:r>
      <w:r>
        <w:fldChar w:fldCharType="end"/>
      </w:r>
      <w:r>
        <w:t xml:space="preserve">. Egy tanulmány igazolta, hogy a digitális készségek elsajátításának szintje sokkal inkább függ az oktatási </w:t>
      </w:r>
      <w:r>
        <w:lastRenderedPageBreak/>
        <w:t xml:space="preserve">háttértől, szocioökonómiai státusztól és egyéni motivációtól, mint a születési évtől </w:t>
      </w:r>
      <w:r>
        <w:fldChar w:fldCharType="begin"/>
      </w:r>
      <w:r>
        <w:instrText>ADDIN ZOTERO_ITEM CSL_CITATION {"citationID":"thM0UOf6","properties":{"formattedCitation":"(M\\uc0\\u233{}ndez-Dom\\uc0\\u237{}nguez \\uc0\\u233{}s mtsai., 2023)","plainCitation":"(Méndez-Domínguez és mtsai., 2023)","noteIndex":0},"citationItems":[{"id":1877,"uris":["http://zotero.org/users/9712023/items/RVWGNQ8V"],"itemData":{"id":1877,"type":"article-journal","abstract":"The aim of this research is to identify the differences in access to technologies and digital skills of the population according to their socioeconomic characteristics and to analyse the opportunities offered by new emerging learning environments to promote the social inclusion of vulnerable groups. The digital divide is defined as inequality in the access, use, or impact of information and communication technologies (ICT), and, to address it, it is necessary to build on the conceptual frameworks developed in research to date. This study seeks to 1) identify the main difficulties in digital access and skills and 2) explore what the adoption, design, development, and adaptation of emerging learning technologies mean for the most disadvantaged groups. A quantitative, research design was used. The results obtained show that there are differences in digital skills and access according to education and income level. Different statistical analyses were used, such as non-parametric tests and tests of association between variables. The survey was carried out on a proportional sample of 400 people in La Rioja (Spain). Data was collected through online and face-to-face surveys. A quantitative approach was implemented in the first phase. In the second phase, students of the Social Work degree programme, social work professionals, and users of the Senior Citizens' Center (older adults) were included. The qualitative research is based on the development of digital literacy, which seeks to test and provide new insights into the use of innovative learning-teaching methodologies, with digital materials (micro videos), to promote the use and knowledge of ICT as a means of bridging social (as well as digital) divides.","container-title":"Frontiers in Communication","DOI":"10.3389/fcomm.2023.1191995","ISSN":"2297-900X","journalAbbreviation":"Front. Commun.","page":"1191995","source":"DOI.org (Crossref)","title":"Digital inclusion for social inclusion. Case study on digital literacy","volume":"8","author":[{"family":"Méndez-Domínguez","given":"Paula"},{"family":"Carbonero Muñoz","given":"Domingo"},{"family":"Raya Díez","given":"Esther"},{"family":"Castillo De Mesa","given":"Joaquín"}],"issued":{"date-parts":[["2023",10,19]]}}}],"schema":"https://github.com/citation-style-language/schema/raw/master/csl-citation.json"}</w:instrText>
      </w:r>
      <w:r>
        <w:fldChar w:fldCharType="separate"/>
      </w:r>
      <w:r>
        <w:rPr>
          <w:rFonts w:cs="Times New Roman"/>
          <w:szCs w:val="24"/>
        </w:rPr>
        <w:t>(Méndez-Domínguez és mtsai., 2023)</w:t>
      </w:r>
      <w:r>
        <w:fldChar w:fldCharType="end"/>
      </w:r>
      <w:r>
        <w:t>.</w:t>
      </w:r>
    </w:p>
    <w:p w:rsidR="00993A02" w:rsidRDefault="00FE752C">
      <w:pPr>
        <w:pStyle w:val="bekezdestobbi"/>
      </w:pPr>
      <w:r>
        <w:t xml:space="preserve">A digitális bennszülött mítosz pedagógiai és társadalmi szinten is káros következményekkel jár. Amennyiben a pedagógusok azt feltételezik, hogy a diákok természetüknél fogva értik és használják a digitális technológiát, nem fordítanak kellő figyelmet a digitális kompetencia célzott fejlesztésére. Ez azt eredményezheti, hogy a tanulók nem sajátítják el az információkritikát, az etikus online viselkedést vagy az adatvédelem alapelveit </w:t>
      </w:r>
      <w:r>
        <w:fldChar w:fldCharType="begin"/>
      </w:r>
      <w:r>
        <w:instrText>ADDIN ZOTERO_ITEM CSL_CITATION {"citationID":"vKBBExK3","properties":{"formattedCitation":"(Bennett \\uc0\\u233{}s mtsai., 2008)","plainCitation":"(Bennett és mtsai., 2008)","noteIndex":0},"citationItems":[{"id":1880,"uris":["http://zotero.org/users/9712023/items/LRYWFUT6"],"itemData":{"id":1880,"type":"paper-conference","title":"The 'digital natives' debate: a critical review of the evidence.","URL":"https://hdl.handle.net/10779/uow.27724491.v1","author":[{"family":"Bennett","given":"S."},{"family":"Maton","given":"K."},{"family":"Kervin","given":"L."}],"accessed":{"date-parts":[["2025",5,7]]},"issued":{"date-parts":[["2008"]]}}}],"schema":"https://github.com/citation-style-language/schema/raw/master/csl-citation.json"}</w:instrText>
      </w:r>
      <w:r>
        <w:fldChar w:fldCharType="separate"/>
      </w:r>
      <w:r>
        <w:rPr>
          <w:rFonts w:cs="Times New Roman"/>
          <w:szCs w:val="24"/>
        </w:rPr>
        <w:t>(Bennett és mtsai., 2008)</w:t>
      </w:r>
      <w:r>
        <w:fldChar w:fldCharType="end"/>
      </w:r>
      <w:r>
        <w:t xml:space="preserve">. Emellett a mítosz tovább mélyítheti a digitális egyenlőtlenségeket. A technológiához való hozzáférés és az informális tanulási lehetőségek hiánya különösen sújtja a hátrányos helyzetű csoportokat </w:t>
      </w:r>
      <w:r>
        <w:fldChar w:fldCharType="begin"/>
      </w:r>
      <w:r>
        <w:instrText>ADDIN ZOTERO_ITEM CSL_CITATION {"citationID":"CLuhvjtD","properties":{"formattedCitation":"(Dijk, 2020)","plainCitation":"(Dijk, 2020)","noteIndex":0},"citationItems":[{"id":1882,"uris":["http://zotero.org/users/9712023/items/8YC7TZ89"],"itemData":{"id":1882,"type":"book","event-place":"Cambridge Medford","ISBN":"978-1-5095-3445-6","language":"eng","number-of-pages":"184","publisher":"Polity","publisher-place":"Cambridge Medford","source":"K10plus ISBN","title":"The digital divide","author":[{"family":"Dijk","given":"Jan","dropping-particle":"van"}],"issued":{"date-parts":[["2020"]]}}}],"schema":"https://github.com/citation-style-language/schema/raw/master/csl-citation.json"}</w:instrText>
      </w:r>
      <w:r>
        <w:fldChar w:fldCharType="separate"/>
      </w:r>
      <w:r>
        <w:t>(Dijk, 2020)</w:t>
      </w:r>
      <w:r>
        <w:fldChar w:fldCharType="end"/>
      </w:r>
      <w:r>
        <w:t>. Továbbá, sok szülő – alaptalanul bízva gyermekei digitális jártasságában – kevesebb figyelmet fordít az online tevékenységek felügyeletére, ami fokozza a kockázatokat, például a kiberzaklatás vagy az adathalászat veszélyét.</w:t>
      </w:r>
    </w:p>
    <w:p w:rsidR="00993A02" w:rsidRDefault="00FE752C">
      <w:pPr>
        <w:pStyle w:val="bekezdestobbi"/>
      </w:pPr>
      <w:r>
        <w:t xml:space="preserve">A tudományos közösség egyetért abban, hogy a digitális kompetenciák fejlesztéséhez strukturált oktatási keret szükséges, amely figyelembe veszi az egyéni szükségleteket és tanulási stílusokat. Ehhez elengedhetetlen a digitális írástudás integrálása a tantervbe (például információhitelesség, online etika, biztonság), valamint a tanárképzés frissítése, hogy a pedagógusok maguk is képesek legyenek naprakészen és magabiztosan eligazodni a digitális környezetben </w:t>
      </w:r>
      <w:r>
        <w:fldChar w:fldCharType="begin"/>
      </w:r>
      <w:r>
        <w:instrText>ADDIN ZOTERO_ITEM CSL_CITATION {"citationID":"OVSVsuZh","properties":{"formattedCitation":"(Redecker, 2017)","plainCitation":"(Redecker, 2017)","noteIndex":0},"citationItems":[{"id":1879,"uris":["http://zotero.org/users/9712023/items/GA37698G"],"itemData":{"id":1879,"type":"book","event-place":"LU","language":"eng","publisher":"Publications Office of the European Union","publisher-place":"LU","source":"DOI.org (CSL JSON)","title":"European framework for the digital competence of educators: DigCompEdu.","title-short":"European framework for the digital competence of educators","URL":"https://data.europa.eu/doi/10.2760/159770","author":[{"family":"Redecker","given":"C."}],"accessed":{"date-parts":[["2025",5,7]]},"issued":{"date-parts":[["2017"]]}}}],"schema":"https://github.com/citation-style-language/schema/raw/master/csl-citation.json"}</w:instrText>
      </w:r>
      <w:r>
        <w:fldChar w:fldCharType="separate"/>
      </w:r>
      <w:r>
        <w:t>(Redecker, 2017)</w:t>
      </w:r>
      <w:r>
        <w:fldChar w:fldCharType="end"/>
      </w:r>
      <w:r>
        <w:t xml:space="preserve">. </w:t>
      </w:r>
    </w:p>
    <w:p w:rsidR="00993A02" w:rsidRDefault="00993A02">
      <w:pPr>
        <w:pStyle w:val="bekezdestobbi"/>
        <w:ind w:firstLine="0"/>
      </w:pPr>
    </w:p>
    <w:p w:rsidR="00993A02" w:rsidRDefault="00FE752C">
      <w:pPr>
        <w:pStyle w:val="bekezdeselso"/>
      </w:pPr>
      <w:r>
        <w:t>Összefoglalva megállapítható, hogy a digitális bennszülött (modern játékos) fogalma sokkal inkább retorikai keretként és gyakorlatias leegyszerűsítésként szolgál, semmint tudományosan szilárdan megalapozott kategóriaként. A kutatások világosan rámutatnak arra, hogy a digitális kompetencia nem generációs alapon jön létre, hanem tudatosan fejleszthető készség, amelyhez folyamatos tanulás, támogatás és adaptáció szükséges minden korosztály számára.</w:t>
      </w:r>
    </w:p>
    <w:p w:rsidR="00993A02" w:rsidRDefault="00FE752C">
      <w:pPr>
        <w:pStyle w:val="Cmsor2"/>
      </w:pPr>
      <w:bookmarkStart w:id="30" w:name="_Toc197690014"/>
      <w:r>
        <w:rPr>
          <w:rStyle w:val="Kiemels2"/>
          <w:b/>
          <w:bCs w:val="0"/>
        </w:rPr>
        <w:t>Dopaminigény és jutalmazáskeresés az instant világban</w:t>
      </w:r>
      <w:bookmarkEnd w:id="30"/>
    </w:p>
    <w:p w:rsidR="00993A02" w:rsidRDefault="00FE752C">
      <w:pPr>
        <w:pStyle w:val="bekezdeselso"/>
      </w:pPr>
      <w:r>
        <w:t xml:space="preserve">A mai fiatalok gyakran élnek az </w:t>
      </w:r>
      <w:r>
        <w:rPr>
          <w:rStyle w:val="Kiemels2"/>
          <w:b w:val="0"/>
        </w:rPr>
        <w:t>azonnali jutalmazás</w:t>
      </w:r>
      <w:r>
        <w:t xml:space="preserve"> világában, hiszen egy kattintásra filmet nézhetnek, pár másodperc alatt választ kapnak egy üzenetre, az online vásárlásnál pedig akár másnapra megérkezik a csomag. Ezt a jelenséget szokás az </w:t>
      </w:r>
      <w:r>
        <w:rPr>
          <w:rStyle w:val="Kiemels2"/>
          <w:b w:val="0"/>
          <w:i/>
        </w:rPr>
        <w:t>azonnali jutalom</w:t>
      </w:r>
      <w:r>
        <w:t xml:space="preserve"> kultúrájának nevezni. Pszichológiai szempontból az azonnali jutalom azt jelenti, hogy az egyén hajlik a </w:t>
      </w:r>
      <w:r>
        <w:rPr>
          <w:rStyle w:val="Kiemels2"/>
          <w:b w:val="0"/>
        </w:rPr>
        <w:t>kisebb, azonnali jutalmak</w:t>
      </w:r>
      <w:r>
        <w:t xml:space="preserve"> preferálására a nagyobb, késleltetett jutalmakkal szemben </w:t>
      </w:r>
      <w:r>
        <w:fldChar w:fldCharType="begin"/>
      </w:r>
      <w:r>
        <w:instrText>ADDIN ZOTERO_ITEM CSL_CITATION {"citationID":"N5dosufd","properties":{"formattedCitation":"(Mischel \\uc0\\u233{}s mtsai., 1989)","plainCitation":"(Mischel és mtsai., 1989)","noteIndex":0},"citationItems":[{"id":1886,"uris":["http://zotero.org/users/9712023/items/I4UZTENK"],"itemData":{"id":1886,"type":"article-journal","abstract":"To function effectively, individuals must voluntarily postpone immediate gratification and persist in goal-directed behavior for the sake of later outcomes. The present research program analyzed the nature of this type of future-oriented self-control and the psychological processes that underlie it. Enduring individual differences in self-control were found as early as the preschool years. Those 4-year-old children who delayed gratification longer in certain laboratory situations developed into more cognitively and socially competent adolescents, achieving higher scholastic performance and coping better with frustration and stress. Experiments in the same research program also identified specific cognitive and attentional processes that allow effective self-regulation early in the course of development. The experimental results, in turn, specified the particular types of preschool delay situations diagnostic for predicting aspects of cognitive and social competence later in life.","container-title":"Science","DOI":"10.1126/science.2658056","ISSN":"0036-8075, 1095-9203","issue":"4907","journalAbbreviation":"Science","language":"en","page":"933-938","source":"DOI.org (Crossref)","title":"Delay of Gratification in Children","volume":"244","author":[{"family":"Mischel","given":"Walter"},{"family":"Shoda","given":"Yuichi"},{"family":"Rodriguez","given":"Monica L."}],"issued":{"date-parts":[["1989",5,26]]}}}],"schema":"https://github.com/citation-style-language/schema/raw/master/csl-citation.json"}</w:instrText>
      </w:r>
      <w:r>
        <w:fldChar w:fldCharType="separate"/>
      </w:r>
      <w:r>
        <w:rPr>
          <w:rFonts w:cs="Times New Roman"/>
          <w:szCs w:val="24"/>
        </w:rPr>
        <w:t>(Mischel és mtsai., 1989)</w:t>
      </w:r>
      <w:r>
        <w:fldChar w:fldCharType="end"/>
      </w:r>
      <w:r>
        <w:t xml:space="preserve">. Ezt a jelenséget Walter Mischel és munkatársai klasszikus kísérletei (pillecukorteszt) igazolták, melyek során a gyermekeknek választaniuk kellett egy azonnali kisebb jutalom és egy késleltetett, de nagyobb jutalom között. Az eredmények azt mutatták, hogy az önkontroll, vagyis a késleltetett jutalmazás képessége jelentős szerepet játszik a későbbi kognitív és szociális sikerességben is. A modern digitális környezet – ahol minden azonnal elérhető – támogatja az azonnali jutalom preferenciákat. A fiatalok hozzászoknak, hogy nem kell várniuk, így nehezebben viselik a késleltetett jutalmakat vagy a hosszabb távú célokat. A közösségi médiában például egy posztunkra perceken belül érkezhetnek kedvelések és kommentek, ami </w:t>
      </w:r>
      <w:r>
        <w:rPr>
          <w:rStyle w:val="Kiemels2"/>
          <w:b w:val="0"/>
        </w:rPr>
        <w:t>dopaminlöketeket</w:t>
      </w:r>
      <w:r>
        <w:t xml:space="preserve"> adó kis jutalmak sorozata. Ez kondicionálja a felhasználót </w:t>
      </w:r>
      <w:r>
        <w:lastRenderedPageBreak/>
        <w:t xml:space="preserve">arra, hogy folyamatosan keresse az újabb visszajelzéseket és friss tartalmakat, hiszen minden értesítés, </w:t>
      </w:r>
      <w:r>
        <w:rPr>
          <w:rStyle w:val="Kiemels2"/>
          <w:b w:val="0"/>
        </w:rPr>
        <w:t>push üzenet</w:t>
      </w:r>
      <w:r>
        <w:t xml:space="preserve"> potenciális jutalom (egy új like, egy új üzenet). Ahogy egy friss kutatás kimutatta, a több időt közösségi médián töltő emberek hajlamosabbak az impulzív, azonnali döntésekre a kognitív teszteken, ami arra utal, hogy a </w:t>
      </w:r>
      <w:r>
        <w:rPr>
          <w:rStyle w:val="Kiemels2"/>
          <w:b w:val="0"/>
        </w:rPr>
        <w:t xml:space="preserve">jutalomkereső viselkedésük felerősödött </w:t>
      </w:r>
      <w:r>
        <w:fldChar w:fldCharType="begin"/>
      </w:r>
      <w:r>
        <w:rPr>
          <w:rStyle w:val="Kiemels2"/>
          <w:b w:val="0"/>
        </w:rPr>
        <w:instrText>ADDIN ZOTERO_ITEM CSL_CITATION {"citationID":"naB3tORE","properties":{"formattedCitation":"(Pan \\uc0\\u233{}s mtsai., 2024)","plainCitation":"(Pan és mtsai., 2024)","noteIndex":0},"citationItems":[{"id":1887,"uris":["http://zotero.org/users/9712023/items/KWCJAE6V"],"itemData":{"id":1887,"type":"article-journal","container-title":"Behaviour &amp; Information Technology","DOI":"10.1080/0144929X.2024.2374006","ISSN":"0144-929X, 1362-3001","journalAbbreviation":"Behaviour &amp; Information Technology","language":"en","page":"1-6","source":"DOI.org (Crossref)","title":"Time on social networking sites is associated with impulsive decision-making","author":[{"family":"Pan","given":"Deng"},{"family":"Lewin","given":"Kaitlin M."},{"family":"Freestone","given":"David"},{"family":"Meshi","given":"Dar"}],"issued":{"date-parts":[["2024",7,5]]}}}],"schema":"https://github.com/citation-style-language/schema/raw/master/csl-citation.json"}</w:instrText>
      </w:r>
      <w:r>
        <w:rPr>
          <w:rStyle w:val="Kiemels2"/>
          <w:b w:val="0"/>
        </w:rPr>
        <w:fldChar w:fldCharType="separate"/>
      </w:r>
      <w:r>
        <w:rPr>
          <w:rFonts w:cs="Times New Roman"/>
          <w:szCs w:val="24"/>
        </w:rPr>
        <w:t>(Pan és mtsai., 2024)</w:t>
      </w:r>
      <w:r>
        <w:rPr>
          <w:rStyle w:val="Kiemels2"/>
          <w:b w:val="0"/>
        </w:rPr>
        <w:fldChar w:fldCharType="end"/>
      </w:r>
      <w:r>
        <w:t xml:space="preserve">. A gamifikáció szempontjából ez azt jelenti, hogy a modern játékos </w:t>
      </w:r>
      <w:r>
        <w:rPr>
          <w:rStyle w:val="Kiemels2"/>
          <w:b w:val="0"/>
        </w:rPr>
        <w:t>elvárja a gyors visszacsatolást és jutalmat</w:t>
      </w:r>
      <w:r>
        <w:t xml:space="preserve"> a rendszerben, különben elveszíti érdeklődését.</w:t>
      </w:r>
    </w:p>
    <w:p w:rsidR="00993A02" w:rsidRDefault="00FE752C">
      <w:pPr>
        <w:pStyle w:val="bekezdestobbi"/>
      </w:pPr>
      <w:r>
        <w:t xml:space="preserve">A dopaminigény kifejezés arra utal, hogy a fiatalok agya hozzászokhat a gyakori dopaminlöketekhez, amelyeket a digitális interakciók nyújtanak. Ez persze nem tudatos igény, de megfigyelhető viselkedéses mintázat. Ha egy alkalmazás vagy feladat nem nyújt elég jutalmat vagy érdekességet, a felhasználó hamarabb kezd </w:t>
      </w:r>
      <w:r>
        <w:rPr>
          <w:rStyle w:val="Kiemels2"/>
          <w:b w:val="0"/>
        </w:rPr>
        <w:t>unatkozni</w:t>
      </w:r>
      <w:r>
        <w:t xml:space="preserve"> és valami stimulálóbbra vált </w:t>
      </w:r>
      <w:r>
        <w:fldChar w:fldCharType="begin"/>
      </w:r>
      <w:r>
        <w:instrText>ADDIN ZOTERO_ITEM CSL_CITATION {"citationID":"BkMPjOHm","properties":{"formattedCitation":"(Tereshchenko, 2023)","plainCitation":"(Tereshchenko, 2023)","noteIndex":0},"citationItems":[{"id":1889,"uris":["http://zotero.org/users/9712023/items/CQKGC92U"],"itemData":{"id":1889,"type":"article-journal","abstract":"Problematic social media use (PSMU) is a behavioral addiction, a specific form of problematic Internet use associated with the uncontrolled use of social networks. It is typical mostly for modern adolescents and young adults, which are the first generations fully grown up in the era of total digitalization of society. The modern biopsychosocial model of the formation of behavioral addictions, postulating the impact of a large number of biological, psychological, and social factors on addictive behavior formation, may be quite applicable to PSMU. In this narrative review, we discussed neurobiological risk factors for Internet addiction with a focus on current evidence on the association between PSMU and structural/ functional characteristics of the brain and autonomic nervous system, neurochemical correlations, and genetic features. A review of the literature shows that the vast majority of the mentioned neurobiological studies were focused on computer games addiction and generalized Internet addiction (without taking into account the consumed content). Even though a certain number of neuroimaging studies have been conducted for PSMU, there is practically no research on neuropeptide and genetic associations for PSMU to date. This fact points to the extremely high relevance of such studies.","container-title":"World Journal of Psychiatry","DOI":"10.5498/wjp.v13.i5.160","ISSN":"2220-3206","issue":"5","journalAbbreviation":"World J Psychiatry","language":"eng","note":"PMID: 37303928\nPMCID: PMC10251362","page":"160-173","source":"PubMed","title":"Neurobiological risk factors for problematic social media use as a specific form of Internet addiction: A narrative review","title-short":"Neurobiological risk factors for problematic social media use as a specific form of Internet addiction","volume":"13","author":[{"family":"Tereshchenko","given":"Sergey Yu"}],"issued":{"date-parts":[["2023",5,19]]}}}],"schema":"https://github.com/citation-style-language/schema/raw/master/csl-citation.json"}</w:instrText>
      </w:r>
      <w:r>
        <w:fldChar w:fldCharType="separate"/>
      </w:r>
      <w:r>
        <w:t>(Tereshchenko, 2023)</w:t>
      </w:r>
      <w:r>
        <w:fldChar w:fldCharType="end"/>
      </w:r>
      <w:r>
        <w:t xml:space="preserve">. Ez különbözik a korábbi generációk türelmesebb hozzáállásától, akik egy monotonabb tevékenységben is tovább kitartottak, mert nem szoktak hozzá, hogy mindig kéznél van a szórakozás. A Z generáció igényeit sokszor úgy jellemzik, hogy nyitottak a gamifikációra, azaz ők azok, akiknek szinte </w:t>
      </w:r>
      <w:r>
        <w:rPr>
          <w:rStyle w:val="Kiemels2"/>
          <w:b w:val="0"/>
        </w:rPr>
        <w:t>mindenben játékot látnak</w:t>
      </w:r>
      <w:r>
        <w:t xml:space="preserve">, vagy mindenből játékot akarnak csinálni </w:t>
      </w:r>
      <w:r>
        <w:fldChar w:fldCharType="begin"/>
      </w:r>
      <w:r>
        <w:instrText>ADDIN ZOTERO_ITEM CSL_CITATION {"citationID":"qqEyTprv","properties":{"formattedCitation":"(Saxena &amp; Mishra, 2021)","plainCitation":"(Saxena &amp; Mishra, 2021)","noteIndex":0},"citationItems":[{"id":1891,"uris":["http://zotero.org/users/9712023/items/Y2YQKWIC"],"itemData":{"id":1891,"type":"article-journal","abstract":"Research has found that the new-age learner, Gen Z, is different from his/ her predecessors and hence educators need new age pedagogical interventions to cater to this group of learners. With a change in the way the new age learner learns, the education system needs to revamp to incorporate tools that suit the need of the learner.The paper reviews the use of Gamification as a tool for motivation and engagement for Gen Z in higher education with the help of peer-reviewed research literature from research databases predominantly from Scopus and Web of Science. The purpose of this paper is to provide suggestions on how to create an engaging and meaningful learning environment in Higher Education for Gen Z by providing relevant insights on Gamification with the help of secondary research.  As this is an emerging field of study, this paper will help policymakers, educators and academicians to design and implement relevant interventions to use Gamification as an effective tool for Gen Z learners in the field of higher education.","container-title":"International Journal of Information and Communication Technology Education","DOI":"10.4018/IJICTE.20211001.oa10","ISSN":"1550-1876, 1550-1337","issue":"4","language":"ng","license":"http://creativecommons.org/licenses/by/3.0/deed.en_US","page":"1-22","source":"DOI.org (Crossref)","title":"Gamification and Gen Z in Higher Education: A Systematic Review of Literature","title-short":"Gamification and Gen Z in Higher Education","volume":"17","author":[{"family":"Saxena","given":"Manisha"},{"family":"Mishra","given":"Dharmesh K."}],"issued":{"date-parts":[["2021",7,9]]}}}],"schema":"https://github.com/citation-style-language/schema/raw/master/csl-citation.json"}</w:instrText>
      </w:r>
      <w:r>
        <w:fldChar w:fldCharType="separate"/>
      </w:r>
      <w:r>
        <w:t>(Saxena &amp; Mishra, 2021)</w:t>
      </w:r>
      <w:r>
        <w:fldChar w:fldCharType="end"/>
      </w:r>
      <w:r>
        <w:t xml:space="preserve">. </w:t>
      </w:r>
    </w:p>
    <w:p w:rsidR="00993A02" w:rsidRDefault="00FE752C">
      <w:pPr>
        <w:pStyle w:val="bekezdestobbi"/>
      </w:pPr>
      <w:r>
        <w:t xml:space="preserve">E jelenségnek azonban van egy árnyoldala is, mert a magas dopaminszintre törekvés </w:t>
      </w:r>
      <w:r>
        <w:rPr>
          <w:rStyle w:val="Kiemels2"/>
          <w:b w:val="0"/>
        </w:rPr>
        <w:t>türelmetlenséget és tolerancia növekedést</w:t>
      </w:r>
      <w:r>
        <w:t xml:space="preserve"> okozhat. Hasonlóan ahhoz, ahogy a túl sok cukor fogyasztása édesszájúvá tesz és tompítja az ízlelőbimbókat, a túl sok instant jutalom is egyre több stimulációt igényel ugyanazon élvezet szintjéhez </w:t>
      </w:r>
      <w:r>
        <w:fldChar w:fldCharType="begin"/>
      </w:r>
      <w:r>
        <w:instrText>ADDIN ZOTERO_ITEM CSL_CITATION {"citationID":"ftQjyp8R","properties":{"formattedCitation":"(Trifilieff &amp; Martinez, 2014)","plainCitation":"(Trifilieff &amp; Martinez, 2014)","noteIndex":0},"citationItems":[{"id":1835,"uris":["http://zotero.org/users/9712023/items/GSSFBPT2"],"itemData":{"id":1835,"type":"article-journal","abstract":"Dependence to drugs of abuse is closely associated with impulsivity, or the propensity to choose a lower, but immediate, reward over a delayed, but more valuable outcome. Here, we review clinical and preclinical studies showing that striatal dopamine signaling and D2 receptor levels - which have been shown to be decreased in addiction - directly impact impulsivity, which is itself predictive of drug self-administration. Based on these studies, we propose that the alterations in D2 receptor binding and dopamine release seen in imaging studies of addiction constitute neurobiological markers of impulsivity. Recent studies in animals also show that higher striatal dopamine signaling at the D2 receptor is associated with a greater willingness to expend effort to reach goals, and we propose that this same relationship applies to humans, particularly with respect to recovery from addiction. This article is part of a Special Issue entitled 'NIDA 40th Anniversary Issue'.","container-title":"Neuropharmacology","DOI":"10.1016/j.neuropharm.2013.06.031","ISSN":"1873-7064","issue":"0 0","journalAbbreviation":"Neuropharmacology","language":"eng","note":"PMID: 23851257\nPMCID: PMC4106030","page":"498-509","source":"PubMed","title":"Imaging addiction: D2 receptors and dopamine signaling in the striatum as biomarkers for impulsivity","title-short":"Imaging addiction","volume":"76 Pt B","author":[{"family":"Trifilieff","given":"Pierre"},{"family":"Martinez","given":"Diana"}],"issued":{"date-parts":[["2014"]]}}}],"schema":"https://github.com/citation-style-language/schema/raw/master/csl-citation.json"}</w:instrText>
      </w:r>
      <w:r>
        <w:fldChar w:fldCharType="separate"/>
      </w:r>
      <w:r>
        <w:t>(Trifilieff &amp; Martinez, 2014)</w:t>
      </w:r>
      <w:r>
        <w:fldChar w:fldCharType="end"/>
      </w:r>
      <w:r>
        <w:t>. Ezért a gamifikációban is óvatosan kell bánni a</w:t>
      </w:r>
      <w:r>
        <w:rPr>
          <w:b/>
        </w:rPr>
        <w:t xml:space="preserve"> </w:t>
      </w:r>
      <w:r>
        <w:rPr>
          <w:rStyle w:val="Kiemels2"/>
          <w:b w:val="0"/>
        </w:rPr>
        <w:t>folyamatos jutalmazással</w:t>
      </w:r>
      <w:r>
        <w:t xml:space="preserve">, ha minden lépésért jár csillogó érem, a végén egyik sem lesz értékes. Kialakulhat a </w:t>
      </w:r>
      <w:r>
        <w:rPr>
          <w:rStyle w:val="Kiemels2"/>
          <w:b w:val="0"/>
        </w:rPr>
        <w:t>jutalominfláció</w:t>
      </w:r>
      <w:r>
        <w:t xml:space="preserve"> és a felhasználó érdektelenné válik, vagy épp ellenkezőleg, frusztrált, ha egyszer kimarad a jutalom. </w:t>
      </w:r>
    </w:p>
    <w:p w:rsidR="00993A02" w:rsidRDefault="00FE752C">
      <w:pPr>
        <w:pStyle w:val="bekezdestobbi"/>
      </w:pPr>
      <w:r>
        <w:t xml:space="preserve">A jól megtervezett gamifikált rendszerek tudatosan építenek a jutalmazás pszichológiai és neurobiológiai hatásmechanizmusaira. Kezdetben, az ún. onboarding fázisban, a felhasználó gyakori, kisebb volumenű jutalmakat kap, ez hasonlítható a „kezdő cukorkákhoz”, amelyek az első sikerek élményét nyújtják, és pozitív érzelmi alapot teremtenek a hosszabb távú elköteleződéshez. Ebben a szakaszban a rendszer célja az érdeklődés felkeltése és a szokáskialakítás támogatása. A gyakori megerősítések erős dopaminválaszt váltanak ki, ami a pozitív viselkedésminták rögzülését segíti elő. Ahogy a felhasználó egyre tapasztaltabbá válik, a rendszer fokozatosan ritkábban, de értékesebb és komplexebb jutalmakat kínál, például nagyobb jelentőségű jelvényeket, új funkciók feloldását, vagy ranglistás helyezéseket. Ez a fokozatosság elkerüli azt a csapdát, hogy a felhasználó hozzászokjon a folyamatos, automatikus jutalmazáshoz, és ezzel irreálisan magas elvárásokat alakítson ki, ami hosszabb távon csökkentené a motivációt. Ehelyett a rendszer fenntartja a jutalomkeresés és a kihívás dinamikus egyensúlyát, ami tartós érdeklődést, tanulási hajlandóságot és pszichológiai elköteleződést eredményez </w:t>
      </w:r>
      <w:r>
        <w:fldChar w:fldCharType="begin"/>
      </w:r>
      <w:r>
        <w:instrText>ADDIN ZOTERO_ITEM CSL_CITATION {"citationID":"6o0gRcoK","properties":{"formattedCitation":"(Lee &amp; Hammer, 2011)","plainCitation":"(Lee &amp; Hammer, 2011)","noteIndex":0},"citationItems":[{"id":840,"uris":["http://zotero.org/users/9712023/items/VUH5FHWZ"],"itemData":{"id":840,"type":"article-journal","abstract":"Todayś schools face major problems around student motivation and engagement. Gamification, or the incorporation of game elements into non-game settings, provides an opportunity to help schools solve these difficult problems. However, if gamification is to be of use to schools, we must better understand what gamification is, how it functions, and why it might be useful. This article addresses all three questions – what, how, and why bother? – while exploring both the potential benefits and pitfalls of gamification.","container-title":"Academic Exchange Quarterly","note":"Citation Key: Lee2011","page":"1-5","title":"Gamification in Education: What, How, Why Bother?","volume":"15","author":[{"family":"Lee","given":"Joey J"},{"family":"Hammer","given":"Jessica"}],"issued":{"date-parts":[["2011"]]}}}],"schema":"https://github.com/citation-style-language/schema/raw/master/csl-citation.json"}</w:instrText>
      </w:r>
      <w:r>
        <w:fldChar w:fldCharType="separate"/>
      </w:r>
      <w:r>
        <w:t>(Lee &amp; Hammer, 2011)</w:t>
      </w:r>
      <w:r>
        <w:fldChar w:fldCharType="end"/>
      </w:r>
      <w:r>
        <w:t xml:space="preserve">. </w:t>
      </w:r>
    </w:p>
    <w:p w:rsidR="00993A02" w:rsidRDefault="00993A02">
      <w:pPr>
        <w:pStyle w:val="bekezdestobbi"/>
      </w:pPr>
    </w:p>
    <w:p w:rsidR="00993A02" w:rsidRDefault="00FE752C">
      <w:pPr>
        <w:pStyle w:val="bekezdeselso"/>
      </w:pPr>
      <w:r>
        <w:t xml:space="preserve">Összességében a modern generációk dopaminigénye és instant jutalmazáskeresése kettős hatású a gamifikációra. Egyrészt </w:t>
      </w:r>
      <w:r>
        <w:rPr>
          <w:rStyle w:val="Kiemels2"/>
          <w:b w:val="0"/>
        </w:rPr>
        <w:t>fogékonyabbá teszi</w:t>
      </w:r>
      <w:r>
        <w:t xml:space="preserve"> őket a játékos elemekre és gyorsabban bevonódnak, másrészt </w:t>
      </w:r>
      <w:r>
        <w:rPr>
          <w:rStyle w:val="Kiemels2"/>
          <w:b w:val="0"/>
        </w:rPr>
        <w:t>nagyobb kihívást jelent</w:t>
      </w:r>
      <w:r>
        <w:t xml:space="preserve"> fenntartani a figyelmüket és elégedettségüket </w:t>
      </w:r>
      <w:r>
        <w:lastRenderedPageBreak/>
        <w:t>hosszú távon. A siker kulcsa az okos jutalmazási rendszer, ami egyszerre ad gyakori visszajelzést, hogy lekösse az érdeklődést, és hosszabb távú célokat is, hogy legyen miért maradni.</w:t>
      </w:r>
    </w:p>
    <w:p w:rsidR="00993A02" w:rsidRDefault="00FE752C">
      <w:pPr>
        <w:pStyle w:val="Cmsor2"/>
      </w:pPr>
      <w:bookmarkStart w:id="31" w:name="_Toc197690015"/>
      <w:r>
        <w:rPr>
          <w:rStyle w:val="Kiemels2"/>
          <w:b/>
          <w:bCs w:val="0"/>
        </w:rPr>
        <w:t>A közösségi média hatásai és az azonnali visszacsatolás igénye</w:t>
      </w:r>
      <w:bookmarkEnd w:id="31"/>
    </w:p>
    <w:p w:rsidR="00993A02" w:rsidRDefault="00FE752C">
      <w:pPr>
        <w:pStyle w:val="bekezdeselso"/>
      </w:pPr>
      <w:r>
        <w:t xml:space="preserve">A közösségi média térnyerése alapjaiban változtatta meg a fiatal generációk szociális szokásait és visszacsatolási igényeit. A Facebook, Instagram, TikTok és társaik folyamatos </w:t>
      </w:r>
      <w:r>
        <w:rPr>
          <w:rStyle w:val="Kiemels2"/>
          <w:b w:val="0"/>
        </w:rPr>
        <w:t>valós idejű visszajelzés</w:t>
      </w:r>
      <w:r>
        <w:t xml:space="preserve"> környezetét teremtették meg. A felhasználók tartalmakat osztanak meg, amelyekre azonnal reagál a közösség, lájkok, kommentek formájában. Ez a rendszer egyfajta </w:t>
      </w:r>
      <w:r>
        <w:rPr>
          <w:rStyle w:val="Kiemels2"/>
          <w:b w:val="0"/>
        </w:rPr>
        <w:t>állandó operáns kondicionálási környezet</w:t>
      </w:r>
      <w:r>
        <w:t xml:space="preserve"> – posztolunk (viselkedés), kapunk érte jutalmat (lájk) vagy nem kapunk (jutalom elmarad) –, és ez formálja a későbbi posztolási hajlandóságunkat </w:t>
      </w:r>
      <w:r>
        <w:fldChar w:fldCharType="begin"/>
      </w:r>
      <w:r>
        <w:instrText>ADDIN ZOTERO_ITEM CSL_CITATION {"citationID":"UCZZw67C","properties":{"formattedCitation":"(Meshi \\uc0\\u233{}s mtsai., 2015)","plainCitation":"(Meshi és mtsai., 2015)","noteIndex":0},"citationItems":[{"id":1860,"uris":["http://zotero.org/users/9712023/items/IR87SU3B"],"itemData":{"id":1860,"type":"article-journal","container-title":"Trends in Cognitive Sciences","DOI":"10.1016/j.tics.2015.09.004","ISSN":"13646613","issue":"12","journalAbbreviation":"Trends in Cognitive Sciences","language":"en","page":"771-782","source":"DOI.org (Crossref)","title":"The Emerging Neuroscience of Social Media","volume":"19","author":[{"family":"Meshi","given":"Dar"},{"family":"Tamir","given":"Diana I."},{"family":"Heekeren","given":"Hauke R."}],"issued":{"date-parts":[["2015",12]]}}}],"schema":"https://github.com/citation-style-language/schema/raw/master/csl-citation.json"}</w:instrText>
      </w:r>
      <w:r>
        <w:fldChar w:fldCharType="separate"/>
      </w:r>
      <w:r>
        <w:rPr>
          <w:rFonts w:cs="Times New Roman"/>
          <w:szCs w:val="24"/>
        </w:rPr>
        <w:t>(Meshi és mtsai., 2015)</w:t>
      </w:r>
      <w:r>
        <w:fldChar w:fldCharType="end"/>
      </w:r>
      <w:r>
        <w:t xml:space="preserve">. A közösségi médiában töltött idő mennyisége összefüggésbe hozható a fiatalok </w:t>
      </w:r>
      <w:r>
        <w:rPr>
          <w:rStyle w:val="Kiemels2"/>
          <w:b w:val="0"/>
        </w:rPr>
        <w:t>önértékelésével és társas megerősítésre való igényével</w:t>
      </w:r>
      <w:r>
        <w:t xml:space="preserve">. Ha valaki a digitális térben nő fel, megszokja, hogy a fontos eseményeket, gondolatokat megosztja, és várja rá a </w:t>
      </w:r>
      <w:r>
        <w:rPr>
          <w:rStyle w:val="Kiemels2"/>
          <w:b w:val="0"/>
        </w:rPr>
        <w:t>reakciókat</w:t>
      </w:r>
      <w:r>
        <w:t xml:space="preserve">. Ennek a pszichológiai következménye egyes vélemények szerint az, hogy a modern fiatal egyre inkább </w:t>
      </w:r>
      <w:r>
        <w:rPr>
          <w:rStyle w:val="Kiemels2"/>
          <w:b w:val="0"/>
        </w:rPr>
        <w:t>külső visszajelzésekből</w:t>
      </w:r>
      <w:r>
        <w:t xml:space="preserve"> nyeri az önértékelését, és szorongást él át, ha azok elmaradnak. Bár ez egyénenként eltérő, általánosan megfigyelhető trend, hogy a Z generáció magabiztosságát nagymértékben befolyásolja a közösségi médiás siker.</w:t>
      </w:r>
    </w:p>
    <w:p w:rsidR="00993A02" w:rsidRDefault="00FE752C">
      <w:pPr>
        <w:pStyle w:val="bekezdestobbi"/>
      </w:pPr>
      <w:r>
        <w:t xml:space="preserve">A gamifikáció szempontjából a közösségi média hatásai kétféle módon érvényesülnek. Egyrészt a fiatalok </w:t>
      </w:r>
      <w:r>
        <w:rPr>
          <w:rStyle w:val="Kiemels2"/>
          <w:b w:val="0"/>
        </w:rPr>
        <w:t>hozzászoktak</w:t>
      </w:r>
      <w:r>
        <w:t xml:space="preserve"> az állandó visszajelzéshez, így egy gamifikált alkalmazásban is igénylik, hogy folyamatosan értesüljenek a haladásukról és teljesítményükről. Az </w:t>
      </w:r>
      <w:r>
        <w:rPr>
          <w:rStyle w:val="Kiemels2"/>
          <w:b w:val="0"/>
        </w:rPr>
        <w:t>azonnali visszacsatolás</w:t>
      </w:r>
      <w:r>
        <w:t xml:space="preserve"> alapvető tervezési követelmény lett. Például egy e-learning platformon a Z generációs tanulók jobban kedvelik, ha minden kvízkérdés után rögtön látják a helyes választ és pontszámot, mintha csak a fejezet végén kapnának összesítést </w:t>
      </w:r>
      <w:r>
        <w:fldChar w:fldCharType="begin"/>
      </w:r>
      <w:r>
        <w:instrText>ADDIN ZOTERO_ITEM CSL_CITATION {"citationID":"Sd0tUMm0","properties":{"formattedCitation":"(Bulut \\uc0\\u233{}s mtsai., 2019)","plainCitation":"(Bulut és mtsai., 2019)","noteIndex":0},"citationItems":[{"id":1894,"uris":["http://zotero.org/users/9712023/items/NTSKLZXD"],"itemData":{"id":1894,"type":"article-journal","container-title":"Frontiers in Education","DOI":"10.3389/feduc.2019.00065","ISSN":"2504-284X","journalAbbreviation":"Front. Educ.","page":"65","source":"DOI.org (Crossref)","title":"Effects of Digital Score Reporting and Feedback on Students' Learning in Higher Education","volume":"4","author":[{"family":"Bulut","given":"Okan"},{"family":"Cutumisu","given":"Maria"},{"family":"Aquilina","given":"Alexandra M."},{"family":"Singh","given":"Deepak"}],"issued":{"date-parts":[["2019",6,28]]}}}],"schema":"https://github.com/citation-style-language/schema/raw/master/csl-citation.json"}</w:instrText>
      </w:r>
      <w:r>
        <w:fldChar w:fldCharType="separate"/>
      </w:r>
      <w:r>
        <w:rPr>
          <w:rFonts w:cs="Times New Roman"/>
          <w:szCs w:val="24"/>
        </w:rPr>
        <w:t>(Bulut és mtsai., 2019)</w:t>
      </w:r>
      <w:r>
        <w:fldChar w:fldCharType="end"/>
      </w:r>
      <w:r>
        <w:t xml:space="preserve">. Hasonlóképp, egy vállalati teljesítmény-nyilvántartó rendszerben motiválóbb számukra, ha </w:t>
      </w:r>
      <w:r>
        <w:rPr>
          <w:rStyle w:val="Kiemels2"/>
          <w:b w:val="0"/>
        </w:rPr>
        <w:t xml:space="preserve">valós idejű </w:t>
      </w:r>
      <w:r>
        <w:t>ranglistán mutatják, ki hol tart, semmint havonta egyszeri értékelés. Ez a valós idejű visszacsatolási igény a játékokból és közösségi platformokból egyaránt fakad, és a gamifikáció ezt adaptálhatja. Például olyan elemek alkalmazásával, mint a haladást jelző vizuális sávok, a feladatok teljesítését követően azonnal megjelenő értesítések, vagy a napi célok eléréséről szóló push üzenetek küldése. Ezzel a modern játékos folyamatosan képben van, és nem veszti szem elől a célokat.</w:t>
      </w:r>
    </w:p>
    <w:p w:rsidR="00993A02" w:rsidRDefault="00FE752C">
      <w:pPr>
        <w:pStyle w:val="bekezdestobbi"/>
      </w:pPr>
      <w:r>
        <w:t xml:space="preserve">Másrészt a közösségi média megtanította a felhasználóknak a </w:t>
      </w:r>
      <w:r>
        <w:rPr>
          <w:rStyle w:val="Kiemels2"/>
          <w:b w:val="0"/>
        </w:rPr>
        <w:t>szociális összehasonlítás és visszacsatolás érzékenységét</w:t>
      </w:r>
      <w:r>
        <w:t xml:space="preserve">. A modern játékos nem egy zárt rendszerben működik, szeretné látni mások eredményeit, és a sajátját megmutatni. A gamifikáció emiatt gyakran integrál </w:t>
      </w:r>
      <w:r>
        <w:rPr>
          <w:rStyle w:val="Kiemels2"/>
          <w:b w:val="0"/>
        </w:rPr>
        <w:t>közösségi funkciókat</w:t>
      </w:r>
      <w:r>
        <w:t xml:space="preserve">, sokszor lehetőség van megosztani az eredményeket Facebookon, vagy épp a platformon belül van egy közösségi fal. Ennek az a pozitív oldala, hogy a felhasználók </w:t>
      </w:r>
      <w:r>
        <w:rPr>
          <w:rStyle w:val="Kiemels2"/>
          <w:b w:val="0"/>
        </w:rPr>
        <w:t>motiválják egymást</w:t>
      </w:r>
      <w:r>
        <w:rPr>
          <w:b/>
        </w:rPr>
        <w:t xml:space="preserve">, </w:t>
      </w:r>
      <w:r>
        <w:t xml:space="preserve">például egy fitnesz alkalmazásban láthatjuk ismerőseink edzésadatait, ami inspirálhat minket is </w:t>
      </w:r>
      <w:r>
        <w:fldChar w:fldCharType="begin"/>
      </w:r>
      <w:r>
        <w:instrText>ADDIN ZOTERO_ITEM CSL_CITATION {"citationID":"AVmNL3IP","properties":{"formattedCitation":"(J. Huang \\uc0\\u233{}s mtsai., 2024)","plainCitation":"(J. Huang és mtsai., 2024)","dontUpdate":true,"noteIndex":0},"citationItems":[{"id":1896,"uris":["http://zotero.org/users/9712023/items/VRKNNHH5"],"itemData":{"id":1896,"type":"article-journal","abstract":"It has become an emerging idea for fitness apps to be gamified to intrinsically and extrinsically motivate user’s usage intention or behavior. For the long-term success of gamified fitness apps, understanding what and how various motivations affect continued use is critical. A combination of qualitative and quantitative methodologies was used to explore two research questions concerning gamified fitness applications. Specifically, the research questions focused on understanding the impacts of intrinsic and extrinsic motivations on continued usage. Additionally, the study aimed to investigate whether extrinsic motivations enhance or diminish the influence of intrinsic motivations. Results from qualitative study identified three intrinsic motivations (self-development, self-control and hedonic motivation) and two extrinsic motivations (social recognition and financial reward) in gamified fitness apps. Results from quantitative study indicated that intrinsic motivations (formed by self-development, self-control and hedonic motivation), financial reward and social recognition could significantly improve intention for continued use; and further, both financial reward and social recognition could crowd-in intrinsic motivations. This research offers insights into the phenomenon of motivation crowding effects on the intention to continue using gamified fitness apps.","container-title":"Frontiers in Psychology","DOI":"10.3389/fpsyg.2023.1286463","ISSN":"1664-1078","journalAbbreviation":"Front. Psychol.","page":"1286463","source":"DOI.org (Crossref)","title":"Motivation crowding effects on the intention for continued use of gamified fitness apps: a mixed-methods approach","title-short":"Motivation crowding effects on the intention for continued use of gamified fitness apps","volume":"14","author":[{"family":"Huang","given":"Jialiang"},{"family":"Chen","given":"Jiang"},{"family":"Zhou","given":"Liyun"}],"issued":{"date-parts":[["2024",1,10]]}}}],"schema":"https://github.com/citation-style-language/schema/raw/master/csl-citation.json"}</w:instrText>
      </w:r>
      <w:r>
        <w:fldChar w:fldCharType="separate"/>
      </w:r>
      <w:r>
        <w:rPr>
          <w:rFonts w:cs="Times New Roman"/>
          <w:szCs w:val="24"/>
        </w:rPr>
        <w:t>(Huang és mtsai., 2024)</w:t>
      </w:r>
      <w:r>
        <w:fldChar w:fldCharType="end"/>
      </w:r>
      <w:r>
        <w:t xml:space="preserve">. Negatív oldala viszont, hogy a túl erős nyilvános megjelenítés </w:t>
      </w:r>
      <w:r>
        <w:rPr>
          <w:rStyle w:val="Kiemels2"/>
          <w:b w:val="0"/>
        </w:rPr>
        <w:t>szorongáshoz vagy csaláshoz</w:t>
      </w:r>
      <w:r>
        <w:t xml:space="preserve"> vezethet, például ha valakinek az önértékelése múlik azon, hogy ne maradjon le a többiektől, lehet, hogy inkább kijátssza a rendszert. Ezért a gamifikáció terén fontos a </w:t>
      </w:r>
      <w:r>
        <w:rPr>
          <w:rStyle w:val="Kiemels2"/>
          <w:b w:val="0"/>
        </w:rPr>
        <w:t>biztonságos és konstruktív visszajelzési közeg</w:t>
      </w:r>
      <w:r>
        <w:t xml:space="preserve"> kialakítása. Például célszerű lehet anonim ranglistát használni, ahol mindenki csak magát ismeri, vagy a </w:t>
      </w:r>
      <w:r>
        <w:lastRenderedPageBreak/>
        <w:t xml:space="preserve">visszajelzéseket </w:t>
      </w:r>
      <w:r>
        <w:rPr>
          <w:rStyle w:val="Kiemels2"/>
          <w:b w:val="0"/>
        </w:rPr>
        <w:t>egyénre szabottan</w:t>
      </w:r>
      <w:r>
        <w:t xml:space="preserve"> adni meg, és csak opcionálisan nyilvánossá tenni. A modern játékosok egy része ugyanis nem szereti, ha </w:t>
      </w:r>
      <w:r>
        <w:rPr>
          <w:rStyle w:val="Kiemels2"/>
          <w:b w:val="0"/>
        </w:rPr>
        <w:t>minden lépése nyomon van követve és folyamatosan értékelt</w:t>
      </w:r>
      <w:r>
        <w:t xml:space="preserve"> a nyilvánosság előtt. Paradox módon, bár a közösségi médián sok mindent megosztanak, bizonyos kontextusokban – ilyen a tanulás és munka – inkább privát fejlődést preferálnak, mert félnek a megbélyegzéstől </w:t>
      </w:r>
      <w:r>
        <w:fldChar w:fldCharType="begin"/>
      </w:r>
      <w:r>
        <w:instrText>ADDIN ZOTERO_ITEM CSL_CITATION {"citationID":"aX3gINqI","properties":{"formattedCitation":"(Trujillo, 2021)","plainCitation":"(Trujillo, 2021)","noteIndex":0},"citationItems":[{"id":1917,"uris":["http://zotero.org/users/9712023/items/BLN3NLKH"],"itemData":{"id":1917,"type":"thesis","event-place":"Fresno","publisher":"California State University,","publisher-place":"Fresno","title":"Gaming the System: The Impacts of Stigmatization on Gamers and the Gaming Community","author":[{"family":"Trujillo","given":"T. N."}],"issued":{"date-parts":[["2021"]]}}}],"schema":"https://github.com/citation-style-language/schema/raw/master/csl-citation.json"}</w:instrText>
      </w:r>
      <w:r>
        <w:fldChar w:fldCharType="separate"/>
      </w:r>
      <w:r>
        <w:t>(Trujillo, 2021)</w:t>
      </w:r>
      <w:r>
        <w:fldChar w:fldCharType="end"/>
      </w:r>
      <w:r>
        <w:t>.</w:t>
      </w:r>
    </w:p>
    <w:p w:rsidR="00993A02" w:rsidRDefault="00FE752C">
      <w:pPr>
        <w:pStyle w:val="bekezdestobbi"/>
      </w:pPr>
      <w:r>
        <w:t>A közösségi média másik pszichológiai hatása a</w:t>
      </w:r>
      <w:r>
        <w:rPr>
          <w:b/>
        </w:rPr>
        <w:t xml:space="preserve"> </w:t>
      </w:r>
      <w:r>
        <w:rPr>
          <w:rStyle w:val="Kiemels2"/>
          <w:b w:val="0"/>
        </w:rPr>
        <w:t>rövid tartalmakhoz való szokás</w:t>
      </w:r>
      <w:r>
        <w:t xml:space="preserve"> és a tartalomfolyam-szemlélet. A TikTok- és Instagram-sztorik világában a fiatalok hozzászoknak az 15-60 másodperces, vagy ennél is rövidebb, könnyen emészthető tartalmakhoz. Emiatt a gamifikált rendszerek tervezőinek figyelniük kell a </w:t>
      </w:r>
      <w:r>
        <w:rPr>
          <w:rStyle w:val="Kiemels2"/>
          <w:b w:val="0"/>
        </w:rPr>
        <w:t>mikrotartalmak</w:t>
      </w:r>
      <w:r>
        <w:t xml:space="preserve"> fontosságára. Ennek megfelelően egy tanulási alkalmazásban apró méretű leckékben érdemes a tananyagot adagolni, vagy egy ügyfélhűségprogram applikációjában napi mini-kihívásokat érdemes küldeni, amiket 1-2 perc alatt meg lehet csinálni. Így az élmény nem a közösségi médiával kerül közvetlen versenyhelyzetbe, hanem természetes módon simul bele a fiatalok digitális rutinjába, zökkenőmentesen illeszkedik a gyors tartalomfogyasztási szokásaikhoz. </w:t>
      </w:r>
    </w:p>
    <w:p w:rsidR="00993A02" w:rsidRDefault="00FE752C">
      <w:pPr>
        <w:pStyle w:val="bekezdestobbi"/>
      </w:pPr>
      <w:r>
        <w:t xml:space="preserve">A mikrotanulás egy olyan tanulási forma, amely tervezésénél fogva a rövid tanulási élményekre helyezi a hangsúlyt. Ha a mikrotanulás gamifikált formát ölt, vagy játékalapú tanulási technikákat használ, akkor gamifikált mikrotanulásról beszélünk. Esettanulmányok támasztják alá, hogy jelentős vállalati megtakarítások érhetők el gamifikált mikrotanulási megközelítéssel </w:t>
      </w:r>
      <w:r>
        <w:fldChar w:fldCharType="begin"/>
      </w:r>
      <w:r>
        <w:instrText>ADDIN ZOTERO_ITEM CSL_CITATION {"citationID":"QNU4GEq6","properties":{"formattedCitation":"(Sankaranarayanan \\uc0\\u233{}s mtsai., 2023)","plainCitation":"(Sankaranarayanan és mtsai., 2023)","noteIndex":0},"citationItems":[{"id":1918,"uris":["http://zotero.org/users/9712023/items/YNZSXA8T"],"itemData":{"id":1918,"type":"article-journal","abstract":"In recent years, publications on microlearning have substantially increased, as this topic has received extensive attention from scholars in the instructional design and technology discipline. To better characterize and understand microlearning, there is a need for comprehensive bibliometrics assessments of the literature on microlearning. To this end, this bibliometric study collected 208 relevant publications on microlearning from the Scopus database, published in diverse contexts. Using quantitative topic modeling and qualitative content analysis methods, we identified four major themes in these publications, namely: (1) design of microlearning; (2) implementation of microlearning as an instructional method strategy and an intervention; (3) evaluation of microlearning; and (4) the utilization of mobile devices for microlearning. Based on the study findings, we discuss the significance of the study and provide implications for research and practice, particularly in fostering rigorous inquiry on the topic of microlearning, expanding the context of research to include K-12 settings, and focusing on mobile-based microlearning.","container-title":"TechTrends: For Leaders in Education &amp; Training","DOI":"10.1007/s11528-022-00794-x","ISSN":"8756-3894","issue":"2","journalAbbreviation":"TechTrends","language":"eng","note":"PMID: 36254216\nPMCID: PMC9557991","page":"260-276","source":"PubMed","title":"Microlearning in Diverse Contexts: A Bibliometric Analysis","title-short":"Microlearning in Diverse Contexts","volume":"67","author":[{"family":"Sankaranarayanan","given":"Rajagopal"},{"family":"Leung","given":"Javier"},{"family":"Abramenka-Lachheb","given":"Victoria"},{"family":"Seo","given":"Grace"},{"family":"Lachheb","given":"Ahmed"}],"issued":{"date-parts":[["2023"]]}}}],"schema":"https://github.com/citation-style-language/schema/raw/master/csl-citation.json"}</w:instrText>
      </w:r>
      <w:r>
        <w:fldChar w:fldCharType="separate"/>
      </w:r>
      <w:r>
        <w:rPr>
          <w:rFonts w:cs="Times New Roman"/>
          <w:szCs w:val="24"/>
        </w:rPr>
        <w:t>(Sankaranarayanan és mtsai., 2023)</w:t>
      </w:r>
      <w:r>
        <w:fldChar w:fldCharType="end"/>
      </w:r>
      <w:r>
        <w:t xml:space="preserve">. </w:t>
      </w:r>
    </w:p>
    <w:p w:rsidR="00993A02" w:rsidRDefault="00FE752C">
      <w:pPr>
        <w:pStyle w:val="bekezdestobbi"/>
      </w:pPr>
      <w:r>
        <w:t xml:space="preserve">A gamifikációnak valójában versenyeznie is kell a közösségi médiával a figyelemért, hiszen ugyanazon okostelefonon van jelen. Ha a játékosított alkalmazás nem olyan kielégítő vagy </w:t>
      </w:r>
      <w:del w:id="32" w:author="Abari Kálmán (EXT)" w:date="2025-06-19T09:33:00Z">
        <w:r w:rsidDel="00415A6C">
          <w:delText xml:space="preserve">legalább </w:delText>
        </w:r>
      </w:del>
      <w:ins w:id="33" w:author="Abari Kálmán (EXT)" w:date="2025-06-19T09:33:00Z">
        <w:r w:rsidR="00415A6C">
          <w:t xml:space="preserve">nincs </w:t>
        </w:r>
      </w:ins>
      <w:r>
        <w:t>integrál</w:t>
      </w:r>
      <w:del w:id="34" w:author="Abari Kálmán (EXT)" w:date="2025-06-19T09:33:00Z">
        <w:r w:rsidDel="00415A6C">
          <w:delText>t</w:delText>
        </w:r>
      </w:del>
      <w:ins w:id="35" w:author="Abari Kálmán (EXT)" w:date="2025-06-19T09:33:00Z">
        <w:r w:rsidR="00415A6C">
          <w:t>va</w:t>
        </w:r>
      </w:ins>
      <w:r>
        <w:t xml:space="preserve"> a szociális keret</w:t>
      </w:r>
      <w:ins w:id="36" w:author="Abari Kálmán (EXT)" w:date="2025-06-19T09:34:00Z">
        <w:r w:rsidR="00415A6C">
          <w:t>rendszerbe</w:t>
        </w:r>
      </w:ins>
      <w:del w:id="37" w:author="Abari Kálmán (EXT)" w:date="2025-06-19T09:34:00Z">
        <w:r w:rsidDel="00415A6C">
          <w:delText>be</w:delText>
        </w:r>
      </w:del>
      <w:r>
        <w:t xml:space="preserve">, a felhasználó inkább átvált Facebookra vagy TikTokra. Ezt ellensúlyozandó sok modern gamifikált applikáció rendelkezik </w:t>
      </w:r>
      <w:r>
        <w:rPr>
          <w:rStyle w:val="Kiemels2"/>
          <w:b w:val="0"/>
        </w:rPr>
        <w:t>közösségi média integrációval</w:t>
      </w:r>
      <w:r>
        <w:t>, például az eredmények megosztása miatt, vagy maga is a közösségi élményre épít, mint például a Duolingo nyelvtanuló applikációban, ahol a közös pontverseny extra közösségi motivációt adhat.</w:t>
      </w:r>
    </w:p>
    <w:p w:rsidR="00993A02" w:rsidRDefault="00993A02">
      <w:pPr>
        <w:pStyle w:val="bekezdestobbi"/>
      </w:pPr>
    </w:p>
    <w:p w:rsidR="00993A02" w:rsidRDefault="00FE752C">
      <w:pPr>
        <w:pStyle w:val="bekezdeselso"/>
      </w:pPr>
      <w:r>
        <w:t>A közösségi média hatása a modern játékosra abban érhető tetten, hogy magasabb az igénye az azonnali és gyakori visszajelzésre, erősebb a társas megerősítés szerepe a motivációjában, és hozzászokott a rövid ciklusú, intenzív tartalmakhoz. A gamifikáció hatásosságát növeli, ha ezen igényekhez igazodik, például azonnali visszajelzésköröket, közösségi elemeket és apró kihívásokat kínál. Ugyanakkor szem előtt kell tartani a mentális egészség vonatkozásait is. A túlzásba vitt visszacsatolás és az állandó online jelenlét kiégéshez hasonló tüneteket idézhet elő, ezért célszerű a játékosított rendszerekbe tudatosan pihenőidőket és önreflexiós szakaszokat is beépíteni, például nap végi összegzéseket, vagy olyan jutalmakat, amelyek a tudatos pihenést és a rendszerből való időszakos kilépést is elismerik. Ezek segítenek abban, hogy a felhasználó ne érezze magát folyamatosan stimulált és túlterhelt állapotban, hanem kiegyensúlyozottabb és fenntarthatóbb módon kapcsolódhasson a rendszerhez.</w:t>
      </w:r>
    </w:p>
    <w:p w:rsidR="00993A02" w:rsidRDefault="00FE752C">
      <w:pPr>
        <w:pStyle w:val="Cmsor2"/>
      </w:pPr>
      <w:bookmarkStart w:id="38" w:name="_Toc197690016"/>
      <w:r>
        <w:rPr>
          <w:rStyle w:val="Kiemels2"/>
          <w:b/>
          <w:bCs w:val="0"/>
        </w:rPr>
        <w:lastRenderedPageBreak/>
        <w:t>Identitásformálás digitális terekben</w:t>
      </w:r>
      <w:bookmarkEnd w:id="38"/>
    </w:p>
    <w:p w:rsidR="00993A02" w:rsidRDefault="00FE752C">
      <w:pPr>
        <w:pStyle w:val="bekezdeselso"/>
      </w:pPr>
      <w:r>
        <w:t xml:space="preserve">A modern játékosok nem csak a fizikai világban alakítanak ki önképet és identitást, hanem jelentős részben a </w:t>
      </w:r>
      <w:r>
        <w:rPr>
          <w:rStyle w:val="Kiemels2"/>
          <w:b w:val="0"/>
        </w:rPr>
        <w:t>digitális terekben</w:t>
      </w:r>
      <w:r>
        <w:rPr>
          <w:b/>
        </w:rPr>
        <w:t xml:space="preserve"> </w:t>
      </w:r>
      <w:r>
        <w:t xml:space="preserve">is. A virtuális környezet – legyen az közösségi média-profil vagy egy online játék avatárja – lehetőséget ad az </w:t>
      </w:r>
      <w:r>
        <w:rPr>
          <w:rStyle w:val="Kiemels2"/>
          <w:b w:val="0"/>
        </w:rPr>
        <w:t>identitáskísérletezésre</w:t>
      </w:r>
      <w:r>
        <w:t xml:space="preserve"> és az </w:t>
      </w:r>
      <w:r>
        <w:rPr>
          <w:rStyle w:val="Kiemels2"/>
          <w:b w:val="0"/>
        </w:rPr>
        <w:t>önreprezentáció</w:t>
      </w:r>
      <w:r>
        <w:rPr>
          <w:b/>
        </w:rPr>
        <w:t xml:space="preserve"> </w:t>
      </w:r>
      <w:r>
        <w:t xml:space="preserve">új formáira. Ennek pszichológiai következménye, hogy a modern játékos gyakran kettős, vagy többszörös identitást ápol, van egy offline személyisége és több online énje </w:t>
      </w:r>
      <w:r>
        <w:fldChar w:fldCharType="begin"/>
      </w:r>
      <w:r>
        <w:instrText>ADDIN ZOTERO_ITEM CSL_CITATION {"citationID":"WUFBSMO0","properties":{"formattedCitation":"(Turkle, 1995)","plainCitation":"(Turkle, 1995)","noteIndex":0},"citationItems":[{"id":1898,"uris":["http://zotero.org/users/9712023/items/X5IA9BNI"],"itemData":{"id":1898,"type":"book","event-place":"New York","publisher":"Simon &amp; Schuster","publisher-place":"New York","title":"Life on the screen: identity in the age of the Internet","author":[{"family":"Turkle","given":"Turkle"}],"issued":{"date-parts":[["1995"]]}}}],"schema":"https://github.com/citation-style-language/schema/raw/master/csl-citation.json"}</w:instrText>
      </w:r>
      <w:r>
        <w:fldChar w:fldCharType="separate"/>
      </w:r>
      <w:r>
        <w:t>(Turkle, 1995)</w:t>
      </w:r>
      <w:r>
        <w:fldChar w:fldCharType="end"/>
      </w:r>
      <w:r>
        <w:t>. Ezek az online identitások lehetnek egymás kiterjesztései vagy egészen eltérőek attól függően, hogy az illető mit szeretne kifejezni magából. Például egy tinédzser fiú egy fantasy MMORPG</w:t>
      </w:r>
      <w:r>
        <w:rPr>
          <w:rStyle w:val="Lbjegyzet-horgony"/>
        </w:rPr>
        <w:footnoteReference w:id="8"/>
      </w:r>
      <w:r>
        <w:t xml:space="preserve">-ben harcos avatárt hoz létre, akiben megtestesítheti a bátor és erős énjét, míg a valóságban esetleg visszahúzódó. Az avatarok és profilok a </w:t>
      </w:r>
      <w:r>
        <w:rPr>
          <w:rStyle w:val="Kiemels2"/>
          <w:b w:val="0"/>
        </w:rPr>
        <w:t>szociális identitás</w:t>
      </w:r>
      <w:r>
        <w:t xml:space="preserve"> részévé válnak. Kutatások szerint a fiatalok jelentős része úgy tekint az avatarjára vagy online karakterére, mint önmaga egy fontos aspektusára, és érzelmileg kötődik hozzá </w:t>
      </w:r>
      <w:r>
        <w:fldChar w:fldCharType="begin"/>
      </w:r>
      <w:r>
        <w:instrText>ADDIN ZOTERO_ITEM CSL_CITATION {"citationID":"uYzv2yIX","properties":{"formattedCitation":"(Bessi\\uc0\\u232{}re \\uc0\\u233{}s mtsai., 2007)","plainCitation":"(Bessière és mtsai., 2007)","noteIndex":0},"citationItems":[{"id":1899,"uris":["http://zotero.org/users/9712023/items/4A5VPY8E"],"itemData":{"id":1899,"type":"article-journal","container-title":"CyberPsychology &amp; Behavior","DOI":"10.1089/cpb.2007.9994","ISSN":"1094-9313, 1557-8364","issue":"4","journalAbbreviation":"CyberPsychology &amp; Behavior","language":"en","license":"http://www.liebertpub.com/nv/resources-tools/text-and-data-mining-policy/121/","page":"530-535","source":"DOI.org (Crossref)","title":"The Ideal Elf: Identity Exploration in World of Warcraft","title-short":"The Ideal Elf","volume":"10","author":[{"family":"Bessière","given":"Katherine"},{"family":"Seay","given":"A. Fleming"},{"family":"Kiesler","given":"Sara"}],"issued":{"date-parts":[["2007",8]]}}}],"schema":"https://github.com/citation-style-language/schema/raw/master/csl-citation.json"}</w:instrText>
      </w:r>
      <w:r>
        <w:fldChar w:fldCharType="separate"/>
      </w:r>
      <w:r>
        <w:rPr>
          <w:rFonts w:cs="Times New Roman"/>
          <w:szCs w:val="24"/>
        </w:rPr>
        <w:t>(Bessière és mtsai., 2007)</w:t>
      </w:r>
      <w:r>
        <w:fldChar w:fldCharType="end"/>
      </w:r>
      <w:r>
        <w:t>.</w:t>
      </w:r>
    </w:p>
    <w:p w:rsidR="00993A02" w:rsidRDefault="00FE752C">
      <w:pPr>
        <w:pStyle w:val="bekezdestobbi"/>
      </w:pPr>
      <w:r>
        <w:t xml:space="preserve">A </w:t>
      </w:r>
      <w:r>
        <w:rPr>
          <w:rStyle w:val="Kiemels2"/>
          <w:b w:val="0"/>
        </w:rPr>
        <w:t>Proteus-hatás</w:t>
      </w:r>
      <w:r>
        <w:t xml:space="preserve"> néven ismert jelenség </w:t>
      </w:r>
      <w:r>
        <w:fldChar w:fldCharType="begin"/>
      </w:r>
      <w:r>
        <w:instrText>ADDIN ZOTERO_ITEM CSL_CITATION {"citationID":"UtLpDimh","properties":{"formattedCitation":"(Yee &amp; Bailenson, 2007)","plainCitation":"(Yee &amp; Bailenson, 2007)","noteIndex":0},"citationItems":[{"id":1900,"uris":["http://zotero.org/users/9712023/items/NI2JG3RF"],"itemData":{"id":1900,"type":"article-journal","container-title":"Human Communication Research","DOI":"10.1111/j.1468-2958.2007.00299.x","ISSN":"0360-3989, 1468-2958","issue":"3","journalAbbreviation":"Human Comm Res","language":"en","license":"http://doi.wiley.com/10.1002/tdm_license_1.1","page":"271-290","source":"DOI.org (Crossref)","title":"The Proteus Effect: The Effect of Transformed Self-Representation on Behavior","title-short":"The Proteus Effect","volume":"33","author":[{"family":"Yee","given":"Nick"},{"family":"Bailenson","given":"Jeremy"}],"issued":{"date-parts":[["2007",7]]}}}],"schema":"https://github.com/citation-style-language/schema/raw/master/csl-citation.json"}</w:instrText>
      </w:r>
      <w:r>
        <w:fldChar w:fldCharType="separate"/>
      </w:r>
      <w:r>
        <w:t>(Yee &amp; Bailenson, 2007)</w:t>
      </w:r>
      <w:r>
        <w:fldChar w:fldCharType="end"/>
      </w:r>
      <w:r>
        <w:t xml:space="preserve"> azt írja le, hogy az avatar tulajdonságai visszahatnak a felhasználó viselkedésére és önérzékelésére. Például ha valakinek az avatarja magas és tekintélyes kinézetű, akkor az online interakcióiban magabiztosabbá válhat. Ha a karaktere gondoskodó gyógyító szerepű egy játékban, az erősítheti az empatikus oldalát. A fiatal generációk – akik idejük jelentős részét online identitásokban töltik – így a pszichológiai fejlődésüket is befolyásolja ez a virtuális én. A gamifikáció, mint digitális környezet, szintén egy olyan tér, ahol a felhasználó „játszik” egy szerepet, gyakran egy testre szabott profil vagy avatar formájában. A hatásosságot növeli, ha a rendszer teret hagy az </w:t>
      </w:r>
      <w:r>
        <w:rPr>
          <w:rStyle w:val="Kiemels2"/>
          <w:b w:val="0"/>
        </w:rPr>
        <w:t>önkifejezésre</w:t>
      </w:r>
      <w:r>
        <w:t xml:space="preserve">. Például egy tanulási platformon engedi az avatár testreszabását, név választását, vagy egy fitnesz applikációban személyre szabható célokat és mottót állíthat be a felhasználó. Ettől az élmény </w:t>
      </w:r>
      <w:r>
        <w:rPr>
          <w:rStyle w:val="Kiemels2"/>
          <w:b w:val="0"/>
        </w:rPr>
        <w:t>személyesebb</w:t>
      </w:r>
      <w:r>
        <w:t xml:space="preserve"> lesz, és az illető jobban magáénak érzi a folyamatot, nem csak külső kényszernek.</w:t>
      </w:r>
    </w:p>
    <w:p w:rsidR="00993A02" w:rsidRDefault="00FE752C">
      <w:pPr>
        <w:pStyle w:val="bekezdestobbi"/>
      </w:pPr>
      <w:r>
        <w:t xml:space="preserve">A digitális identitásformálás kapcsán a közösségi média-profilok is nagyon lényegesek. A Z generáció körében megfigyelhető, hogy sokan egyfajta digitális </w:t>
      </w:r>
      <w:r>
        <w:rPr>
          <w:rStyle w:val="Kiemels2"/>
          <w:b w:val="0"/>
        </w:rPr>
        <w:t xml:space="preserve">kurátorként </w:t>
      </w:r>
      <w:r>
        <w:t xml:space="preserve">tekintenek magukra, akik saját életüknek és személyiségüknek digitális kirakatát rendezik be </w:t>
      </w:r>
      <w:r>
        <w:fldChar w:fldCharType="begin"/>
      </w:r>
      <w:r>
        <w:instrText>ADDIN ZOTERO_ITEM CSL_CITATION {"citationID":"DokArqQC","properties":{"formattedCitation":"(Chang &amp; Chang, 2023)","plainCitation":"(Chang &amp; Chang, 2023)","noteIndex":0},"citationItems":[{"id":1901,"uris":["http://zotero.org/users/9712023/items/QTEYFL6Y"],"itemData":{"id":1901,"type":"article-journal","abstract":"Generation Z, who are prospective customers, are digital natives. As the infrastructure and technology of the internet have developed, this study examines whether digital disruption demonstrates the uniqueness of Generation Z and affects their attitudes toward products they rarely see. Digital media, social network sites, and instant messaging are emphasized due to their relationship to digital disruption. Social networks (e.g., social network sites and instant messaging) encourage interactions and are therefore separate from digital media. The questionnaire in this study was based on a thorough literature review, and reliability and validity were ensured. A total of 505 responses were used for hypothesis testing by the bootstrapping method and ordinary least squares. The results partially comply with the suggestion that Generation Z depends more on information from digital media than previous generations. However, social networks have a greater effect than digital media and do not show generational differences. Although the nature and lifestyle differ across generations, certain circumstances (e.g., working requirements) cause people to not conform to the stereotype of a specific generation. Hence, digital disruption creates generational differences, but these differences can be eliminated through practice. Given the development of digital innovation and its wider systemic effects, this study discusses the disruption of digital technology and the emergence of digital natives. The influences and the interactions identified establish a foundation for empirical practitioners and future researchers.","container-title":"Sage Open","DOI":"10.1177/21582440231191741","ISSN":"2158-2440, 2158-2440","issue":"3","journalAbbreviation":"Sage Open","language":"en","page":"21582440231191741","source":"DOI.org (Crossref)","title":"The Impact of Digital Disruption: Influences of Digital Media and Social Networks on Forming Digital Natives’ Attitude","title-short":"The Impact of Digital Disruption","volume":"13","author":[{"family":"Chang","given":"Chin-Wen"},{"family":"Chang","given":"Sheng-Hsiung"}],"issued":{"date-parts":[["2023",7]]}}}],"schema":"https://github.com/citation-style-language/schema/raw/master/csl-citation.json"}</w:instrText>
      </w:r>
      <w:r>
        <w:fldChar w:fldCharType="separate"/>
      </w:r>
      <w:r>
        <w:t>(Chang &amp; Chang, 2023)</w:t>
      </w:r>
      <w:r>
        <w:fldChar w:fldCharType="end"/>
      </w:r>
      <w:r>
        <w:t xml:space="preserve">. A kurátori attitűd azt jelenti, hogy a fiatalok nemcsak posztolnak, hanem szerkesztik is online jelenlétüket. Válogatják, törlik, átrendezik a tartalmakat, hogy azok megfeleljenek a kívánt önképnek vagy aktuális hangulatnak. Az Instagram-profil például gondosan szerkesztett kép arról, milyennek szeretnék, hogy mások lássák. Ez a jelenség pozitív is lehet az önkifejezés és kreativitás által, de lehet nyomasztó, ha az önértékelési nyomásként vagy megfelelési kényszerként jelentkezik. </w:t>
      </w:r>
    </w:p>
    <w:p w:rsidR="00993A02" w:rsidRDefault="00FE752C">
      <w:pPr>
        <w:pStyle w:val="bekezdestobbi"/>
      </w:pPr>
      <w:r>
        <w:t xml:space="preserve">A gamifikált rendszerek akkor működnek hatékonyabban, ha képesek identitáskötődést kialakítani, vagyis ha a felhasználó a profilját vagy karakterét saját személyiségének kiterjesztéseként, önmaga részeként érzékeli. Például a Duolingo alkalmazásban a felhasználó profilja lényegében a haladásának, szintjének és rangjának összessége. Sokan büszkén mutatják az ott elért streak-et (megszakítás nélküli tanulási napok száma), mert az identitásuk részévé </w:t>
      </w:r>
      <w:r>
        <w:lastRenderedPageBreak/>
        <w:t>vált, hogy ők kitartó nyelvtanulók. Ez az identitáskötődés erős motivációt jelent arra, hogy ne adják fel, mert az a virtuális én sérülését jelentené.</w:t>
      </w:r>
    </w:p>
    <w:p w:rsidR="00993A02" w:rsidRDefault="00FE752C">
      <w:pPr>
        <w:pStyle w:val="bekezdestobbi"/>
      </w:pPr>
      <w:r>
        <w:t>Ugyanakkor a digitális identitás rugalmasabb, mint a valós, hiszen könnyebb újrakezdeni, avatárt váltani, új profilt nyitni. A modern játékos általában kevésbé kötődik egy adott rendszerbeli énjéhez, különösen akkor, ha azt nem tartja elég kielégítőnek. Ilyen esetekben könnyedén vált platformot, és alkot egy új digitális identitást. H</w:t>
      </w:r>
      <w:r>
        <w:rPr>
          <w:rStyle w:val="Kiemels2"/>
          <w:b w:val="0"/>
        </w:rPr>
        <w:t>űséges felhasználói kör</w:t>
      </w:r>
      <w:r>
        <w:t xml:space="preserve"> építése kihívás a gamifikációs alkalmazások könnyen elhagyható digitális világában. Ezen a ponton válik kulcsfontosságúvá az identitásformálás támogatása, ugyanis ha a felhasználó érzelmileg kötődik a saját digitális karakteréhez egy adott platformon, akkor sokkal kisebb valószínűséggel hagyja el azt. Például egy oktatási gamifikációs oldalon, ahol a diák pontjaiért cserébe avatar-kiegészítőket vehet, a felhasználó jobban fog ragaszkodni a profiljához, mert az avatarja megjelenése már sok befektetett erőfeszítést tartalmaz.</w:t>
      </w:r>
    </w:p>
    <w:p w:rsidR="00993A02" w:rsidRDefault="00FE752C">
      <w:pPr>
        <w:pStyle w:val="bekezdestobbi"/>
      </w:pPr>
      <w:r>
        <w:t xml:space="preserve">A virtuális identitásnak van még egy fontos aspektusa: lehetőséget ad a </w:t>
      </w:r>
      <w:r>
        <w:rPr>
          <w:rStyle w:val="Kiemels2"/>
          <w:b w:val="0"/>
        </w:rPr>
        <w:t>valós identitás kiterjesztésére vagy kompenzálására</w:t>
      </w:r>
      <w:r>
        <w:t xml:space="preserve">. Akinek a való életben nehézsége van a társas kapcsolatokkal, lehet, hogy egy online játékban barátokra lel és ott érzi magát kompetensnek és elfogadottnak </w:t>
      </w:r>
      <w:r>
        <w:fldChar w:fldCharType="begin"/>
      </w:r>
      <w:r>
        <w:instrText>ADDIN ZOTERO_ITEM CSL_CITATION {"citationID":"GLcbNcJK","properties":{"formattedCitation":"(Kowert \\uc0\\u233{}s mtsai., 2015)","plainCitation":"(Kowert és mtsai., 2015)","noteIndex":0},"citationItems":[{"id":1902,"uris":["http://zotero.org/users/9712023/items/M4LN5V2T"],"itemData":{"id":1902,"type":"article-journal","container-title":"Computers in Human Behavior","DOI":"10.1016/j.chb.2014.11.074","ISSN":"07475632","journalAbbreviation":"Computers in Human Behavior","language":"en","page":"51-58","source":"DOI.org (Crossref)","title":"Psychosocial causes and consequences of online video game play","volume":"45","author":[{"family":"Kowert","given":"Rachel"},{"family":"Vogelgesang","given":"Jens"},{"family":"Festl","given":"Ruth"},{"family":"Quandt","given":"Thorsten"}],"issued":{"date-parts":[["2015",4]]}}}],"schema":"https://github.com/citation-style-language/schema/raw/master/csl-citation.json"}</w:instrText>
      </w:r>
      <w:r>
        <w:fldChar w:fldCharType="separate"/>
      </w:r>
      <w:r>
        <w:rPr>
          <w:rFonts w:cs="Times New Roman"/>
          <w:szCs w:val="24"/>
        </w:rPr>
        <w:t>(Kowert és mtsai., 2015)</w:t>
      </w:r>
      <w:r>
        <w:fldChar w:fldCharType="end"/>
      </w:r>
      <w:r>
        <w:t xml:space="preserve">. A gamifikációnál érdemes figyelni arra, hogy </w:t>
      </w:r>
      <w:r>
        <w:rPr>
          <w:rStyle w:val="Kiemels2"/>
          <w:b w:val="0"/>
        </w:rPr>
        <w:t>inkluzív</w:t>
      </w:r>
      <w:r>
        <w:rPr>
          <w:b/>
        </w:rPr>
        <w:t xml:space="preserve"> </w:t>
      </w:r>
      <w:r>
        <w:t xml:space="preserve">és </w:t>
      </w:r>
      <w:r>
        <w:rPr>
          <w:rStyle w:val="Kiemels2"/>
          <w:b w:val="0"/>
        </w:rPr>
        <w:t>befogadó</w:t>
      </w:r>
      <w:r>
        <w:t xml:space="preserve"> avatár- és profilrendszert kínáljon, hogy mindenki meg tudja jeleníteni magát benne. A mai fiatalok érzékenyek az identitás kérdésére és értékelik, ha egy játékosított környezetben is </w:t>
      </w:r>
      <w:r>
        <w:rPr>
          <w:rStyle w:val="Kiemels2"/>
          <w:b w:val="0"/>
        </w:rPr>
        <w:t>szabadon önazonosak</w:t>
      </w:r>
      <w:r>
        <w:t xml:space="preserve"> lehetnek. Például ha van avatar, legyen lehetőség több korosztályból választani, vagy ha van közösségi profil, lehessen választani becenevet, amely jobban kifejezheti az identitást. Ezek a finom tényezők nagy hatással lehetnek a felhasználói elkötelezettségre, mert aki úgy érzi, hogy a rendszer figyelembe veszi az identitását, az szívesebben vesz részt benne.</w:t>
      </w:r>
    </w:p>
    <w:p w:rsidR="00993A02" w:rsidRDefault="00993A02">
      <w:pPr>
        <w:pStyle w:val="bekezdestobbi"/>
      </w:pPr>
    </w:p>
    <w:p w:rsidR="00993A02" w:rsidRDefault="00FE752C">
      <w:pPr>
        <w:pStyle w:val="bekezdeselso"/>
      </w:pPr>
      <w:r>
        <w:t>Összességében a digitális terekben zajló identitásformálás azt eredményezi, hogy a modern játékos a gamifikált rendszert is egy identitástérnek tekinti. Nem passzív felhasználó, hanem szereplője a történetnek, saját énnel és önkifejezéssel. A gamifikáció sikere múlhat azon, mennyire tud a felhasználó felépíteni egy identitást benne. Ha sikerül, akkor a motiváció nem csak a külső jutalmakból fog fakadni, hanem abból is, hogy a felhasználó törődik a saját virtuális énjével és annak sikerével, hírnevével a rendszerben.</w:t>
      </w:r>
    </w:p>
    <w:p w:rsidR="00993A02" w:rsidRDefault="00FE752C">
      <w:pPr>
        <w:pStyle w:val="Cmsor2"/>
      </w:pPr>
      <w:bookmarkStart w:id="39" w:name="_Toc197690017"/>
      <w:r>
        <w:rPr>
          <w:rStyle w:val="Kiemels2"/>
          <w:b/>
          <w:bCs w:val="0"/>
        </w:rPr>
        <w:t>Generációk közötti különbségek a gamifikációs fogékonyságban</w:t>
      </w:r>
      <w:bookmarkEnd w:id="39"/>
    </w:p>
    <w:p w:rsidR="00993A02" w:rsidRDefault="00FE752C">
      <w:pPr>
        <w:pStyle w:val="bekezdeselso"/>
      </w:pPr>
      <w:r>
        <w:t xml:space="preserve">A gamifikáció felhasználóit gyakran a fiatalabb generációkkal azonosítják, de valójában minden korosztályra hatással lehet, bár nem egyforma mértékben és módon. </w:t>
      </w:r>
      <w:r>
        <w:rPr>
          <w:rStyle w:val="Kiemels2"/>
          <w:b w:val="0"/>
        </w:rPr>
        <w:t>Generációs különbségek</w:t>
      </w:r>
      <w:r>
        <w:t xml:space="preserve"> figyelhetők meg abban, ahogyan az emberek viszonyulnak a játékosított rendszerekhez </w:t>
      </w:r>
      <w:r>
        <w:fldChar w:fldCharType="begin"/>
      </w:r>
      <w:r>
        <w:instrText>ADDIN ZOTERO_ITEM CSL_CITATION {"citationID":"SxFEoZxy","properties":{"formattedCitation":"(Murtarelli \\uc0\\u233{}s mtsai., 2024; Wut \\uc0\\u233{}s mtsai., 2021)","plainCitation":"(Murtarelli és mtsai., 2024; Wut és mtsai., 2021)","noteIndex":0},"citationItems":[{"id":1904,"uris":["http://zotero.org/users/9712023/items/W6WHQD9T"],"itemData":{"id":1904,"type":"article","DOI":"10.2139/ssrn.4770643","publisher":"SSRN","source":"DOI.org (Crossref)","title":"Enhancing Online Retail: How Branded Gamification Resonates with Gen Z Shoppers","title-short":"Enhancing Online Retail","URL":"https://www.ssrn.com/abstract=4770643","author":[{"family":"Murtarelli","given":"Grazia"},{"family":"Olivieri","given":"Mirko"},{"family":"Romenti","given":"Stefania"},{"family":"Angiolini","given":"Giorgia"}],"accessed":{"date-parts":[["2025",5,8]]},"issued":{"date-parts":[["2024"]]}}},{"id":1903,"uris":["http://zotero.org/users/9712023/items/MWK4S4QF"],"itemData":{"id":1903,"type":"article-journal","abstract":"Purpose\n              This study aims to investigate whether gamified elements affect the use behaviour of young people (between age 12 and 25 years) on consumption-related mobile applications.\n            \n            \n              Design/methodology/approach\n              A survey was conducted on 151 young people between the ages of 12 and 25 years.\n            \n            \n              Findings\n              The results showed that use behaviour on consumption mobile applications was affected by gamification. Behavioural intention to use was affected by the performance expectancy (PE) and effort expectancy (EE) of mobile application designs. Mobile applications characteristics do not affect behavioural intention to use mobile applications but through the mediator mobile application designs.\n            \n            \n              Research limitations/implications\n              This study also proposes mechanisms that explain how mobile apps characteristics affect EE and PE through app designs. Use behaviour is affected by Gamification elements. Affective need and social need link up uses and gratification (U&amp;G) theory and unified theory of acceptance and use of technology (UTAUT)in gamification context. This study confirms the affective need affecting behavioural intention (Thongsri et al., 2018). In this regard, the mechanism between the relationship of affective need and behavioural intention was showed. Affective need through both PE and EE influencing behavioural intention.\n            \n            \n              Practical implications\n              Corporations should consider adding gamified elements into consumption-related mobile apps to increasing usage behaviour. Lucky draws, quizzes and games could be built in for mobile apps. Mobile app designs and characteristics could improve user experience by allowing consumers to perform their search and buying processes easily. Mobile app designs will not directly influence “behavioral intention to use” but use behaviour.\n            \n            \n              Social implications\n              Practitioners need to look at the problem from technological and customer perspectives. From technological viewpoint, both mobile apps characteristics and design are important in affecting user behaviour. From customer’s perspective, it would be helpful to add gaming elements to the mobile apps and induce emotion. One may also use visual image to create an immersive experience on the development of storyline. Prospective customers might focus on what is going on in the story and pay less attention on its own logic. Thus, simply lucky draw might not have a true effect since player have its own belief working. A suitable story element could have positive effect on mobile apps use behaviour.\n            \n            \n              Originality/value\n              This study is one of the first to examine the association between gamification and use behaviour on consumption-related mobile applications. A new framework was proposed by integrating UTAUT model and U&amp;G theory.","container-title":"Young Consumers","DOI":"10.1108/YC-10-2020-1218","ISSN":"1747-3616, 1747-3616","issue":"3","journalAbbreviation":"YC","language":"en","license":"https://www.emerald.com/insight/site-policies","page":"368-386","source":"DOI.org (Crossref)","title":"Do gamified elements affect young people’s use behaviour on consumption-related mobile applications?","volume":"22","author":[{"family":"Wut","given":"Edmund"},{"family":"Ng","given":"Peggy"},{"family":"Leung","given":"Ka Shing Wilson"},{"family":"Lee","given":"Daisy"}],"issued":{"date-parts":[["2021",7,20]]}}}],"schema":"https://github.com/citation-style-language/schema/raw/master/csl-citation.json"}</w:instrText>
      </w:r>
      <w:r>
        <w:fldChar w:fldCharType="separate"/>
      </w:r>
      <w:r>
        <w:rPr>
          <w:rFonts w:cs="Times New Roman"/>
          <w:szCs w:val="24"/>
        </w:rPr>
        <w:t>(Murtarelli és mtsai., 2024; Wut és mtsai., 2021)</w:t>
      </w:r>
      <w:r>
        <w:fldChar w:fldCharType="end"/>
      </w:r>
      <w:r>
        <w:t xml:space="preserve">. A </w:t>
      </w:r>
      <w:r>
        <w:rPr>
          <w:rStyle w:val="Kiemels2"/>
          <w:b w:val="0"/>
        </w:rPr>
        <w:t>Baby Boomer</w:t>
      </w:r>
      <w:r>
        <w:rPr>
          <w:b/>
        </w:rPr>
        <w:t xml:space="preserve"> </w:t>
      </w:r>
      <w:r>
        <w:t xml:space="preserve">generáció (1946-1964) és az </w:t>
      </w:r>
      <w:r>
        <w:rPr>
          <w:rStyle w:val="Kiemels2"/>
          <w:b w:val="0"/>
        </w:rPr>
        <w:t>X generáció</w:t>
      </w:r>
      <w:r>
        <w:t xml:space="preserve"> (1965-1980) tagjai jellemzően felnőttként találkoztak először számítógépes játékokkal és a digitális forradalommal. Ők </w:t>
      </w:r>
      <w:r>
        <w:rPr>
          <w:rStyle w:val="Kiemels2"/>
          <w:b w:val="0"/>
        </w:rPr>
        <w:t xml:space="preserve">digitális bevándorlók, </w:t>
      </w:r>
      <w:r>
        <w:t xml:space="preserve">Prensky </w:t>
      </w:r>
      <w:r>
        <w:fldChar w:fldCharType="begin"/>
      </w:r>
      <w:r>
        <w:instrText>ADDIN ZOTERO_ITEM CSL_CITATION {"citationID":"raKdpv76","properties":{"formattedCitation":"(2001b)","plainCitation":"(2001b)","noteIndex":0},"citationItems":[{"id":171,"uris":["http://zotero.org/users/9712023/items/BFJIL5VP"],"itemData":{"id":171,"type":"article-journal","container-title":"On the Horizon","issue":"6","note":"Citation Key: Prensky2001","title":"Digital Natives, Digital Immigrants: Do They Really Think Differently?","volume":"9","author":[{"family":"Prensky","given":"Marc"}],"issued":{"date-parts":[["2001"]]}},"suppress-author":true}],"schema":"https://github.com/citation-style-language/schema/raw/master/csl-citation.json"}</w:instrText>
      </w:r>
      <w:r>
        <w:fldChar w:fldCharType="separate"/>
      </w:r>
      <w:r>
        <w:t>(2001b)</w:t>
      </w:r>
      <w:r>
        <w:fldChar w:fldCharType="end"/>
      </w:r>
      <w:r>
        <w:t xml:space="preserve"> kifejezésével, akik megtanulták használni ezeket az eszközöket, de nem ebben nőttek fel. Ennek megfelelően általában </w:t>
      </w:r>
      <w:r>
        <w:rPr>
          <w:rStyle w:val="Kiemels2"/>
          <w:b w:val="0"/>
        </w:rPr>
        <w:t>óvatosabbak</w:t>
      </w:r>
      <w:r>
        <w:t xml:space="preserve"> vagy kevésbé intuitívan értik a játékos mechanizmusokat. Az </w:t>
      </w:r>
      <w:r>
        <w:rPr>
          <w:rStyle w:val="Kiemels2"/>
          <w:b w:val="0"/>
        </w:rPr>
        <w:t>Y generáció</w:t>
      </w:r>
      <w:r>
        <w:t xml:space="preserve"> </w:t>
      </w:r>
      <w:r>
        <w:lastRenderedPageBreak/>
        <w:t xml:space="preserve">(1981-1994) érdekes köztes helyet foglal el. Ők még emlékeznek a videójátékok előtti gyerekkorra, de tinédzserként vagy fiatal felnőttként már részesei voltak a gamer kultúra és internet robbanásának. Ők még talán többre értékelik a </w:t>
      </w:r>
      <w:r>
        <w:rPr>
          <w:rStyle w:val="Kiemels2"/>
          <w:b w:val="0"/>
        </w:rPr>
        <w:t>játék narratíváját és tartalmát</w:t>
      </w:r>
      <w:r>
        <w:t>, nem csupán a mechanikát, hisz ők még olvastak hosszabb szövegeket, megszokták a hagyományos tanulást is a digitális előtt.</w:t>
      </w:r>
    </w:p>
    <w:p w:rsidR="00993A02" w:rsidRDefault="00FE752C">
      <w:pPr>
        <w:pStyle w:val="bekezdestobbi"/>
      </w:pPr>
      <w:r>
        <w:t xml:space="preserve">A </w:t>
      </w:r>
      <w:r>
        <w:rPr>
          <w:rStyle w:val="Kiemels2"/>
          <w:b w:val="0"/>
        </w:rPr>
        <w:t>Z generáció</w:t>
      </w:r>
      <w:r>
        <w:t xml:space="preserve"> és az </w:t>
      </w:r>
      <w:r>
        <w:rPr>
          <w:rStyle w:val="Kiemels2"/>
          <w:b w:val="0"/>
        </w:rPr>
        <w:t>Alfa generáció</w:t>
      </w:r>
      <w:r>
        <w:t xml:space="preserve"> viszont már szinte elvárja a technológiai integrációt mindenben. Számukra furcsa lehet egy olyan rendszer, ami </w:t>
      </w:r>
      <w:r>
        <w:rPr>
          <w:rStyle w:val="Hangslyozs"/>
          <w:i w:val="0"/>
        </w:rPr>
        <w:t>nem</w:t>
      </w:r>
      <w:r>
        <w:t xml:space="preserve"> interaktív vagy játékos valamilyen módon. A Z generáció tagjai arról számolnak be például felsőoktatási környezetben, hogy sokkal szívesebben vesznek részt olyan kurzusokon, ahol van valamilyen játékos jutalmazási rendszer vagy legalább interaktív tananyag, mert ez jobban fenntartja az érdeklődésüket </w:t>
      </w:r>
      <w:r>
        <w:fldChar w:fldCharType="begin"/>
      </w:r>
      <w:r>
        <w:instrText>ADDIN ZOTERO_ITEM CSL_CITATION {"citationID":"JO7yaMnV","properties":{"formattedCitation":"(B. Huang &amp; Hew, 2018)","plainCitation":"(B. Huang &amp; Hew, 2018)","noteIndex":0},"citationItems":[{"id":1905,"uris":["http://zotero.org/users/9712023/items/9UUR7RIG"],"itemData":{"id":1905,"type":"article-journal","container-title":"Computers &amp; Education","DOI":"10.1016/j.compedu.2018.06.018","ISSN":"03601315","journalAbbreviation":"Computers &amp; Education","language":"en","page":"254-272","source":"DOI.org (Crossref)","title":"Implementing a theory-driven gamification model in higher education flipped courses: Effects on out-of-class activity completion and quality of artifacts","title-short":"Implementing a theory-driven gamification model in higher education flipped courses","volume":"125","author":[{"family":"Huang","given":"Biyun"},{"family":"Hew","given":"Khe Foon"}],"issued":{"date-parts":[["2018",10]]}}}],"schema":"https://github.com/citation-style-language/schema/raw/master/csl-citation.json"}</w:instrText>
      </w:r>
      <w:r>
        <w:fldChar w:fldCharType="separate"/>
      </w:r>
      <w:r>
        <w:t>(</w:t>
      </w:r>
      <w:del w:id="40" w:author="Abari Kálmán (EXT)" w:date="2025-06-19T09:40:00Z">
        <w:r w:rsidDel="00415A6C">
          <w:delText xml:space="preserve">B. </w:delText>
        </w:r>
      </w:del>
      <w:r>
        <w:t>Huang &amp; Hew, 2018)</w:t>
      </w:r>
      <w:r>
        <w:fldChar w:fldCharType="end"/>
      </w:r>
      <w:r>
        <w:t xml:space="preserve">. Az Alfa generáció – akik jelenleg gyermekkorukat élik – pedig valószínűleg még a Z-nél is </w:t>
      </w:r>
      <w:r>
        <w:rPr>
          <w:rStyle w:val="Kiemels2"/>
          <w:b w:val="0"/>
        </w:rPr>
        <w:t>fogékonyabb lesz</w:t>
      </w:r>
      <w:r>
        <w:t xml:space="preserve">, hiszen ők már a tabletet használva tanulnak olvasni. Az Alfa-gyerekek már sok oktatási gamifikációval is találkoznak, például színes tanuló applikációk és nyelvtanító játékok formájában. Ők általában lelkesen és természetesen reagálnak a játékos elemekre. Kutatások mutatják, hogy a 10 év alatti gyerekeknél a gamifikáció – pontok gyűjtése feladatokért – jelentősen növeli a feladat iránti kitartást és élvezetet </w:t>
      </w:r>
      <w:r>
        <w:fldChar w:fldCharType="begin"/>
      </w:r>
      <w:r>
        <w:instrText>ADDIN ZOTERO_ITEM CSL_CITATION {"citationID":"ocQWx9rm","properties":{"formattedCitation":"(Ibanez \\uc0\\u233{}s mtsai., 2014)","plainCitation":"(Ibanez és mtsai., 2014)","noteIndex":0},"citationItems":[{"id":1910,"uris":["http://zotero.org/users/9712023/items/44G4CQR4"],"itemData":{"id":1910,"type":"article-journal","container-title":"IEEE Transactions on Learning Technologies","DOI":"10.1109/TLT.2014.2329293","ISSN":"1939-1382, 2372-0050","issue":"3","journalAbbreviation":"IEEE Trans. Learning Technol.","license":"https://ieeexplore.ieee.org/Xplorehelp/downloads/license-information/IEEE.html","page":"291-301","source":"DOI.org (Crossref)","title":"Gamification for Engaging Computer Science Students in Learning Activities: A Case Study","title-short":"Gamification for Engaging Computer Science Students in Learning Activities","volume":"7","author":[{"family":"Ibanez","given":"Maria-Blanca"},{"family":"Di-Serio","given":"Angela"},{"family":"Delgado-Kloos","given":"Carlos"}],"issued":{"date-parts":[["2014",7,1]]}}}],"schema":"https://github.com/citation-style-language/schema/raw/master/csl-citation.json"}</w:instrText>
      </w:r>
      <w:r>
        <w:fldChar w:fldCharType="separate"/>
      </w:r>
      <w:r>
        <w:rPr>
          <w:rFonts w:cs="Times New Roman"/>
          <w:szCs w:val="24"/>
        </w:rPr>
        <w:t>(Ibanez és mtsai., 2014)</w:t>
      </w:r>
      <w:r>
        <w:fldChar w:fldCharType="end"/>
      </w:r>
      <w:r>
        <w:t xml:space="preserve">. Ugyanakkor figyelni kell, mert ők hajlamosak túlságosan versengővé válni, vagy csalódottak lesznek, ha nem nyernek, így a rendszernek támogatnia kell a pozitív tanulási élményt, nem csak a nyerést. Egy 2024-es kutatás kifejezetten alátámasztja, hogy a gamifikáció növeli a motivációt és kitartást az általános iskolás diákok körében, ugyanakkor a versengés túlzott hangsúlyozása negatív érzelmeket válthat ki </w:t>
      </w:r>
      <w:r>
        <w:fldChar w:fldCharType="begin"/>
      </w:r>
      <w:r>
        <w:instrText>ADDIN ZOTERO_ITEM CSL_CITATION {"citationID":"xSJoYN6q","properties":{"formattedCitation":"(Mohammed \\uc0\\u233{}s mtsai., 2024)","plainCitation":"(Mohammed és mtsai., 2024)","noteIndex":0},"citationItems":[{"id":1912,"uris":["http://zotero.org/users/9712023/items/FYJIYDFI"],"itemData":{"id":1912,"type":"article-journal","abstract":"Background\n              Gamification research and practice have gained popularity, but there is a lack of experimental and field evidence regarding the effectiveness of specific design elements and their use contexts especially in developing countries.\n            \n            \n              Aim\n              This research aimed to measure the effect of gamifying digital learning environments and compare the effects of badges and leaderboards on the development of cognitive and achievement motivation of elementary school students.\n            \n            \n              Method\n              A gamified environment focused on the circulatory system and employing interactive storytelling was developed. It was tested through an in-field experiment at an elementary school in Egypt. The research sample was of 30 students in the 5th grade, divided into two equal experimental groups (badges - leaderboard).\n            \n            \n              Results\n              The results indicated an increase in cognitive and achievement motivation among students in both experimental groups. However, there were no significant differences in the effects of badges and leaderboards on the cognitive and achievement motivations of the participants in the two experimental groups.\n            \n            \n              Conclusions\n              These findings suggest that the effects of gamification are more likely due to the holistic design and novelty, rather than the specific use of a specific game element.","container-title":"Simulation &amp; Gaming","DOI":"10.1177/10468781241237389","ISSN":"1046-8781, 1552-826X","issue":"4","journalAbbreviation":"Simulation &amp; Gaming","language":"en","page":"600-636","source":"DOI.org (Crossref)","title":"Effects of Gamification on Motivations of Elementary School Students: An Action Research Field Experiment","title-short":"Effects of Gamification on Motivations of Elementary School Students","volume":"55","author":[{"family":"Mohammed","given":"Mohammed"},{"family":"Fatemah","given":"Amal"},{"family":"Hassan","given":"Lobna"}],"issued":{"date-parts":[["2024",8]]}}}],"schema":"https://github.com/citation-style-language/schema/raw/master/csl-citation.json"}</w:instrText>
      </w:r>
      <w:r>
        <w:fldChar w:fldCharType="separate"/>
      </w:r>
      <w:r>
        <w:rPr>
          <w:rFonts w:cs="Times New Roman"/>
          <w:szCs w:val="24"/>
        </w:rPr>
        <w:t>(Mohammed és mtsai., 2024)</w:t>
      </w:r>
      <w:r>
        <w:fldChar w:fldCharType="end"/>
      </w:r>
      <w:r>
        <w:t xml:space="preserve">. </w:t>
      </w:r>
    </w:p>
    <w:p w:rsidR="00993A02" w:rsidRDefault="00FE752C">
      <w:pPr>
        <w:pStyle w:val="bekezdestobbi"/>
      </w:pPr>
      <w:r>
        <w:t xml:space="preserve">A kamaszok sokszor cinikusabbak vagy ellenállóbbak a direkt nevelő szándékkal szemben, de ha a gamifikáció hiteles és értékes, akkor nagyon is bevonja őket. Például egyetemi hallgatók körében egy jól megtervezett, videójátékszerű tanulási platform – jutalommal és narratívával – növelte a tanulók motivációját, aktivitását és pozitív tanulási élményét </w:t>
      </w:r>
      <w:r>
        <w:fldChar w:fldCharType="begin"/>
      </w:r>
      <w:r>
        <w:instrText>ADDIN ZOTERO_ITEM CSL_CITATION {"citationID":"MPJQNdON","properties":{"formattedCitation":"(Banfield &amp; Wilkerson, 2014)","plainCitation":"(Banfield &amp; Wilkerson, 2014)","noteIndex":0},"citationItems":[{"id":1913,"uris":["http://zotero.org/users/9712023/items/HQN68JUU"],"itemData":{"id":1913,"type":"article-journal","container-title":"Contemporary Issues in Education Research (CIER)","DOI":"10.19030/cier.v7i4.8843","ISSN":"1941-756X, 1940-5847","issue":"4","journalAbbreviation":"CIER","page":"291-298","source":"DOI.org (Crossref)","title":"Increasing Student Intrinsic Motivation And Self-Efficacy Through Gamification Pedagogy","volume":"7","author":[{"family":"Banfield","given":"James"},{"family":"Wilkerson","given":"Brad"}],"issued":{"date-parts":[["2014",9,16]]}}}],"schema":"https://github.com/citation-style-language/schema/raw/master/csl-citation.json"}</w:instrText>
      </w:r>
      <w:r>
        <w:fldChar w:fldCharType="separate"/>
      </w:r>
      <w:r>
        <w:t>(Banfield &amp; Wilkerson, 2014)</w:t>
      </w:r>
      <w:r>
        <w:fldChar w:fldCharType="end"/>
      </w:r>
      <w:r>
        <w:t>. Ugyanakkor a Z korosztály tagjai erősen szociális orientációjúak, számukra a kortársak véleménye és jelenléte motiváló vagy épp demotiváló lehet. Ha a barátaik is használják a játékosított alkalmazást, akkor ők is nagyobb kedvvel teszik azt, ha viszont senki más nem, lehet, számukra sem lesz vonzó. Esetükben a közösségi gamifikációs elemek, csoportverseny, klánok, iskolák közti versenyek is hatékonyak lehetnek.</w:t>
      </w:r>
    </w:p>
    <w:p w:rsidR="00993A02" w:rsidRDefault="00FE752C">
      <w:pPr>
        <w:pStyle w:val="bekezdestobbi"/>
      </w:pPr>
      <w:r>
        <w:t xml:space="preserve">Az X generáció és a Baby Boomer korosztály tagjai vegyesen viszonyulnak a gamifikációhoz, de sokan közülük is szívesen vesznek részt játékosított digitális tevékenységekben. Különösen népszerűek körükben a közösségi oldalakon elérhető játékok, például a Candy Crush vagy különféle kvízjátékok, amelyek nemcsak szórakozást, hanem társas kapcsolódási lehetőséget is kínálnak. A gamifikáció nemcsak a kikapcsolódás területén, hanem az egészségmegőrzésben is sikeres lehet ebben a korosztályban. Például egy lépésszámláló vagy más fitneszalkalmazás, amely játékosított elemeket – célkitűzéseket, mérhető teljesítményt, visszacsatolást – kínál, sok X generációs vagy Boomer számára is motiváló lehet </w:t>
      </w:r>
      <w:r>
        <w:fldChar w:fldCharType="begin"/>
      </w:r>
      <w:r>
        <w:instrText>ADDIN ZOTERO_ITEM CSL_CITATION {"citationID":"8njYmE0v","properties":{"formattedCitation":"(R. Huang \\uc0\\u233{}s mtsai., 2020)","plainCitation":"(R. Huang és mtsai., 2020)","dontUpdate":true,"noteIndex":0},"citationItems":[{"id":19,"uris":["http://zotero.org/users/9712023/items/BXRVKMRF"],"itemData":{"id":19,"type":"article-journal","abstract":"Gamification research in educational settings has produced mixed results on student learning outcomes. Educational researchers and practitioners both struggle with identifying when, where, and how to use gamification design concepts. The present study provides findings from a meta-analysis that integrated the empirical, quantitative research on gamification in formal educational settings on student learning outcomes. This was achieved by examining the overall effect size, identifying which gamification design elements (e.g., badges) were used, and determining under what circumstances (e.g., engineering education) gamification works. The final corpus of data included 30 independent studies and associated effect sizes comparing gamification to non-gamification conditions while accounting for N = 3083 participants. The overall effect size using a random-effects model is g =.464 [.244 to.684] in favor of the gamification condition, which is a small to medium effect size. We examined 14 different gamification design elements (e.g., leaderboards) and showed that each leads to different effects on student learning outcomes. Further, the type of publication (e.g., journal article), student classification (e.g., undergraduate), and subject area (e.g., mathematics) are also investigated as moderators. We provide a discussion of our findings, some recommendations for future research, and some brief closing remarks.","container-title":"Educational Technology Research and Development","DOI":"10.1007/S11423-020-09807-Z/FIGURES/5","ISSN":"15566501","issue":"4","note":"publisher: Springer\nCitation Key: Huang2020","page":"1875-1901","title":"The impact of gamification in educational settings on student learning outcomes: a meta-analysis","volume":"68","author":[{"family":"Huang","given":"Rui"},{"family":"Ritzhaupt","given":"Albert D."},{"family":"Sommer","given":"Max"},{"family":"Zhu","given":"Jiawen"},{"family":"Stephen","given":"Anita"},{"family":"Valle","given":"Natercia"},{"family":"Hampton","given":"John"},{"family":"Li","given":"Jingwei"}],"issued":{"date-parts":[["2020",8,1]]}}}],"schema":"https://github.com/citation-style-language/schema/raw/master/csl-citation.json"}</w:instrText>
      </w:r>
      <w:r>
        <w:fldChar w:fldCharType="separate"/>
      </w:r>
      <w:r>
        <w:rPr>
          <w:rFonts w:cs="Times New Roman"/>
          <w:szCs w:val="24"/>
        </w:rPr>
        <w:t>(Huang és mtsai., 2020)</w:t>
      </w:r>
      <w:r>
        <w:fldChar w:fldCharType="end"/>
      </w:r>
      <w:r>
        <w:t xml:space="preserve">. Ezek a felhasználók gyakran célorientáltak, szeretik látni saját fejlődésüket, és örömmel használják azokat az alkalmazásokat, amelyekben nyomon követhetik a teljesítményüket. A kutatások szerint az idősebb generációk számára különösen fontos, hogy az </w:t>
      </w:r>
      <w:r>
        <w:lastRenderedPageBreak/>
        <w:t xml:space="preserve">alkalmazás világos célokat, egyértelmű visszacsatolást és mérhető eredményeket biztosítson, mert ez növeli a technológiahasználat iránti bizalmukat és elkötelezettségüket </w:t>
      </w:r>
      <w:r>
        <w:fldChar w:fldCharType="begin"/>
      </w:r>
      <w:r>
        <w:instrText>ADDIN ZOTERO_ITEM CSL_CITATION {"citationID":"mmWCvK9P","properties":{"formattedCitation":"(S. An \\uc0\\u233{}s mtsai., 2024)","plainCitation":"(S. An és mtsai., 2024)","dontUpdate":true,"noteIndex":0},"citationItems":[{"id":1916,"uris":["http://zotero.org/users/9712023/items/METDJW7X"],"itemData":{"id":1916,"type":"article-journal","container-title":"Technological Forecasting and Social Change","DOI":"10.1016/j.techfore.2024.123456","ISSN":"00401625","journalAbbreviation":"Technological Forecasting and Social Change","language":"en","page":"123456","source":"DOI.org (Crossref)","title":"A gamification approach for enhancing older adults' technology adoption and knowledge transfer: A case study in mobile payments technology","title-short":"A gamification approach for enhancing older adults' technology adoption and knowledge transfer","volume":"205","author":[{"family":"An","given":"Siyang"},{"family":"Cheung","given":"Chi Fai"},{"family":"Willoughby","given":"Kelvin W."}],"issued":{"date-parts":[["2024",8]]}}}],"schema":"https://github.com/citation-style-language/schema/raw/master/csl-citation.json"}</w:instrText>
      </w:r>
      <w:r>
        <w:fldChar w:fldCharType="separate"/>
      </w:r>
      <w:r>
        <w:rPr>
          <w:rFonts w:cs="Times New Roman"/>
          <w:szCs w:val="24"/>
        </w:rPr>
        <w:t>(An és mtsai., 2024)</w:t>
      </w:r>
      <w:r>
        <w:fldChar w:fldCharType="end"/>
      </w:r>
      <w:r>
        <w:t xml:space="preserve">. </w:t>
      </w:r>
    </w:p>
    <w:p w:rsidR="00993A02" w:rsidRDefault="00FE752C">
      <w:pPr>
        <w:pStyle w:val="bekezdestobbi"/>
      </w:pPr>
      <w:r>
        <w:t>Összességében tehát elmondható, hogy bár az idősebb generációk tagjai eltérően reagálnak a gamifikációra, sokan közülük szívesen használják a játékosított alkalmazásokat, különösen, ha azok célorientáltak és jól mérhetővé teszik a fejlődést. Ez a tendencia nemcsak a szórakoztató játékok, hanem az egészségügyi és önfejlesztő applikációk esetében is megfigyelhető. Mégis miben térnek el a generációk gamifikációs fogékonyság szempontjából?</w:t>
      </w:r>
    </w:p>
    <w:p w:rsidR="00993A02" w:rsidRDefault="00FE752C">
      <w:pPr>
        <w:pStyle w:val="felsorols"/>
        <w:spacing w:before="280"/>
        <w:ind w:left="1077" w:hanging="360"/>
      </w:pPr>
      <w:r>
        <w:t xml:space="preserve">Technológiai komfortszint: Az idősebb generációk (X, Boomer) lehet, hogy kevésbé komfortosak egy mobilapplikáció használatával vagy egy bonyolult regisztrációs folyamattal. Ha a gamifikációs platform nem „idősbarát”, ha túl bonyolult a technológia, vagy ha nem elég világos a kezelőfelület, akkor könnyen elveszítheti ezeket a felhasználókat. Fontos egyszerű kezelőfelületet biztosítani nekik, míg a fiatalok könnyen elboldogulnak az összetettebb felhasználói felülettel is. Egy 2023-as tanulmány szerint még az alapvető digitális készségek (eszköz bekapcsolása, alkalmazás letöltése) is kihívást jelenthetnek azoknak az idősebb felnőtteknek, akik nem szocializálódtak digitális környezetben. A digitális készségek elsajátítását a generációs és életkori tényezők együttesen nehezítik </w:t>
      </w:r>
      <w:r>
        <w:fldChar w:fldCharType="begin"/>
      </w:r>
      <w:r>
        <w:instrText>ADDIN ZOTERO_ITEM CSL_CITATION {"citationID":"8j2nz9I2","properties":{"formattedCitation":"(Vercruyssen \\uc0\\u233{}s mtsai., 2023)","plainCitation":"(Vercruyssen és mtsai., 2023)","noteIndex":0},"citationItems":[{"id":1906,"uris":["http://zotero.org/users/9712023/items/G8AQAJU7"],"itemData":{"id":1906,"type":"article-journal","abstract":"Introduction\n              With the continuing advancement of digitalization of everyday life, digital literacy becomes more and more a necessity. As a consequence, those who are digitally illiterate experience digital exclusion, which increasingly equals social exclusion. Older adults are typically less digitally active and also less skilled in digital technologies than younger cohorts. Digital inclusion frameworks by governmental and supra-national organizations, on the one hand, and academic definitions of “digital literacy” or “digital skills”, on the other hand, tend to include a broad set of competencies next to technical understanding, such as cognitive and social-emotional skills. However, we argue the problem that expectations of what digital literacy commonly entails are too high level for older adults with no pre-existing digital experience with computers, internet, smartphones, or tablets. Even what is considered as entry-level, basic digital skills, or foundational skills, can be very demanding for older adults with limited or no prior knowledge of and practice with digital technologies.\n            \n            \n              Methods\n              To make our point, we draw on own data from interviews with 26 digital skills instructors who give training to older adults in Belgium (collected between December 2020 and February 2021).\n            \n            \n              Results\n              We provide empirical evidence for the circumstances that even seemingly basic digital skills, such as getting a device started or downloading apps, can be very demanding and anything but trivial for older adults without prior experience. We demonstrate evidence along three interrelated domains: (1) ICT-jargon and terminology; (2) Hardware; (3) Software and Internet. Each of these domains entail hurdles of knowledge and understanding that need to be overcome for these older adults before we can start addressing the higher goals of digital literacy frameworks.\n            \n            \n              Discussion\n              The main implication from this article is that even the most basic tenets of digital technology are neither trivial nor simple to grasp for older adults with no or limited prior experience — a point not sufficiently addressed by current frameworks of digital skills/literacy/competence.","container-title":"Frontiers in Education","DOI":"10.3389/feduc.2023.1231701","ISSN":"2504-284X","journalAbbreviation":"Front. Educ.","page":"1231701","source":"DOI.org (Crossref)","title":"How “basic” is basic digital literacy for older adults? Insights from digital skills instructors","title-short":"How “basic” is basic digital literacy for older adults?","volume":"8","author":[{"family":"Vercruyssen","given":"Anina"},{"family":"Schirmer","given":"Werner"},{"family":"Geerts","given":"Nelly"},{"family":"Mortelmans","given":"Dimitri"}],"issued":{"date-parts":[["2023",9,13]]}}}],"schema":"https://github.com/citation-style-language/schema/raw/master/csl-citation.json"}</w:instrText>
      </w:r>
      <w:r>
        <w:fldChar w:fldCharType="separate"/>
      </w:r>
      <w:r>
        <w:rPr>
          <w:rFonts w:cs="Times New Roman"/>
          <w:szCs w:val="24"/>
        </w:rPr>
        <w:t>(Vercruyssen és mtsai., 2023)</w:t>
      </w:r>
      <w:r>
        <w:fldChar w:fldCharType="end"/>
      </w:r>
      <w:r>
        <w:t>.</w:t>
      </w:r>
    </w:p>
    <w:p w:rsidR="00993A02" w:rsidRDefault="00FE752C">
      <w:pPr>
        <w:pStyle w:val="felsorols"/>
        <w:spacing w:before="0"/>
        <w:ind w:left="1077" w:hanging="360"/>
      </w:pPr>
      <w:r>
        <w:t xml:space="preserve">Motivációs preferenciák: Egy Boomer vagy X generációs számára lehet, hogy a külső jutalom, például ajándék vagy kedvezmény a fő motivátor egy hűségprogramban, míg egy Y vagy Z generációsnak maga a játékélmény is motiváló. Az Y és Z generáció jobban értékeli a kihívást és önmegvalósítást, az X és Boomer inkább a biztos jutalmat. Hangsúlyozzuk, hogy ezek tendenciák, nem abszolút igazságok, minden generációban vannak egyéni eltérések, és a motivációs preferenciák átfedhetnek egymással. Egy magyar kutatás szerint például az Y generációt a megbecsülés, a fejlődési lehetőség, a Z generációt pedig különösen az információáramlás, a visszacsatolás és a jó munkakörülmények motiválják. Az idősebbeknél (Boomer, X) a jó csapat, az emberi bánásmód, a biztos elismerés és a stabilitás a fő motivátor </w:t>
      </w:r>
      <w:r>
        <w:fldChar w:fldCharType="begin"/>
      </w:r>
      <w:r>
        <w:instrText>ADDIN ZOTERO_ITEM CSL_CITATION {"citationID":"EcFSZbHt","properties":{"formattedCitation":"(K\\uc0\\u337{}m\\uc0\\u252{}ves \\uc0\\u233{}s mtsai., 2023)","plainCitation":"(Kőmüves és mtsai., 2023)","noteIndex":0},"citationItems":[{"id":1908,"uris":["http://zotero.org/users/9712023/items/F3AMJIQQ"],"itemData":{"id":1908,"type":"article-journal","abstract":"Napjainkban a generációs különbségek szinte minden munkahelyen jelen vannak, azok hatásai tetten érhetőek. Természetesen nem állíthatjuk, hogy születési dátumok alapján mindannyian azonos jellemvonásokkal és prioritásokkal rendelkezünk, azonban megannyi esetben megfigyelhetőek, hogy egy adott helyzetre, szituációra az egyes generációk tagjai hasonló módon reagálnak. A munkaerőpiacon négy generációt különböztetünk meg: a legidősebb a Baby Boom generáció, őket követi az X, majd az Y és végül a Z generáció. Primer kutatásunk során egy általunk összeállított kérdőív segítségével vizsgáltuk, hogy az egyes generációk munkáját milyen tényezők befolyásolják. A kvantitatív kutatás során 232 fő megkérdezett válaszait vizsgáltuk és azokból vontunk le okokozati összefüggéseket. A kutatás során megállapítottuk, hogy a Baby Boom és az X generációk esetében a munkahellyel szembeni elégedettség és a munkahelyi légkörrel való elégedettség hangsúlyosabb, mint a fiatalabb Y és Z generációk esetében. Megállapításra került az is, hogy a Baby Boom generációt a kollégákkal való jó kapcsolat motiválja, szeretnek jó csapatban dolgozni, és ha konfliktusok adódnak a kollégákkal, az negatívan hat munkavégzésükre. Az X generáció esetében az emberi bánásmód szerepelt az első helyen, mint motiváló tényező. A kommunikációs problémák hatnak a leginkább negatívan munkavégzésükre. Az Y generációt a megbecsülés motiválja és szintén kommunikációs problémák esetén demotiválttá válhatnak. A legfiatalabb Z generáció motivációja során kiemelkedő fontossággal bír a megfelelő információáramlás, valamint negatívan hatnak munkavégzésükre a rossz munkakörülmények.","container-title":"Új Munkaügyi Szemle","DOI":"10.58269/umsz.2023.3.1","ISSN":"26771306","issue":"3","journalAbbreviation":"Új Munkaügyi Szemle","page":"2-13","source":"DOI.org (Crossref)","title":"Generációs különbségek elemzése a versenyszférában","volume":"4","author":[{"family":"Kőmüves","given":"Zsolt"},{"family":"Pálmai","given":"László"},{"family":"Kovács-Kósa","given":"Petra"},{"family":"Szabó-Szentgróti","given":"Gábor"}],"issued":{"date-parts":[["2023"]]}}}],"schema":"https://github.com/citation-style-language/schema/raw/master/csl-citation.json"}</w:instrText>
      </w:r>
      <w:r>
        <w:fldChar w:fldCharType="separate"/>
      </w:r>
      <w:r>
        <w:rPr>
          <w:rFonts w:cs="Times New Roman"/>
          <w:szCs w:val="24"/>
        </w:rPr>
        <w:t>(Kőmüves és mtsai., 2023)</w:t>
      </w:r>
      <w:r>
        <w:fldChar w:fldCharType="end"/>
      </w:r>
      <w:r>
        <w:t>.</w:t>
      </w:r>
    </w:p>
    <w:p w:rsidR="00993A02" w:rsidRDefault="00FE752C">
      <w:pPr>
        <w:pStyle w:val="felsorols"/>
        <w:spacing w:before="0"/>
        <w:ind w:left="1077" w:hanging="360"/>
      </w:pPr>
      <w:r>
        <w:t>Versengés vs. együttműködés: A fiatalabb generációk (Y, Z) szívesebben működnek együtt és értékelik a közösségi elemeket, míg az X generáció hajlamosabb az egyéni versengésre. Ez a gamifikációban például abban nyilvánulhat meg, hogy a Z generáció jobban kedveli a csapatalapú kihívásokat, míg az X-esek a személyes ranglistákat.</w:t>
      </w:r>
    </w:p>
    <w:p w:rsidR="00993A02" w:rsidRDefault="00FE752C">
      <w:pPr>
        <w:pStyle w:val="felsorols"/>
        <w:spacing w:before="0"/>
        <w:ind w:left="1077" w:hanging="360"/>
      </w:pPr>
      <w:r>
        <w:t xml:space="preserve">Tematika és narratíva: Az idősebb generáció talán szívesebben vesz részt „valós élet” tematikájú gamifikációban. </w:t>
      </w:r>
      <w:ins w:id="41" w:author="Abari Kálmán (EXT)" w:date="2025-06-19T09:44:00Z">
        <w:r w:rsidR="00E46379">
          <w:t>P</w:t>
        </w:r>
      </w:ins>
      <w:del w:id="42" w:author="Abari Kálmán (EXT)" w:date="2025-06-19T09:44:00Z">
        <w:r w:rsidDel="00E46379">
          <w:delText>p</w:delText>
        </w:r>
      </w:del>
      <w:r>
        <w:t>éldául egészségügyi sétaprogramban, amelynek narratívája a való életre utal, míg a fiatalok a fikciós, fantáziadús narratívákat is szívesen befogadják. Az Y generáció, amely egyben Harry Potter és Gyűrűk Ura generáció is, kifejezetten élvezheti a popkulturális utalásokat, az X-nél ezek nem biztos, hogy annyira motiválóak.</w:t>
      </w:r>
    </w:p>
    <w:p w:rsidR="00993A02" w:rsidRDefault="00FE752C">
      <w:pPr>
        <w:pStyle w:val="felsorols"/>
        <w:spacing w:before="0" w:after="280"/>
        <w:ind w:left="1077" w:hanging="360"/>
      </w:pPr>
      <w:r>
        <w:lastRenderedPageBreak/>
        <w:t>Közösségi aspektus: A fiatal generációk számára a közösségi interakció (chat, megosztás, közös kihívások) szinte elvárt elem. Az idősebb generáció lehet, hogy privátabb módon szeret bevonódni, és nem annyira igényli, hogy mások lássák az előrehaladását.</w:t>
      </w:r>
    </w:p>
    <w:p w:rsidR="00993A02" w:rsidRDefault="00FE752C">
      <w:pPr>
        <w:pStyle w:val="bekezdestobbi"/>
      </w:pPr>
      <w:r>
        <w:t xml:space="preserve">E különbségek nem jelentik azt, hogy valamely generáció jobb vagy rosszabb egy játékosított közegben. Inkább azt jelentik, hogy a gamifikált rendszer </w:t>
      </w:r>
      <w:r>
        <w:rPr>
          <w:rStyle w:val="Kiemels2"/>
          <w:b w:val="0"/>
        </w:rPr>
        <w:t>testreszabása</w:t>
      </w:r>
      <w:r>
        <w:t xml:space="preserve"> kritikusan fontos lehet. A leghatékonyabb gamifikáció figyelembe veszi a célcsoport demográfiai sajátosságait, beleértve a korosztályt. Például egy vállalati gamifikációs programban érdemes többféle motivátort is kínálni. A fiatalabbaknak kreatív kihívásokat és közösségi versenyt, az idősebbeknek világos, hasznos jutalmakat és egyszerű nyomon követést. A tanulási környezetben ugyanígy: egy felnőttképzésben, ahol több X generációs van, inkább opcionális játékos elemeket érdemes adni, hogy aki akarja, használja, de ne legyen tolakodó azoknak, akik idegenkednek; míg egy középiskolai oktatásban, ahol a Z generáció van jelen, nyugodtan lehet játékos kerettörténet és egységes pontrendszer, a diákok bevonódása így is valószínűsíthető.</w:t>
      </w:r>
    </w:p>
    <w:p w:rsidR="00993A02" w:rsidRDefault="00993A02">
      <w:pPr>
        <w:pStyle w:val="bekezdestobbi"/>
        <w:ind w:firstLine="0"/>
      </w:pPr>
    </w:p>
    <w:p w:rsidR="00993A02" w:rsidRDefault="00FE752C">
      <w:pPr>
        <w:pStyle w:val="bekezdestobbi"/>
        <w:ind w:firstLine="0"/>
      </w:pPr>
      <w:r>
        <w:t xml:space="preserve">Összegezve, a különböző korosztályok más-más okból és módon kapcsolódhatnak be a játékosított rendszerekbe. A fiataloknál az </w:t>
      </w:r>
      <w:r>
        <w:rPr>
          <w:rStyle w:val="Kiemels2"/>
          <w:b w:val="0"/>
        </w:rPr>
        <w:t>élmény és szórakozás</w:t>
      </w:r>
      <w:r>
        <w:t xml:space="preserve"> dominál, az idősebbeknél inkább a </w:t>
      </w:r>
      <w:r>
        <w:rPr>
          <w:rStyle w:val="Kiemels2"/>
          <w:b w:val="0"/>
        </w:rPr>
        <w:t>célorientált hasznosság</w:t>
      </w:r>
      <w:r>
        <w:t xml:space="preserve">. A fiatalok </w:t>
      </w:r>
      <w:r>
        <w:rPr>
          <w:rStyle w:val="Kiemels2"/>
          <w:b w:val="0"/>
        </w:rPr>
        <w:t>könnyen indulnak</w:t>
      </w:r>
      <w:r>
        <w:t xml:space="preserve">, de nehezebb megtartani a figyelmüket, míg az idősebbek </w:t>
      </w:r>
      <w:r>
        <w:rPr>
          <w:rStyle w:val="Kiemels2"/>
          <w:b w:val="0"/>
        </w:rPr>
        <w:t>nehezebben indulnak</w:t>
      </w:r>
      <w:r>
        <w:t xml:space="preserve">, de ha látnak benne értelmet, akkor kitartóak is lehetnek. Ez arra sarkallja a gamifikáció tervezőit, hogy </w:t>
      </w:r>
      <w:r>
        <w:rPr>
          <w:rStyle w:val="Kiemels2"/>
          <w:b w:val="0"/>
        </w:rPr>
        <w:t>korosztályi profilokat</w:t>
      </w:r>
      <w:r>
        <w:t xml:space="preserve"> alakítsanak ki, és ahol lehetséges, </w:t>
      </w:r>
      <w:r>
        <w:rPr>
          <w:rStyle w:val="Kiemels2"/>
          <w:b w:val="0"/>
        </w:rPr>
        <w:t>személyre szabják</w:t>
      </w:r>
      <w:r>
        <w:t xml:space="preserve"> az élményt. Például egy minden korosztályra kiterjedő (all-ages) gamifikált tanulási platform felajánlhat különböző módokat. Családi mód idősebbeknek fiatalokkal együtt, vagy kihívás mód fiataloknak. A technológia megengedi a dinamizmust és a skálázhatóságot, nincs szükség egyetlen üdvözítő formulára.</w:t>
      </w:r>
    </w:p>
    <w:p w:rsidR="00993A02" w:rsidRDefault="00993A02">
      <w:pPr>
        <w:pStyle w:val="bekezdestobbi"/>
      </w:pPr>
    </w:p>
    <w:p w:rsidR="00993A02" w:rsidRDefault="00FE752C">
      <w:pPr>
        <w:pStyle w:val="bekezdeselso"/>
      </w:pPr>
      <w:r>
        <w:t xml:space="preserve">Az előző két fejezetben láttuk, hogy a </w:t>
      </w:r>
      <w:r>
        <w:rPr>
          <w:rStyle w:val="Kiemels2"/>
          <w:b w:val="0"/>
        </w:rPr>
        <w:t>gamifikáció pszichológiai működése</w:t>
      </w:r>
      <w:r>
        <w:t xml:space="preserve"> mind az ősi, mind a modern tényezők összjátékán múlik. Az ősi játékos mechanizmusai – jutalmazás, verseny, kompetencia, játéköröm – ott rejlenek mindannyiunkban, de a modern játékos környezete – digitális ingeráradat, generációs kultúra – meghatározza, hogyan lehet ezeket a mechanizmusokat hatékonyan aktiválni. A tudományos kutatások eredményeinek felhasználásával a gamifikációt úgy formálhatjuk, hogy az </w:t>
      </w:r>
      <w:r>
        <w:rPr>
          <w:rStyle w:val="Kiemels2"/>
          <w:b w:val="0"/>
        </w:rPr>
        <w:t>evolúciós örökségünkre építve, de a jelenkor emberének igényeihez igazodva</w:t>
      </w:r>
      <w:r>
        <w:t xml:space="preserve"> motiváljon bennünket tanulásra, munkára vagy épp egészségesebb szokásokra. A következő fejezetben azt tekintjük át, hogy mindezekre az alapokra hogyan épül fel maga a gamifikáció mint módszertani és tervezési keretrendszer, milyen elemekből áll, milyen típusú mechanikákat alkalmaz. Célunk, hogy feltérképezzük a gamifikáció alapfogalmait, játékelemeit és alkalmazási logikáját, amelyek révén a pszichológiai alapmechanizmusok konkrét, strukturált rendszerekbe épülhetnek be.</w:t>
      </w:r>
    </w:p>
    <w:p w:rsidR="00993A02" w:rsidRDefault="00FE752C">
      <w:pPr>
        <w:pStyle w:val="Cmsor1"/>
      </w:pPr>
      <w:bookmarkStart w:id="43" w:name="_Toc197690018"/>
      <w:r>
        <w:lastRenderedPageBreak/>
        <w:t>A gamifikáció alapjai</w:t>
      </w:r>
      <w:bookmarkEnd w:id="43"/>
    </w:p>
    <w:p w:rsidR="00993A02" w:rsidRDefault="00FE752C">
      <w:pPr>
        <w:pStyle w:val="Cmsor2"/>
      </w:pPr>
      <w:bookmarkStart w:id="44" w:name="_Toc197690019"/>
      <w:r>
        <w:t>A gamifikáció helye</w:t>
      </w:r>
      <w:bookmarkEnd w:id="44"/>
    </w:p>
    <w:p w:rsidR="00993A02" w:rsidRDefault="00FE752C">
      <w:pPr>
        <w:pStyle w:val="bekezdeselso"/>
      </w:pPr>
      <w:r>
        <w:t>A gamifikáció a játékokban jellemzően megtalálható koncepciók alkalmazása különböző kontextusokban, például egészségügyi, vállalati és oktatási területen. A cél az emberek motiválása egy adott cél elérésére. Általánosabban: viselkedésváltozás elérése.</w:t>
      </w:r>
    </w:p>
    <w:p w:rsidR="00993A02" w:rsidRDefault="00FE752C">
      <w:pPr>
        <w:pStyle w:val="bekezdestobbi"/>
      </w:pPr>
      <w:r>
        <w:t xml:space="preserve">Első lépésként érdemes elhelyezni a gamifikációt a többi a </w:t>
      </w:r>
      <w:r>
        <w:rPr>
          <w:i/>
        </w:rPr>
        <w:t>játékalapú megoldás</w:t>
      </w:r>
      <w:r>
        <w:t xml:space="preserve"> között. A játékalapú megoldások (game-based solutions, GBS) egy gyűjtőfogalom, melynek jelentése: „játékok és játékszerű megközelítések alkalmazása problémák megoldására és élmények gazdagítására” </w:t>
      </w:r>
      <w:r>
        <w:fldChar w:fldCharType="begin"/>
      </w:r>
      <w:r>
        <w:instrText>ADDIN ZOTERO_ITEM CSL_CITATION {"citationID":"eUip5j4n","properties":{"formattedCitation":"(Marczewski, 2021, o. 51)","plainCitation":"(Marczewski, 2021, o. 51)","noteIndex":0},"citationItems":[{"id":1642,"uris":["http://zotero.org/users/9712023/items/98PJULCS"],"itemData":{"id":1642,"type":"book","language":"magyar","publisher":"Kreatív Kontroll kft.","title":"Még a nindzsa majmok is szeretnek játszani - Unikornis változat - Gamifikáció, játéktervezői gondolkodás és motivációs dizájn","author":[{"family":"Marczewski","given":"Andrzej"}],"issued":{"date-parts":[["2021"]]}},"locator":"51","label":"page"}],"schema":"https://github.com/citation-style-language/schema/raw/master/csl-citation.json"}</w:instrText>
      </w:r>
      <w:r>
        <w:fldChar w:fldCharType="separate"/>
      </w:r>
      <w:r>
        <w:t>(Marczewski, 2021, o. 51)</w:t>
      </w:r>
      <w:r>
        <w:fldChar w:fldCharType="end"/>
      </w:r>
      <w:r>
        <w:t>. A játékalapú megoldások öt típusba sorolhatók:</w:t>
      </w:r>
    </w:p>
    <w:p w:rsidR="00993A02" w:rsidRDefault="00FE752C">
      <w:pPr>
        <w:pStyle w:val="bekezdestobbi"/>
        <w:numPr>
          <w:ilvl w:val="0"/>
          <w:numId w:val="4"/>
        </w:numPr>
      </w:pPr>
      <w:r>
        <w:t>Játékos tervezés – Egy alkalmazáshoz hozzáadott esztétikai réteg, amely szórakoztatóvá vagy játékossá teszi az élményt. Például egy egyszerű HUD (Heads-Up Display) hozzáadása a meglévő alkalmazáshoz vagy tevékenységhez. A HUD egy klasszikus felhasználói felületi elem a videójátékokban, ahol a játékos számára valós időben jelennek meg fontos információk (életerő, lőszer, térkép, célok), és közvetlenül a képernyőn, a játéktér fölött. Ezt az ötletet lemásolva saját alkalmazásunkat kibővíthetjük egy ilyen arculati elemmel, konkrét játékelemek és mechanizmusok alkalmazása nélkül, csupán az élmény fokozására.</w:t>
      </w:r>
    </w:p>
    <w:p w:rsidR="00993A02" w:rsidRDefault="00FE752C">
      <w:pPr>
        <w:pStyle w:val="bekezdestobbi"/>
        <w:numPr>
          <w:ilvl w:val="0"/>
          <w:numId w:val="4"/>
        </w:numPr>
      </w:pPr>
      <w:r>
        <w:t xml:space="preserve">Felszínes gamifikáció – A rendszer vagy folyamat játékkeretbe helyezése, ami azt jelenti, hogy a tevékenységet pusztán játékként keretezzük, anélkül, hogy mélyebb játékmechanikákat vinnénk bele. Például egy tevékenység során hangsúlyozzuk, hogy „ez egy játék”, olyan szavakat vagy eszközöket használunk, amelyek a játékokban </w:t>
      </w:r>
      <w:del w:id="45" w:author="Abari Kálmán (EXT)" w:date="2025-06-19T09:48:00Z">
        <w:r w:rsidDel="00E46379">
          <w:delText>elő</w:delText>
        </w:r>
      </w:del>
      <w:r>
        <w:t>fordulnak</w:t>
      </w:r>
      <w:ins w:id="46" w:author="Abari Kálmán (EXT)" w:date="2025-06-19T09:48:00Z">
        <w:r w:rsidR="00E46379">
          <w:t xml:space="preserve"> elő</w:t>
        </w:r>
      </w:ins>
      <w:r>
        <w:t>, de a rendszer működésén továbbra sem változtatunk. Nagyon közel áll a játékos tervezéshez, de a játékkeretezés olyan intenzív is lehet, mint a hagyományos játékokban.</w:t>
      </w:r>
    </w:p>
    <w:p w:rsidR="00993A02" w:rsidRDefault="00FE752C">
      <w:pPr>
        <w:pStyle w:val="bekezdestobbi"/>
        <w:numPr>
          <w:ilvl w:val="0"/>
          <w:numId w:val="4"/>
        </w:numPr>
      </w:pPr>
      <w:r>
        <w:t>Gamifikáció – A játéktervezés és a játékelemek használata nem játékos környezetben, hogy növeljék a részvételt, motivációt vagy viselkedésváltozást. A későbbiekben részletesen kifejtjük.</w:t>
      </w:r>
    </w:p>
    <w:p w:rsidR="00993A02" w:rsidRDefault="00FE752C">
      <w:pPr>
        <w:pStyle w:val="bekezdestobbi"/>
        <w:numPr>
          <w:ilvl w:val="0"/>
          <w:numId w:val="4"/>
        </w:numPr>
      </w:pPr>
      <w:r>
        <w:t xml:space="preserve">Komoly játék – Teljes játék, amelynek elsődleges célja nem a szórakoztatás, hanem az oktatás, képzés, egészségügyi vagy társadalmi célok elérése. Például az </w:t>
      </w:r>
      <w:r>
        <w:rPr>
          <w:i/>
        </w:rPr>
        <w:t>Oregon Trail</w:t>
      </w:r>
      <w:r>
        <w:t xml:space="preserve"> egy legendás, oktatási célú számítógépes játék, amelyben a játékosok egy 19. századi telepes karavánt vezetnek végig az USA vadnyugati útvonalán, miközben különféle kihívásokkal, veszélyekkel, erőforrás-gazdálkodási és stratégiai döntésekkel kell szembenézniük. Eredetileg általános iskolai történelemórákra fejlesztették, hogy a diákok megismerjék az amerikai nyugati terjeszkedés nehézségeit és a telepesek életét.</w:t>
      </w:r>
    </w:p>
    <w:p w:rsidR="00993A02" w:rsidRDefault="00FE752C">
      <w:pPr>
        <w:pStyle w:val="bekezdestobbi"/>
        <w:numPr>
          <w:ilvl w:val="0"/>
          <w:numId w:val="4"/>
        </w:numPr>
      </w:pPr>
      <w:r>
        <w:t xml:space="preserve">Szimuláció – Komoly játék, amely a valóság reprodukálására, szimulálására vállalkozik. Ide tartoznak a pilótaképzésben használt repülőgép-szimulátorok, vagy azok a vállalati pénzügyi modellező szoftverek, ahol munkatársak virtuális pénzzel gyakorolhatnak. Offline példaként említhető a LARP (Live Action Role-Playing), vagy magyarul az élő </w:t>
      </w:r>
      <w:r>
        <w:lastRenderedPageBreak/>
        <w:t>szerepjáték, ahol a résztvevők fizikailag is eljátsszák a karaktereiket egy előre meghatározott vagy improvizált történetben, valós helyszíneken, gyakran jelmezekben és kellékekkel.</w:t>
      </w:r>
    </w:p>
    <w:p w:rsidR="00993A02" w:rsidRDefault="00FE752C">
      <w:pPr>
        <w:pStyle w:val="bekezdestobbi"/>
        <w:numPr>
          <w:ilvl w:val="0"/>
          <w:numId w:val="4"/>
        </w:numPr>
      </w:pPr>
      <w:r>
        <w:t>Hagyományos játék – Olyan rendszer, amelyet valamilyen szórakoztatási célra terveztek, szabályokkal, célokkal és interakcióval rendelkezik. Ide tartoznak például a társasjátékok és a videójátékok is.</w:t>
      </w:r>
    </w:p>
    <w:p w:rsidR="00993A02" w:rsidRDefault="00993A02">
      <w:pPr>
        <w:pStyle w:val="bekezdestobbi"/>
      </w:pPr>
    </w:p>
    <w:p w:rsidR="00993A02" w:rsidRDefault="00FE752C">
      <w:pPr>
        <w:pStyle w:val="bekezdestobbi"/>
        <w:ind w:firstLine="0"/>
      </w:pPr>
      <w:r>
        <w:t xml:space="preserve">Az 1. táblázat jól áttekinthető módon mutatja be, hogy a különböző játékos megoldások – mint például a játéktervezés ihlette dizájn, a felszínes gamifikáció, a gamifikáció, a komoly játékok, szimulációk és a hagyományos játék – milyen mértékben használják a játékokra jellemző elemeket és gondolkodásmódot. </w:t>
      </w:r>
    </w:p>
    <w:p w:rsidR="00993A02" w:rsidRDefault="00FE752C">
      <w:pPr>
        <w:pStyle w:val="tablazatabraszam"/>
      </w:pPr>
      <w:r>
        <w:t>1. táblázat</w:t>
      </w:r>
    </w:p>
    <w:p w:rsidR="00993A02" w:rsidRDefault="00FE752C">
      <w:pPr>
        <w:pStyle w:val="Tablabracim"/>
      </w:pPr>
      <w:r>
        <w:t>A játékos megoldások típusai és jellemzői</w:t>
      </w:r>
    </w:p>
    <w:tbl>
      <w:tblPr>
        <w:tblStyle w:val="tablasajat"/>
        <w:tblW w:w="9072" w:type="dxa"/>
        <w:tblInd w:w="0" w:type="dxa"/>
        <w:tblLayout w:type="fixed"/>
        <w:tblCellMar>
          <w:top w:w="0" w:type="dxa"/>
          <w:left w:w="108" w:type="dxa"/>
          <w:bottom w:w="0" w:type="dxa"/>
          <w:right w:w="108" w:type="dxa"/>
        </w:tblCellMar>
        <w:tblLook w:val="04A0" w:firstRow="1" w:lastRow="0" w:firstColumn="1" w:lastColumn="0" w:noHBand="0" w:noVBand="1"/>
      </w:tblPr>
      <w:tblGrid>
        <w:gridCol w:w="2011"/>
        <w:gridCol w:w="1457"/>
        <w:gridCol w:w="1369"/>
        <w:gridCol w:w="1254"/>
        <w:gridCol w:w="1282"/>
        <w:gridCol w:w="1699"/>
      </w:tblGrid>
      <w:tr w:rsidR="00993A02" w:rsidTr="00993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0" w:type="dxa"/>
            <w:tcBorders>
              <w:bottom w:val="nil"/>
            </w:tcBorders>
          </w:tcPr>
          <w:p w:rsidR="00993A02" w:rsidRDefault="00993A02">
            <w:pPr>
              <w:widowControl w:val="0"/>
              <w:spacing w:after="0" w:line="240" w:lineRule="auto"/>
              <w:rPr>
                <w:sz w:val="22"/>
              </w:rPr>
            </w:pPr>
          </w:p>
        </w:tc>
        <w:tc>
          <w:tcPr>
            <w:tcW w:w="1457" w:type="dxa"/>
            <w:tcBorders>
              <w:bottom w:val="nil"/>
            </w:tcBorders>
            <w:vAlign w:val="center"/>
          </w:tcPr>
          <w:p w:rsidR="00993A02" w:rsidRDefault="00FE752C">
            <w:pPr>
              <w:widowControl w:val="0"/>
              <w:spacing w:after="0" w:line="240" w:lineRule="auto"/>
              <w:jc w:val="center"/>
              <w:cnfStyle w:val="100000000000" w:firstRow="1" w:lastRow="0" w:firstColumn="0" w:lastColumn="0" w:oddVBand="0" w:evenVBand="0" w:oddHBand="0" w:evenHBand="0" w:firstRowFirstColumn="0" w:firstRowLastColumn="0" w:lastRowFirstColumn="0" w:lastRowLastColumn="0"/>
              <w:rPr>
                <w:sz w:val="22"/>
              </w:rPr>
            </w:pPr>
            <w:r>
              <w:rPr>
                <w:rFonts w:eastAsia="Calibri"/>
                <w:iCs/>
                <w:sz w:val="22"/>
              </w:rPr>
              <w:t>Játéktervezői gondolkodás</w:t>
            </w:r>
          </w:p>
        </w:tc>
        <w:tc>
          <w:tcPr>
            <w:tcW w:w="1369" w:type="dxa"/>
            <w:tcBorders>
              <w:bottom w:val="nil"/>
            </w:tcBorders>
            <w:vAlign w:val="center"/>
          </w:tcPr>
          <w:p w:rsidR="00993A02" w:rsidRDefault="00FE752C">
            <w:pPr>
              <w:widowControl w:val="0"/>
              <w:spacing w:after="0" w:line="240" w:lineRule="auto"/>
              <w:jc w:val="center"/>
              <w:cnfStyle w:val="100000000000" w:firstRow="1" w:lastRow="0" w:firstColumn="0" w:lastColumn="0" w:oddVBand="0" w:evenVBand="0" w:oddHBand="0" w:evenHBand="0" w:firstRowFirstColumn="0" w:firstRowLastColumn="0" w:lastRowFirstColumn="0" w:lastRowLastColumn="0"/>
              <w:rPr>
                <w:sz w:val="22"/>
              </w:rPr>
            </w:pPr>
            <w:r>
              <w:rPr>
                <w:rFonts w:eastAsia="Calibri"/>
                <w:iCs/>
                <w:sz w:val="22"/>
              </w:rPr>
              <w:t>Játékelemek</w:t>
            </w:r>
          </w:p>
        </w:tc>
        <w:tc>
          <w:tcPr>
            <w:tcW w:w="1254" w:type="dxa"/>
            <w:tcBorders>
              <w:bottom w:val="nil"/>
            </w:tcBorders>
            <w:vAlign w:val="center"/>
          </w:tcPr>
          <w:p w:rsidR="00993A02" w:rsidRDefault="00FE752C">
            <w:pPr>
              <w:widowControl w:val="0"/>
              <w:spacing w:after="0" w:line="240" w:lineRule="auto"/>
              <w:jc w:val="center"/>
              <w:cnfStyle w:val="100000000000" w:firstRow="1" w:lastRow="0" w:firstColumn="0" w:lastColumn="0" w:oddVBand="0" w:evenVBand="0" w:oddHBand="0" w:evenHBand="0" w:firstRowFirstColumn="0" w:firstRowLastColumn="0" w:lastRowFirstColumn="0" w:lastRowLastColumn="0"/>
              <w:rPr>
                <w:sz w:val="22"/>
              </w:rPr>
            </w:pPr>
            <w:r>
              <w:rPr>
                <w:rFonts w:eastAsia="Calibri"/>
                <w:iCs/>
                <w:sz w:val="22"/>
              </w:rPr>
              <w:t>Virtuális világ</w:t>
            </w:r>
          </w:p>
        </w:tc>
        <w:tc>
          <w:tcPr>
            <w:tcW w:w="1282" w:type="dxa"/>
            <w:tcBorders>
              <w:bottom w:val="nil"/>
            </w:tcBorders>
            <w:vAlign w:val="center"/>
          </w:tcPr>
          <w:p w:rsidR="00993A02" w:rsidRDefault="00FE752C">
            <w:pPr>
              <w:widowControl w:val="0"/>
              <w:spacing w:after="0" w:line="240" w:lineRule="auto"/>
              <w:jc w:val="center"/>
              <w:cnfStyle w:val="100000000000" w:firstRow="1" w:lastRow="0" w:firstColumn="0" w:lastColumn="0" w:oddVBand="0" w:evenVBand="0" w:oddHBand="0" w:evenHBand="0" w:firstRowFirstColumn="0" w:firstRowLastColumn="0" w:lastRowFirstColumn="0" w:lastRowLastColumn="0"/>
              <w:rPr>
                <w:sz w:val="22"/>
              </w:rPr>
            </w:pPr>
            <w:r>
              <w:rPr>
                <w:rFonts w:eastAsia="Calibri"/>
                <w:iCs/>
                <w:sz w:val="22"/>
              </w:rPr>
              <w:t>Játékmenet</w:t>
            </w:r>
          </w:p>
        </w:tc>
        <w:tc>
          <w:tcPr>
            <w:tcW w:w="1699" w:type="dxa"/>
            <w:tcBorders>
              <w:bottom w:val="nil"/>
            </w:tcBorders>
            <w:vAlign w:val="center"/>
          </w:tcPr>
          <w:p w:rsidR="00993A02" w:rsidRDefault="00FE752C">
            <w:pPr>
              <w:widowControl w:val="0"/>
              <w:spacing w:after="0" w:line="240" w:lineRule="auto"/>
              <w:jc w:val="center"/>
              <w:cnfStyle w:val="100000000000" w:firstRow="1" w:lastRow="0" w:firstColumn="0" w:lastColumn="0" w:oddVBand="0" w:evenVBand="0" w:oddHBand="0" w:evenHBand="0" w:firstRowFirstColumn="0" w:firstRowLastColumn="0" w:lastRowFirstColumn="0" w:lastRowLastColumn="0"/>
              <w:rPr>
                <w:sz w:val="22"/>
              </w:rPr>
            </w:pPr>
            <w:r>
              <w:rPr>
                <w:rFonts w:eastAsia="Calibri"/>
                <w:iCs/>
                <w:sz w:val="22"/>
              </w:rPr>
              <w:t>Csak szórakozásból</w:t>
            </w:r>
          </w:p>
        </w:tc>
      </w:tr>
      <w:tr w:rsidR="00993A02" w:rsidTr="00993A02">
        <w:tc>
          <w:tcPr>
            <w:cnfStyle w:val="001000000000" w:firstRow="0" w:lastRow="0" w:firstColumn="1" w:lastColumn="0" w:oddVBand="0" w:evenVBand="0" w:oddHBand="0" w:evenHBand="0" w:firstRowFirstColumn="0" w:firstRowLastColumn="0" w:lastRowFirstColumn="0" w:lastRowLastColumn="0"/>
            <w:tcW w:w="2010" w:type="dxa"/>
            <w:tcBorders>
              <w:top w:val="nil"/>
              <w:bottom w:val="nil"/>
            </w:tcBorders>
          </w:tcPr>
          <w:p w:rsidR="00993A02" w:rsidRDefault="00FE752C">
            <w:pPr>
              <w:widowControl w:val="0"/>
              <w:spacing w:after="0" w:line="240" w:lineRule="auto"/>
              <w:rPr>
                <w:sz w:val="22"/>
              </w:rPr>
            </w:pPr>
            <w:r>
              <w:rPr>
                <w:rFonts w:eastAsia="Calibri"/>
                <w:sz w:val="22"/>
              </w:rPr>
              <w:t>Játékos tervezés / Felszínes gamifikáció</w:t>
            </w:r>
          </w:p>
        </w:tc>
        <w:tc>
          <w:tcPr>
            <w:tcW w:w="1457" w:type="dxa"/>
            <w:tcBorders>
              <w:top w:val="nil"/>
              <w:bottom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369" w:type="dxa"/>
            <w:tcBorders>
              <w:top w:val="nil"/>
              <w:bottom w:val="nil"/>
            </w:tcBorders>
            <w:vAlign w:val="center"/>
          </w:tcPr>
          <w:p w:rsidR="00993A02" w:rsidRDefault="00993A02">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p>
        </w:tc>
        <w:tc>
          <w:tcPr>
            <w:tcW w:w="1254" w:type="dxa"/>
            <w:tcBorders>
              <w:top w:val="nil"/>
              <w:bottom w:val="nil"/>
            </w:tcBorders>
            <w:vAlign w:val="center"/>
          </w:tcPr>
          <w:p w:rsidR="00993A02" w:rsidRDefault="00993A02">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p>
        </w:tc>
        <w:tc>
          <w:tcPr>
            <w:tcW w:w="1282" w:type="dxa"/>
            <w:tcBorders>
              <w:top w:val="nil"/>
              <w:bottom w:val="nil"/>
            </w:tcBorders>
          </w:tcPr>
          <w:p w:rsidR="00993A02" w:rsidRDefault="00993A02">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p>
        </w:tc>
        <w:tc>
          <w:tcPr>
            <w:tcW w:w="1699" w:type="dxa"/>
            <w:tcBorders>
              <w:top w:val="nil"/>
              <w:bottom w:val="nil"/>
            </w:tcBorders>
            <w:vAlign w:val="center"/>
          </w:tcPr>
          <w:p w:rsidR="00993A02" w:rsidRDefault="00993A02">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p>
        </w:tc>
      </w:tr>
      <w:tr w:rsidR="00993A02" w:rsidTr="00993A02">
        <w:tc>
          <w:tcPr>
            <w:cnfStyle w:val="001000000000" w:firstRow="0" w:lastRow="0" w:firstColumn="1" w:lastColumn="0" w:oddVBand="0" w:evenVBand="0" w:oddHBand="0" w:evenHBand="0" w:firstRowFirstColumn="0" w:firstRowLastColumn="0" w:lastRowFirstColumn="0" w:lastRowLastColumn="0"/>
            <w:tcW w:w="2010" w:type="dxa"/>
            <w:tcBorders>
              <w:top w:val="nil"/>
              <w:bottom w:val="nil"/>
            </w:tcBorders>
          </w:tcPr>
          <w:p w:rsidR="00993A02" w:rsidRDefault="00FE752C">
            <w:pPr>
              <w:widowControl w:val="0"/>
              <w:spacing w:after="0" w:line="240" w:lineRule="auto"/>
              <w:rPr>
                <w:sz w:val="22"/>
              </w:rPr>
            </w:pPr>
            <w:r>
              <w:rPr>
                <w:rFonts w:eastAsia="Calibri"/>
                <w:sz w:val="22"/>
              </w:rPr>
              <w:t>Gamifikáció</w:t>
            </w:r>
          </w:p>
        </w:tc>
        <w:tc>
          <w:tcPr>
            <w:tcW w:w="1457" w:type="dxa"/>
            <w:tcBorders>
              <w:top w:val="nil"/>
              <w:bottom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369" w:type="dxa"/>
            <w:tcBorders>
              <w:top w:val="nil"/>
              <w:bottom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254" w:type="dxa"/>
            <w:tcBorders>
              <w:top w:val="nil"/>
              <w:bottom w:val="nil"/>
            </w:tcBorders>
            <w:vAlign w:val="center"/>
          </w:tcPr>
          <w:p w:rsidR="00993A02" w:rsidRDefault="00993A02">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p>
        </w:tc>
        <w:tc>
          <w:tcPr>
            <w:tcW w:w="1282" w:type="dxa"/>
            <w:tcBorders>
              <w:top w:val="nil"/>
              <w:bottom w:val="nil"/>
            </w:tcBorders>
          </w:tcPr>
          <w:p w:rsidR="00993A02" w:rsidRDefault="00993A02">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p>
        </w:tc>
        <w:tc>
          <w:tcPr>
            <w:tcW w:w="1699" w:type="dxa"/>
            <w:tcBorders>
              <w:top w:val="nil"/>
              <w:bottom w:val="nil"/>
            </w:tcBorders>
            <w:vAlign w:val="center"/>
          </w:tcPr>
          <w:p w:rsidR="00993A02" w:rsidRDefault="00993A02">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p>
        </w:tc>
      </w:tr>
      <w:tr w:rsidR="00993A02" w:rsidTr="00993A02">
        <w:tc>
          <w:tcPr>
            <w:cnfStyle w:val="001000000000" w:firstRow="0" w:lastRow="0" w:firstColumn="1" w:lastColumn="0" w:oddVBand="0" w:evenVBand="0" w:oddHBand="0" w:evenHBand="0" w:firstRowFirstColumn="0" w:firstRowLastColumn="0" w:lastRowFirstColumn="0" w:lastRowLastColumn="0"/>
            <w:tcW w:w="2010" w:type="dxa"/>
            <w:tcBorders>
              <w:top w:val="nil"/>
              <w:bottom w:val="nil"/>
            </w:tcBorders>
          </w:tcPr>
          <w:p w:rsidR="00993A02" w:rsidRDefault="00FE752C">
            <w:pPr>
              <w:widowControl w:val="0"/>
              <w:spacing w:after="0" w:line="240" w:lineRule="auto"/>
              <w:rPr>
                <w:sz w:val="22"/>
              </w:rPr>
            </w:pPr>
            <w:r>
              <w:rPr>
                <w:rFonts w:eastAsia="Calibri"/>
                <w:sz w:val="22"/>
              </w:rPr>
              <w:t xml:space="preserve">Szimuláció </w:t>
            </w:r>
          </w:p>
        </w:tc>
        <w:tc>
          <w:tcPr>
            <w:tcW w:w="1457" w:type="dxa"/>
            <w:tcBorders>
              <w:top w:val="nil"/>
              <w:bottom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369" w:type="dxa"/>
            <w:tcBorders>
              <w:top w:val="nil"/>
              <w:bottom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254" w:type="dxa"/>
            <w:tcBorders>
              <w:top w:val="nil"/>
              <w:bottom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282" w:type="dxa"/>
            <w:tcBorders>
              <w:top w:val="nil"/>
              <w:bottom w:val="nil"/>
            </w:tcBorders>
          </w:tcPr>
          <w:p w:rsidR="00993A02" w:rsidRDefault="00993A02">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p>
        </w:tc>
        <w:tc>
          <w:tcPr>
            <w:tcW w:w="1699" w:type="dxa"/>
            <w:tcBorders>
              <w:top w:val="nil"/>
              <w:bottom w:val="nil"/>
            </w:tcBorders>
            <w:vAlign w:val="center"/>
          </w:tcPr>
          <w:p w:rsidR="00993A02" w:rsidRDefault="00993A02">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p>
        </w:tc>
      </w:tr>
      <w:tr w:rsidR="00993A02" w:rsidTr="00993A02">
        <w:tc>
          <w:tcPr>
            <w:cnfStyle w:val="001000000000" w:firstRow="0" w:lastRow="0" w:firstColumn="1" w:lastColumn="0" w:oddVBand="0" w:evenVBand="0" w:oddHBand="0" w:evenHBand="0" w:firstRowFirstColumn="0" w:firstRowLastColumn="0" w:lastRowFirstColumn="0" w:lastRowLastColumn="0"/>
            <w:tcW w:w="2010" w:type="dxa"/>
            <w:tcBorders>
              <w:top w:val="nil"/>
              <w:bottom w:val="nil"/>
            </w:tcBorders>
          </w:tcPr>
          <w:p w:rsidR="00993A02" w:rsidRDefault="00FE752C">
            <w:pPr>
              <w:widowControl w:val="0"/>
              <w:spacing w:after="0" w:line="240" w:lineRule="auto"/>
              <w:rPr>
                <w:sz w:val="22"/>
              </w:rPr>
            </w:pPr>
            <w:r>
              <w:rPr>
                <w:rFonts w:eastAsia="Calibri"/>
                <w:sz w:val="22"/>
              </w:rPr>
              <w:t>Komoly játék</w:t>
            </w:r>
          </w:p>
        </w:tc>
        <w:tc>
          <w:tcPr>
            <w:tcW w:w="1457" w:type="dxa"/>
            <w:tcBorders>
              <w:top w:val="nil"/>
              <w:bottom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369" w:type="dxa"/>
            <w:tcBorders>
              <w:top w:val="nil"/>
              <w:bottom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254" w:type="dxa"/>
            <w:tcBorders>
              <w:top w:val="nil"/>
              <w:bottom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282" w:type="dxa"/>
            <w:tcBorders>
              <w:top w:val="nil"/>
              <w:bottom w:val="nil"/>
            </w:tcBorders>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699" w:type="dxa"/>
            <w:tcBorders>
              <w:top w:val="nil"/>
              <w:bottom w:val="nil"/>
            </w:tcBorders>
            <w:vAlign w:val="center"/>
          </w:tcPr>
          <w:p w:rsidR="00993A02" w:rsidRDefault="00993A02">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p>
        </w:tc>
      </w:tr>
      <w:tr w:rsidR="00993A02" w:rsidTr="00993A02">
        <w:tc>
          <w:tcPr>
            <w:cnfStyle w:val="001000000000" w:firstRow="0" w:lastRow="0" w:firstColumn="1" w:lastColumn="0" w:oddVBand="0" w:evenVBand="0" w:oddHBand="0" w:evenHBand="0" w:firstRowFirstColumn="0" w:firstRowLastColumn="0" w:lastRowFirstColumn="0" w:lastRowLastColumn="0"/>
            <w:tcW w:w="2010" w:type="dxa"/>
            <w:tcBorders>
              <w:top w:val="nil"/>
            </w:tcBorders>
          </w:tcPr>
          <w:p w:rsidR="00993A02" w:rsidRDefault="00FE752C">
            <w:pPr>
              <w:widowControl w:val="0"/>
              <w:spacing w:after="0" w:line="240" w:lineRule="auto"/>
              <w:rPr>
                <w:sz w:val="22"/>
              </w:rPr>
            </w:pPr>
            <w:r>
              <w:rPr>
                <w:rFonts w:eastAsia="Calibri"/>
                <w:sz w:val="22"/>
              </w:rPr>
              <w:t>Játék</w:t>
            </w:r>
          </w:p>
        </w:tc>
        <w:tc>
          <w:tcPr>
            <w:tcW w:w="1457" w:type="dxa"/>
            <w:tcBorders>
              <w:top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369" w:type="dxa"/>
            <w:tcBorders>
              <w:top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254" w:type="dxa"/>
            <w:tcBorders>
              <w:top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c>
          <w:tcPr>
            <w:tcW w:w="1282" w:type="dxa"/>
            <w:tcBorders>
              <w:top w:val="nil"/>
            </w:tcBorders>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eastAsia="Calibri" w:hAnsi="Times New Roman" w:cs="Times New Roman"/>
                <w:sz w:val="22"/>
              </w:rPr>
              <w:t>●</w:t>
            </w:r>
          </w:p>
        </w:tc>
        <w:tc>
          <w:tcPr>
            <w:tcW w:w="1699" w:type="dxa"/>
            <w:tcBorders>
              <w:top w:val="nil"/>
            </w:tcBorders>
            <w:vAlign w:val="center"/>
          </w:tcPr>
          <w:p w:rsidR="00993A02" w:rsidRDefault="00FE752C">
            <w:pPr>
              <w:widowControl w:val="0"/>
              <w:spacing w:after="0" w:line="240" w:lineRule="auto"/>
              <w:jc w:val="center"/>
              <w:cnfStyle w:val="000000000000" w:firstRow="0" w:lastRow="0" w:firstColumn="0" w:lastColumn="0" w:oddVBand="0" w:evenVBand="0" w:oddHBand="0" w:evenHBand="0" w:firstRowFirstColumn="0" w:firstRowLastColumn="0" w:lastRowFirstColumn="0" w:lastRowLastColumn="0"/>
              <w:rPr>
                <w:sz w:val="22"/>
              </w:rPr>
            </w:pPr>
            <w:r>
              <w:rPr>
                <w:rFonts w:ascii="Times New Roman" w:eastAsia="Calibri" w:hAnsi="Times New Roman" w:cs="Times New Roman"/>
                <w:sz w:val="22"/>
              </w:rPr>
              <w:t>●</w:t>
            </w:r>
          </w:p>
        </w:tc>
      </w:tr>
    </w:tbl>
    <w:p w:rsidR="00993A02" w:rsidRDefault="00993A02">
      <w:pPr>
        <w:pStyle w:val="bekezdestobbi"/>
      </w:pPr>
    </w:p>
    <w:p w:rsidR="00993A02" w:rsidRDefault="00FE752C">
      <w:pPr>
        <w:pStyle w:val="bekezdestobbi"/>
      </w:pPr>
      <w:r>
        <w:t>A komoly játékok és a játékok teljes játékélményt adó megoldások, de az előbbinek valamilyen határozott célja is van, nem csupán a szórakozás. A gamifikáció és a rendkívül tág értelemben felfogható játékos tervezés is rendelkezik konkrét céllal, de ezek megoldások, csak ihletet vesznek a játékokból. Kicsit részletesebben is megvizsgáljuk ezeket a kategóriákat.</w:t>
      </w:r>
    </w:p>
    <w:p w:rsidR="00993A02" w:rsidRDefault="00FE752C">
      <w:pPr>
        <w:pStyle w:val="bekezdestobbi"/>
      </w:pPr>
      <w:r>
        <w:t xml:space="preserve">A </w:t>
      </w:r>
      <w:r>
        <w:rPr>
          <w:i/>
        </w:rPr>
        <w:t>szórakoztató játék</w:t>
      </w:r>
      <w:r>
        <w:t xml:space="preserve"> (vagy csak röviden játék) fogalmát nehéz pontosan megragadni, több kísérletet is találunk a szakirodalomban </w:t>
      </w:r>
      <w:r>
        <w:fldChar w:fldCharType="begin"/>
      </w:r>
      <w:r>
        <w:instrText>ADDIN ZOTERO_ITEM CSL_CITATION {"citationID":"Jj7gsB9Y","properties":{"formattedCitation":"(Avedon &amp; Sutton-Smith, 1971; Caillois &amp; Barash, 1961; Fromann, 2017; Huizinga, 1944)","plainCitation":"(Avedon &amp; Sutton-Smith, 1971; Caillois &amp; Barash, 1961; Fromann, 2017; Huizinga, 1944)","noteIndex":0},"citationItems":[{"id":365,"uris":["http://zotero.org/users/9712023/items/INF72TUJ"],"itemData":{"id":365,"type":"book","note":"Citation Key: Avedon1971","publisher":"Wiley","title":"The study of games","author":[{"family":"Avedon","given":"Elliott M"},{"family":"Sutton-Smith","given":"Brian"}],"issued":{"date-parts":[["1971"]]}}},{"id":120,"uris":["http://zotero.org/users/9712023/items/GP54ASF8"],"itemData":{"id":120,"type":"book","note":"collection-title: Sociology/Sport\nCitation Key: Caillois1961","publisher":"University of Illinois Press","title":"Man, Play, and Games","URL":"https://books.google.hu/books?id=bDjOPsjzfC4C","author":[{"family":"Caillois","given":"Roger"},{"family":"Barash","given":"Meyer"}],"issued":{"date-parts":[["1961"]]}}},{"id":1016,"uris":["http://zotero.org/users/9712023/items/ZZD3SRXW"],"itemData":{"id":1016,"type":"book","event-place":"Budapest","note":"Citation Key: Fromann2017","publisher":"Typotex","publisher-place":"Budapest","title":"Játékoslét. A gamifikáció világa.","author":[{"family":"Fromann","given":"Richárd"}],"issued":{"date-parts":[["2017"]]}}},{"id":1582,"uris":["http://zotero.org/users/9712023/items/2X89UT2B"],"itemData":{"id":1582,"type":"book","publisher":"Athenaeum","title":"Homo ludens. Kísérlet a kultúra játék-elemeinek meghatározására","author":[{"family":"Huizinga,","given":"Johan"}],"issued":{"date-parts":[["1944"]]}}}],"schema":"https://github.com/citation-style-language/schema/raw/master/csl-citation.json"}</w:instrText>
      </w:r>
      <w:r>
        <w:fldChar w:fldCharType="separate"/>
      </w:r>
      <w:r>
        <w:t>(Avedon &amp; Sutton-Smith, 1971; Caillois &amp; Barash, 1961; Fromann, 2017; Huizinga, 1944)</w:t>
      </w:r>
      <w:r>
        <w:fldChar w:fldCharType="end"/>
      </w:r>
      <w:r>
        <w:t xml:space="preserve">. Boller és Kapp </w:t>
      </w:r>
      <w:r>
        <w:fldChar w:fldCharType="begin"/>
      </w:r>
      <w:r>
        <w:instrText>ADDIN ZOTERO_ITEM CSL_CITATION {"citationID":"995eTj5T","properties":{"formattedCitation":"(2017)","plainCitation":"(2017)","noteIndex":0},"citationItems":[{"id":841,"uris":["http://www.mendeley.com/documents/?uuid=4696ce58-d48a-4804-841c-7584976f47b1","http://zotero.org/users/9712023/items/CWHEFIHN"],"itemData":{"id":841,"type":"book","event-place":"Alexandria, VA","note":"Citation Key: Boller2017","publisher":"Association for Talent Development","publisher-place":"Alexandria, VA","title":"Play to Learn: Everything You Need to Know About Designing Effective Learning Games","URL":"https://books.google.hu/books?id=j3EfDgAAQBAJ","author":[{"family":"Boller","given":"S"},{"family":"Kapp","given":"Karl"}],"issued":{"date-parts":[["2017"]]}},"suppress-author":true}],"schema":"https://github.com/citation-style-language/schema/raw/master/csl-citation.json"}</w:instrText>
      </w:r>
      <w:r>
        <w:fldChar w:fldCharType="separate"/>
      </w:r>
      <w:r>
        <w:t>(2017)</w:t>
      </w:r>
      <w:r>
        <w:fldChar w:fldCharType="end"/>
      </w:r>
      <w:r>
        <w:t xml:space="preserve"> a digitális játékok készítésének szemszögéből alkotta meg definícióját, amely szerint olyan tevékenység, amely tartalmazza a következő elemeket:</w:t>
      </w:r>
    </w:p>
    <w:p w:rsidR="00993A02" w:rsidRDefault="00FE752C">
      <w:pPr>
        <w:pStyle w:val="felsorols"/>
        <w:spacing w:before="280"/>
        <w:ind w:left="1077" w:hanging="360"/>
      </w:pPr>
      <w:r>
        <w:t>Van játékon belüli célja, azaz jól körülhatárolt, hogy mikor nyer vagy veszít valaki, ismert, mikor fejeződik be a játék. A cél elem léte különbözteti meg a játékot a játékszertől (</w:t>
      </w:r>
      <w:r>
        <w:rPr>
          <w:i/>
        </w:rPr>
        <w:t>toy</w:t>
      </w:r>
      <w:r>
        <w:t>), amellyel mindenféle kötöttség nélkül, szabadon játszhatunk (</w:t>
      </w:r>
      <w:r>
        <w:rPr>
          <w:i/>
        </w:rPr>
        <w:t>play</w:t>
      </w:r>
      <w:r>
        <w:t>).</w:t>
      </w:r>
    </w:p>
    <w:p w:rsidR="00993A02" w:rsidRDefault="00FE752C">
      <w:pPr>
        <w:pStyle w:val="felsorols"/>
        <w:spacing w:before="0"/>
        <w:ind w:left="1077" w:hanging="360"/>
      </w:pPr>
      <w:r>
        <w:t>Tartalmaz kihívást egy másik játékossal, magával a játékkal, vagy a saját korábbi eredményünkkel szemben. A túl sok vagy túl kevés kihívás is jelenthet problémát a játékban, első esetben frusztrálónak, a másodikban unalmasnak találhatjuk a játékot.</w:t>
      </w:r>
    </w:p>
    <w:p w:rsidR="00993A02" w:rsidRDefault="00FE752C">
      <w:pPr>
        <w:pStyle w:val="felsorols"/>
        <w:spacing w:before="0"/>
        <w:ind w:left="1077" w:hanging="360"/>
      </w:pPr>
      <w:r>
        <w:lastRenderedPageBreak/>
        <w:t>Vannak szabályai, amelyek keretet adnak a játéknak, tartalmazza a korlátokat és lehetőségeket, amelyekkel a játékosok elérhetik a célt.</w:t>
      </w:r>
    </w:p>
    <w:p w:rsidR="00993A02" w:rsidRDefault="00FE752C">
      <w:pPr>
        <w:pStyle w:val="felsorols"/>
        <w:spacing w:before="0"/>
        <w:ind w:left="1077" w:hanging="360"/>
      </w:pPr>
      <w:r>
        <w:t>Az interaktivitás jelenléte, amely azt jelenti, hogy miközben magával a játékkal, más játékosokkal, vagy a játék szabályaival kerülünk kapcsolatba, döntési helyzetekbe kerülünk.</w:t>
      </w:r>
    </w:p>
    <w:p w:rsidR="00993A02" w:rsidRDefault="00FE752C">
      <w:pPr>
        <w:pStyle w:val="felsorols"/>
        <w:spacing w:before="0"/>
        <w:ind w:left="1077" w:hanging="360"/>
      </w:pPr>
      <w:r>
        <w:t>Létezik a játéknak egy környezete, amely azt az önálló teret jelenti, amelyhez a játéknak igazodni kell, és amely saját szabályokat, kihívásokat és szociális normákat tartalmaz. A játékos a játék környezetével is lehet interakcióban.</w:t>
      </w:r>
    </w:p>
    <w:p w:rsidR="00993A02" w:rsidRDefault="00FE752C">
      <w:pPr>
        <w:pStyle w:val="felsorols"/>
        <w:spacing w:before="0"/>
        <w:ind w:left="1077" w:hanging="360"/>
      </w:pPr>
      <w:r>
        <w:t>Visszacsatolási mechanizmusok jelenléte, amelyek azonnali visszajelzést adnak a játékos teljesítményéről, és így ő módosítani tudja a játékon belüli tevékenységét.</w:t>
      </w:r>
    </w:p>
    <w:p w:rsidR="00993A02" w:rsidRDefault="00FE752C">
      <w:pPr>
        <w:pStyle w:val="felsorols"/>
        <w:spacing w:before="0"/>
        <w:ind w:left="1077" w:hanging="360"/>
      </w:pPr>
      <w:r>
        <w:t>Számszerűsíthető eredményt ad, azaz kétséget kizáróan ismert a játékos számára, hogy nyert-e, vagy hogy véget ért-e a játék. Ezt az egyértelmű pontozás, az egyértelmű szintlépés és az egyértelmű nyerő állapot biztosítja.</w:t>
      </w:r>
    </w:p>
    <w:p w:rsidR="00993A02" w:rsidRDefault="00FE752C">
      <w:pPr>
        <w:pStyle w:val="felsorols"/>
        <w:spacing w:before="0" w:after="280"/>
        <w:ind w:left="1077" w:hanging="360"/>
      </w:pPr>
      <w:r>
        <w:t>Érzelmi reakciót vált ki a játékosokból, amikor a kihívásokat teljesítik vagy elérik a játék célját. Tapasztalhatnak például örömöt, frusztrációt, feszültséget, dühöt és lelkesedést is.</w:t>
      </w:r>
    </w:p>
    <w:p w:rsidR="00993A02" w:rsidRDefault="00FE752C">
      <w:pPr>
        <w:pStyle w:val="bekezdeselso"/>
      </w:pPr>
      <w:r>
        <w:t>A szerzők a versengés és az együttműködés elemeket kihagyták a fenti felsorolásból, mondván, hogy nem minden játék rendelkezik kötelezően egyik vagy másik lehetőséggel.</w:t>
      </w:r>
    </w:p>
    <w:p w:rsidR="00993A02" w:rsidRDefault="00FE752C">
      <w:pPr>
        <w:pStyle w:val="bekezdestobbi"/>
      </w:pPr>
      <w:r>
        <w:t xml:space="preserve">Boller és Kapp </w:t>
      </w:r>
      <w:r>
        <w:fldChar w:fldCharType="begin"/>
      </w:r>
      <w:r>
        <w:instrText>ADDIN ZOTERO_ITEM CSL_CITATION {"citationID":"r6PdSuRr","properties":{"formattedCitation":"(2017)","plainCitation":"(2017)","noteIndex":0},"citationItems":[{"id":841,"uris":["http://www.mendeley.com/documents/?uuid=4696ce58-d48a-4804-841c-7584976f47b1","http://zotero.org/users/9712023/items/CWHEFIHN"],"itemData":{"id":841,"type":"book","event-place":"Alexandria, VA","note":"Citation Key: Boller2017","publisher":"Association for Talent Development","publisher-place":"Alexandria, VA","title":"Play to Learn: Everything You Need to Know About Designing Effective Learning Games","URL":"https://books.google.hu/books?id=j3EfDgAAQBAJ","author":[{"family":"Boller","given":"S"},{"family":"Kapp","given":"Karl"}],"issued":{"date-parts":[["2017"]]}},"suppress-author":true}],"schema":"https://github.com/citation-style-language/schema/raw/master/csl-citation.json"}</w:instrText>
      </w:r>
      <w:r>
        <w:fldChar w:fldCharType="separate"/>
      </w:r>
      <w:r>
        <w:t>(2017)</w:t>
      </w:r>
      <w:r>
        <w:fldChar w:fldCharType="end"/>
      </w:r>
      <w:r>
        <w:t xml:space="preserve"> a játéktervezők körében elterjedt további három fogalmat is ismertet: az alapvető dinamika (</w:t>
      </w:r>
      <w:r>
        <w:rPr>
          <w:i/>
        </w:rPr>
        <w:t>core dynamic</w:t>
      </w:r>
      <w:r>
        <w:t>), a játékmechanizmus (</w:t>
      </w:r>
      <w:r>
        <w:rPr>
          <w:i/>
        </w:rPr>
        <w:t>game mechanic</w:t>
      </w:r>
      <w:r>
        <w:t>) és a játékelem (</w:t>
      </w:r>
      <w:r>
        <w:rPr>
          <w:i/>
        </w:rPr>
        <w:t>game element</w:t>
      </w:r>
      <w:r>
        <w:t>) fogalmát. Az alapvető dinamika alatt a szerzők azokat a tevékenységeket értik, amelyeket a játékosnak a nyerő állapot eléréséhez, vagyis a játék céljának teljesítéséhez el kell végeznie. Néhány alapvető dinamika: verseny a célig (érd el a célt mindenki más előtt, vagy az idő lejárta előtt), területszerzés, felfedezés, gyűjtés, mentés vagy szökés (szabadulj ki egy helyzetből vagy helyről), összerendezés (rendezd a játékbeli darabokat egy adott sorrendbe), tiltott cselekmény, szerkesztés vagy építés, járj túl az eszén, megoldás és illesztés (párosítás). Játékmechanika alatt a játékszabályokat értjük, amelyek azt írják elő, hogy hogyan érhetők el a célok. A játékelemek azok a komponensek, amelyek fokozzák a játékélményt és elősegítik, hogy a játékos teljesen elmerülhessen a játékban. Ezek a következőek: esztétika (a játék és a különböző játékelemek vizuális képe), véletlen, versengés, konfliktus, együttműködés, szintek, erőforrások, díjak, történet, stratégia, téma és idő. Ha a jól ismert táblás játékra, a Monopoly-ra gondolunk, amelyben a játékcél a legtöbb tulajdon és készpénz összegyűjtése, akkor a fenti három fogalom a következő módon jelenik meg:</w:t>
      </w:r>
    </w:p>
    <w:p w:rsidR="00993A02" w:rsidRDefault="00FE752C">
      <w:pPr>
        <w:pStyle w:val="felsorols"/>
        <w:spacing w:before="280"/>
        <w:ind w:left="1077" w:hanging="360"/>
      </w:pPr>
      <w:r>
        <w:t xml:space="preserve">Alapvető dinamikák. (1) Tulajdonok </w:t>
      </w:r>
      <w:r>
        <w:rPr>
          <w:i/>
        </w:rPr>
        <w:t>gyűjtés</w:t>
      </w:r>
      <w:r>
        <w:t xml:space="preserve">e; (2) </w:t>
      </w:r>
      <w:r>
        <w:rPr>
          <w:i/>
        </w:rPr>
        <w:t>Területszerzés</w:t>
      </w:r>
      <w:r>
        <w:t>.</w:t>
      </w:r>
    </w:p>
    <w:p w:rsidR="00993A02" w:rsidRDefault="00FE752C">
      <w:pPr>
        <w:pStyle w:val="felsorols"/>
        <w:spacing w:before="0"/>
        <w:ind w:left="1077" w:hanging="360"/>
      </w:pPr>
      <w:r>
        <w:t>Játékmechanizmusok. Két példa a szabályra: (1) a Startmezőn áthaladva készpénzt kapunk; (2) hotelt csak házak után vehetünk.</w:t>
      </w:r>
    </w:p>
    <w:p w:rsidR="00993A02" w:rsidRDefault="00FE752C">
      <w:pPr>
        <w:pStyle w:val="felsorols"/>
        <w:spacing w:before="0" w:after="280"/>
        <w:ind w:left="1077" w:hanging="360"/>
      </w:pPr>
      <w:r>
        <w:t xml:space="preserve">Játékelemek. </w:t>
      </w:r>
      <w:r>
        <w:rPr>
          <w:i/>
        </w:rPr>
        <w:t>Véletlen</w:t>
      </w:r>
      <w:r>
        <w:t xml:space="preserve">: kockadobással dől el, hogy melyik mezőre lépünk; a szerencsén múlik, hogy milyen kártyát húzunk. </w:t>
      </w:r>
      <w:r>
        <w:rPr>
          <w:i/>
        </w:rPr>
        <w:t>Versenyzés</w:t>
      </w:r>
      <w:r>
        <w:t xml:space="preserve">: az ellenfelek legyőzésével nyerhetjük meg a játékot. </w:t>
      </w:r>
      <w:r>
        <w:rPr>
          <w:i/>
        </w:rPr>
        <w:t>Együttműködés</w:t>
      </w:r>
      <w:r>
        <w:t xml:space="preserve">: például üzletelhetünk a </w:t>
      </w:r>
      <w:r>
        <w:lastRenderedPageBreak/>
        <w:t xml:space="preserve">versenytársainkkal. </w:t>
      </w:r>
      <w:r>
        <w:rPr>
          <w:i/>
        </w:rPr>
        <w:t>Stratégia</w:t>
      </w:r>
      <w:r>
        <w:t xml:space="preserve">: a játékosok nyerő stratégiákat alakítanak ki maguk számára. </w:t>
      </w:r>
      <w:r>
        <w:rPr>
          <w:i/>
        </w:rPr>
        <w:t>Esztétika</w:t>
      </w:r>
      <w:r>
        <w:t xml:space="preserve">: a tábla és a figurák vizuális képe. </w:t>
      </w:r>
      <w:r>
        <w:rPr>
          <w:i/>
        </w:rPr>
        <w:t>Konfliktus</w:t>
      </w:r>
      <w:r>
        <w:t xml:space="preserve">: a játékban gyakran alakul ki akadály vagy ellentét a játékosok között. </w:t>
      </w:r>
      <w:r>
        <w:rPr>
          <w:i/>
        </w:rPr>
        <w:t>Idő</w:t>
      </w:r>
      <w:r>
        <w:t>: játszhatunk például úgy, hogy 45 perc elteltével a leggazdagabb játékos nyer.</w:t>
      </w:r>
    </w:p>
    <w:p w:rsidR="00993A02" w:rsidRDefault="00FE752C">
      <w:pPr>
        <w:pStyle w:val="bekezdeselso"/>
      </w:pPr>
      <w:r>
        <w:t xml:space="preserve">A szórakoztató játékoknak nem célja a fejlesztés vagy a tanulás, csupán a szórakozásra fókuszálnak. A </w:t>
      </w:r>
      <w:r>
        <w:rPr>
          <w:i/>
        </w:rPr>
        <w:t>videójátékok</w:t>
      </w:r>
      <w:r>
        <w:t xml:space="preserve"> vagy más néven digitális játékok (</w:t>
      </w:r>
      <w:r>
        <w:rPr>
          <w:i/>
        </w:rPr>
        <w:t>digital games</w:t>
      </w:r>
      <w:r>
        <w:t xml:space="preserve">) a szórakoztató játékok egyik nagy csoportját alkotják, amelyek okostelefonon, táblagépen, konzolon vagy asztali számítógépen érhetőek el. A másik nagy csoportot az </w:t>
      </w:r>
      <w:r>
        <w:rPr>
          <w:i/>
        </w:rPr>
        <w:t>asztali játékok</w:t>
      </w:r>
      <w:r>
        <w:t xml:space="preserve"> adják (</w:t>
      </w:r>
      <w:r>
        <w:rPr>
          <w:i/>
        </w:rPr>
        <w:t>tabletop games</w:t>
      </w:r>
      <w:r>
        <w:t xml:space="preserve">), ezek a különféle társasjátékok, kártyajátékok és a kockajátékok </w:t>
      </w:r>
      <w:r>
        <w:fldChar w:fldCharType="begin"/>
      </w:r>
      <w:r>
        <w:instrText>ADDIN ZOTERO_ITEM CSL_CITATION {"citationID":"dzoZV4Ri","properties":{"formattedCitation":"(Boller &amp; Kapp, 2017)","plainCitation":"(Boller &amp; Kapp, 2017)","noteIndex":0},"citationItems":[{"id":841,"uris":["http://www.mendeley.com/documents/?uuid=4696ce58-d48a-4804-841c-7584976f47b1","http://zotero.org/users/9712023/items/CWHEFIHN"],"itemData":{"id":841,"type":"book","event-place":"Alexandria, VA","note":"Citation Key: Boller2017","publisher":"Association for Talent Development","publisher-place":"Alexandria, VA","title":"Play to Learn: Everything You Need to Know About Designing Effective Learning Games","URL":"https://books.google.hu/books?id=j3EfDgAAQBAJ","author":[{"family":"Boller","given":"S"},{"family":"Kapp","given":"Karl"}],"issued":{"date-parts":[["2017"]]}}}],"schema":"https://github.com/citation-style-language/schema/raw/master/csl-citation.json"}</w:instrText>
      </w:r>
      <w:r>
        <w:fldChar w:fldCharType="separate"/>
      </w:r>
      <w:r>
        <w:t>(Boller &amp; Kapp, 2017)</w:t>
      </w:r>
      <w:r>
        <w:fldChar w:fldCharType="end"/>
      </w:r>
      <w:r>
        <w:t>.</w:t>
      </w:r>
    </w:p>
    <w:p w:rsidR="00993A02" w:rsidRDefault="00FE752C">
      <w:pPr>
        <w:pStyle w:val="bekezdestobbi"/>
      </w:pPr>
      <w:r>
        <w:t xml:space="preserve">A </w:t>
      </w:r>
      <w:r>
        <w:rPr>
          <w:i/>
        </w:rPr>
        <w:t>komoly játékok</w:t>
      </w:r>
      <w:r>
        <w:t xml:space="preserve"> egyetlen lényeges elemben különböznek a szórakoztató játékoktól: játékon kívüli céllal is rendelkeznek, ami nem más, mint a képzés, a tanulás és a különböző készségek és kompetenciák fejlesztése. A komoly játék és a gamifikáció kifejezéseket időnként szinonimaként használják: bár mindkét fogalom célja a felhasználók elkötelezettségének és érdeklődésének növelése egy adott rendszer iránt, a komoly játékok teljes értékű játékok, amelyeket elsősorban, de nem kizárólag oktatási kontextusban használnak </w:t>
      </w:r>
      <w:r>
        <w:fldChar w:fldCharType="begin"/>
      </w:r>
      <w:r>
        <w:instrText>ADDIN ZOTERO_ITEM CSL_CITATION {"citationID":"ZgPoN32W","properties":{"formattedCitation":"(Landers, 2015)","plainCitation":"(Landers, 2015)","noteIndex":0},"citationItems":[{"id":1738,"uris":["http://zotero.org/users/9712023/items/GHLNQSKR"],"itemData":{"id":1738,"type":"article-journal","abstract":"Background and Aim\n              Gamification has been defined as the use of characteristics commonly associated with video games in non-game contexts. In this article, I reframe this definition in terms of the game attribute taxonomy presented by Bedwell and colleagues. This linking is done with the goal of aligning the research literatures of serious games and gamification. A psychological theory of gamified learning is developed and explored.\n            \n            \n              Conclusion\n              In the theory of gamified learning, gamification is defined as the use of game attributes, as defined by the Bedwell taxonomy, outside the context of a game with the purpose of affecting learning-related behaviors or attitudes. These behaviors/attitudes, in turn, influence learning by one or two processes: by strengthening the relationship between instructional design quality and outcomes (a moderating process) and/or by influencing learning directly (a mediating process). This is contrasted with a serious games approach in which manipulation of game attributes is typically intended to affect learning without this type of behavioral mediator/moderator. Examples of each game attribute category as it might be applied in gamification are provided, along with specific recommendations for the rigorous, scientific study of gamification.","container-title":"Simulation &amp; Gaming","DOI":"10.1177/1046878114563660","ISSN":"1046-8781, 1552-826X","issue":"6","journalAbbreviation":"Simulation &amp; Gaming","language":"en","page":"752-768","source":"DOI.org (Crossref)","title":"Developing a Theory of Gamified Learning: Linking Serious Games and Gamification of Learning","title-short":"Developing a Theory of Gamified Learning","volume":"45","author":[{"family":"Landers","given":"Richard N."}],"issued":{"date-parts":[["2015"]]}}}],"schema":"https://github.com/citation-style-language/schema/raw/master/csl-citation.json"}</w:instrText>
      </w:r>
      <w:r>
        <w:fldChar w:fldCharType="separate"/>
      </w:r>
      <w:r>
        <w:t>(Landers, 2015)</w:t>
      </w:r>
      <w:r>
        <w:fldChar w:fldCharType="end"/>
      </w:r>
      <w:r>
        <w:t xml:space="preserve">. Amikor játékokat használunk fel a tanításban, vagyis a tanulási folyamatokat egy játékba építjük be, akkor </w:t>
      </w:r>
      <w:r>
        <w:rPr>
          <w:i/>
        </w:rPr>
        <w:t>játékalapú tanulás</w:t>
      </w:r>
      <w:r>
        <w:t>ról beszélünk (</w:t>
      </w:r>
      <w:r>
        <w:rPr>
          <w:i/>
        </w:rPr>
        <w:t>game-based learning</w:t>
      </w:r>
      <w:r>
        <w:t xml:space="preserve">). Teljes értékű játékként ebbe a kategóriába soroljuk a </w:t>
      </w:r>
      <w:r>
        <w:rPr>
          <w:i/>
        </w:rPr>
        <w:t>pervazív játékokat</w:t>
      </w:r>
      <w:r>
        <w:t xml:space="preserve"> (</w:t>
      </w:r>
      <w:r>
        <w:rPr>
          <w:i/>
        </w:rPr>
        <w:t>pervasive games</w:t>
      </w:r>
      <w:r>
        <w:t xml:space="preserve">), amelyek kiterjesztik a játékélményt a valós világba, vagy a játék fiktív világát összefonják a fizikai valósággal, valamint a </w:t>
      </w:r>
      <w:r>
        <w:rPr>
          <w:i/>
        </w:rPr>
        <w:t>reklámjátékokat</w:t>
      </w:r>
      <w:r>
        <w:t xml:space="preserve"> (</w:t>
      </w:r>
      <w:r>
        <w:rPr>
          <w:i/>
        </w:rPr>
        <w:t>advergames</w:t>
      </w:r>
      <w:r>
        <w:t xml:space="preserve">), amelyek általában ingyenesen játszható, rövidebb játékok, és céljuk, hogy szórakoztató módon növeljék a márkaismertséget vagy egy termék iránti elköteleződést úgy, hogy a márkaüzenetet vagy terméket közvetlen a játékba építik </w:t>
      </w:r>
      <w:r>
        <w:fldChar w:fldCharType="begin"/>
      </w:r>
      <w:r>
        <w:instrText>ADDIN ZOTERO_ITEM CSL_CITATION {"citationID":"nXpDvPD6","properties":{"formattedCitation":"(Terlutter &amp; Capella, 2013)","plainCitation":"(Terlutter &amp; Capella, 2013)","noteIndex":0},"citationItems":[{"id":1739,"uris":["http://zotero.org/users/9712023/items/SWNDSTGB"],"itemData":{"id":1739,"type":"article-journal","container-title":"Journal of Advertising","issue":"2/3","page":"95-112","title":"The Gamification of Advertising: Analysis and Research Directions of In-Game Advertising, Advergames, and Advertising in Social Network Games","volume":"42","author":[{"family":"Terlutter","given":"Ralf"},{"family":"Capella","given":"Michael L."}],"issued":{"date-parts":[["2013"]]}}}],"schema":"https://github.com/citation-style-language/schema/raw/master/csl-citation.json"}</w:instrText>
      </w:r>
      <w:r>
        <w:fldChar w:fldCharType="separate"/>
      </w:r>
      <w:r>
        <w:t>(Terlutter &amp; Capella, 2013)</w:t>
      </w:r>
      <w:r>
        <w:fldChar w:fldCharType="end"/>
      </w:r>
      <w:r>
        <w:t xml:space="preserve">. </w:t>
      </w:r>
    </w:p>
    <w:p w:rsidR="00993A02" w:rsidRDefault="00FE752C">
      <w:pPr>
        <w:pStyle w:val="bekezdestobbi"/>
      </w:pPr>
      <w:r>
        <w:t xml:space="preserve">Fontos megkülönböztetnünk a komoly játékok két típusát. Az egyikben megtanítják a tanulót, hogy hogyan tegyenek valamit, míg a másikban azt tesztelik, hogy mit tudnak. Így beszélhetünk </w:t>
      </w:r>
      <w:r>
        <w:rPr>
          <w:i/>
        </w:rPr>
        <w:t>tanító játékok</w:t>
      </w:r>
      <w:r>
        <w:t xml:space="preserve">ról, és </w:t>
      </w:r>
      <w:r>
        <w:rPr>
          <w:i/>
        </w:rPr>
        <w:t>tesztelő/kikérdező játékok</w:t>
      </w:r>
      <w:r>
        <w:t xml:space="preserve">ról </w:t>
      </w:r>
      <w:r>
        <w:fldChar w:fldCharType="begin"/>
      </w:r>
      <w:r>
        <w:instrText>ADDIN ZOTERO_ITEM CSL_CITATION {"citationID":"wM0N27fJ","properties":{"formattedCitation":"(Kapp \\uc0\\u233{}s mtsai., 2014)","plainCitation":"(Kapp és mtsai., 2014)","noteIndex":0},"citationItems":[{"id":354,"uris":["http://zotero.org/users/9712023/items/EWZKHKRU"],"itemData":{"id":354,"type":"book","note":"Citation Key: Kapp2014","publisher":"Pfeiffer","title":"The Gamification of Learning and Instruction Fieldbook: Ideas into Practice","URL":"http://gen.lib.rus.ec/book/index.php?md5=F4809F1BD66DCDB4CD9240DC52A96200","author":[{"family":"Kapp","given":"Karl"},{"family":"Blair","given":"Lucas"},{"family":"Mesch","given":"Rich"}],"issued":{"date-parts":[["2014"]]}}}],"schema":"https://github.com/citation-style-language/schema/raw/master/csl-citation.json"}</w:instrText>
      </w:r>
      <w:r>
        <w:fldChar w:fldCharType="separate"/>
      </w:r>
      <w:r>
        <w:rPr>
          <w:rFonts w:cs="Times New Roman"/>
          <w:szCs w:val="24"/>
        </w:rPr>
        <w:t>(Kapp és mtsai., 2014)</w:t>
      </w:r>
      <w:r>
        <w:fldChar w:fldCharType="end"/>
      </w:r>
      <w:r>
        <w:t>. A tesztelő játékoknál a hangsúly nem a tudás alkalmazásán, hanem a visszahívásán van. Ilyenek az egyszerű párosító játékok, vagy a többszörös választási feladatok, amelyek rendszerint azonnal visszajelzést adnak a játékosnak az eredményről. Ha a tesztelés során tanítani is szeretnénk, akkor az ismétlés lehetőségét kell biztosítani. Ha a játékos rossz választ ad, akkor megmutatja a helyes választ a visszajelzésben, majd újra felteszi a kérdést, és az egész eljárást addig folytatja, amíg jó választ nem kapunk. A tanulás ezen formája hosszadalmas is lehet, ha a játékos alacsonyabb szintű előzetes tudással rendelkezik. A tanító játék ezzel szemben tevékenységek sorozatán keresztül adja át a tudást, közben segítik a játékost, hogy módosíthassa a saját viselkedését vagy attitűdjét a játékból származó információ alapján.</w:t>
      </w:r>
    </w:p>
    <w:p w:rsidR="00993A02" w:rsidRDefault="00FE752C">
      <w:pPr>
        <w:pStyle w:val="bekezdestobbi"/>
      </w:pPr>
      <w:r>
        <w:t xml:space="preserve">A </w:t>
      </w:r>
      <w:r>
        <w:rPr>
          <w:i/>
        </w:rPr>
        <w:t>szimuláció</w:t>
      </w:r>
      <w:r>
        <w:t xml:space="preserve"> tekinthető a komoly játékok egy speciális fajtájának is, amely a valóság reprodukálására, szimulálására vállalkozik. A szimulációk egyik fő sajátossága, hogy a komoly játékokkal ellentétben nem feltétlenül épülnek játékmenetre, a résztvevő nem játszik a hagyományos értelemben, hanem egy valósághű modellben tevékenykedik. A szimuláció egy valósághű, ellenőrzött és biztonságos környezet, amelyben a tanuló gyakorolhatja az elsajátított </w:t>
      </w:r>
      <w:r>
        <w:lastRenderedPageBreak/>
        <w:t xml:space="preserve">viselkedésformákat, megtapasztalhatja döntéseinek következményeit </w:t>
      </w:r>
      <w:r>
        <w:fldChar w:fldCharType="begin"/>
      </w:r>
      <w:r>
        <w:instrText>ADDIN ZOTERO_ITEM CSL_CITATION {"citationID":"Gnp1Tunu","properties":{"formattedCitation":"(Kapp \\uc0\\u233{}s mtsai., 2014)","plainCitation":"(Kapp és mtsai., 2014)","noteIndex":0},"citationItems":[{"id":354,"uris":["http://zotero.org/users/9712023/items/EWZKHKRU"],"itemData":{"id":354,"type":"book","note":"Citation Key: Kapp2014","publisher":"Pfeiffer","title":"The Gamification of Learning and Instruction Fieldbook: Ideas into Practice","URL":"http://gen.lib.rus.ec/book/index.php?md5=F4809F1BD66DCDB4CD9240DC52A96200","author":[{"family":"Kapp","given":"Karl"},{"family":"Blair","given":"Lucas"},{"family":"Mesch","given":"Rich"}],"issued":{"date-parts":[["2014"]]}}}],"schema":"https://github.com/citation-style-language/schema/raw/master/csl-citation.json"}</w:instrText>
      </w:r>
      <w:r>
        <w:fldChar w:fldCharType="separate"/>
      </w:r>
      <w:r>
        <w:rPr>
          <w:rFonts w:cs="Times New Roman"/>
          <w:szCs w:val="24"/>
        </w:rPr>
        <w:t>(Kapp és mtsai., 2014)</w:t>
      </w:r>
      <w:r>
        <w:fldChar w:fldCharType="end"/>
      </w:r>
      <w:r>
        <w:t>. A szimulációnak több nagy csoportja van. Az egyik legismertebb típus az elágazó kerettörténet (</w:t>
      </w:r>
      <w:r>
        <w:rPr>
          <w:i/>
        </w:rPr>
        <w:t>branching storyline</w:t>
      </w:r>
      <w:r>
        <w:t>), amely egy történetbe helyez minket szöveg, grafika, videó vagy animáció felhasználásával, lehetőleg a történet élő szereplőjeként, és nem külső, passzív figyelőként. A játékos a szimuláció során döntési pontokhoz ér, ahonnan a történet elágazik a választásának megfelelően. A szimulációk második típusaként említhető a folyamat szimuláció (</w:t>
      </w:r>
      <w:r>
        <w:rPr>
          <w:i/>
        </w:rPr>
        <w:t>process simulation</w:t>
      </w:r>
      <w:r>
        <w:t>), amikor bonyolult matematikai képletekkel leírható folyamat időbeli szimulációjáról beszélünk. A berendezés vagy szoftver szimuláció (</w:t>
      </w:r>
      <w:r>
        <w:rPr>
          <w:i/>
        </w:rPr>
        <w:t>equipment/software simulation</w:t>
      </w:r>
      <w:r>
        <w:t>) egy mechanikai vagy szoftveres rendszer reprezentációját hozza létre. A szimulációt elsősorban nem elsődleges tanulásra használjuk, hanem a máshol megtanult tudás alkalmazását tudjuk elősegíteni. A szimuláció abban segít, hogy a tudást tevékenységgé tudjuk átalakítani.</w:t>
      </w:r>
    </w:p>
    <w:p w:rsidR="00993A02" w:rsidRDefault="00993A02">
      <w:pPr>
        <w:pStyle w:val="bekezdestobbi"/>
      </w:pPr>
    </w:p>
    <w:p w:rsidR="00993A02" w:rsidRDefault="00FE752C">
      <w:pPr>
        <w:pStyle w:val="bekezdeselso"/>
      </w:pPr>
      <w:r>
        <w:t xml:space="preserve">A különböző játékos megoldások elkülönítése nem mindig egyértelmű, a határok elmosódnak, és a megoldások keverednek egymással. A gamifikáció és a komoly játékok közötti határvonal gyakran elmosódik, mivel a gamifikált megoldások gyakran tartalmaznak a komoly játékokra jellemző elemeket, miközben a komoly játékokban is megjelennek tipikus gamifikációs eszközök és technikák. A gamifikáció célja a motiváció növelése, míg a komoly játékok célja legtöbbször a tanulás és fejlesztés. A fenti </w:t>
      </w:r>
      <w:ins w:id="47" w:author="Abari Kálmán (EXT)" w:date="2025-06-19T09:55:00Z">
        <w:r w:rsidR="00615F80">
          <w:t>6</w:t>
        </w:r>
      </w:ins>
      <w:del w:id="48" w:author="Abari Kálmán (EXT)" w:date="2025-06-19T09:55:00Z">
        <w:r w:rsidDel="00615F80">
          <w:delText>5</w:delText>
        </w:r>
      </w:del>
      <w:r>
        <w:t xml:space="preserve"> játékos megoldás között ugyan azonosítottuk a gamifikáció helyét, de érdemes még egy további, szorosan kapcsolódó fogalommal, a felszínes gamifikációval is összevetni a játékosítást.</w:t>
      </w:r>
    </w:p>
    <w:p w:rsidR="00993A02" w:rsidRDefault="00FE752C">
      <w:pPr>
        <w:pStyle w:val="Cmsor3"/>
      </w:pPr>
      <w:bookmarkStart w:id="49" w:name="_Toc197690020"/>
      <w:r>
        <w:t>Felszínes gamifikáció</w:t>
      </w:r>
      <w:bookmarkEnd w:id="49"/>
    </w:p>
    <w:p w:rsidR="00993A02" w:rsidRDefault="00FE752C">
      <w:pPr>
        <w:pStyle w:val="bekezdeselso"/>
      </w:pPr>
      <w:r>
        <w:t xml:space="preserve">A </w:t>
      </w:r>
      <w:r>
        <w:rPr>
          <w:rStyle w:val="Hangslyozs"/>
        </w:rPr>
        <w:t>felszínes gamifikáció</w:t>
      </w:r>
      <w:r>
        <w:t xml:space="preserve"> (</w:t>
      </w:r>
      <w:r>
        <w:rPr>
          <w:rStyle w:val="Kiemels2"/>
          <w:b w:val="0"/>
          <w:i/>
        </w:rPr>
        <w:t>framification</w:t>
      </w:r>
      <w:r>
        <w:rPr>
          <w:rStyle w:val="Kiemels2"/>
        </w:rPr>
        <w:t xml:space="preserve">, </w:t>
      </w:r>
      <w:r>
        <w:t xml:space="preserve">magyarul gyakran </w:t>
      </w:r>
      <w:r>
        <w:rPr>
          <w:rStyle w:val="Hangslyozs"/>
        </w:rPr>
        <w:t>játékkeretbe helyezés</w:t>
      </w:r>
      <w:r>
        <w:t xml:space="preserve">) azt jelenti, hogy egy tevékenységet pusztán </w:t>
      </w:r>
      <w:r>
        <w:rPr>
          <w:rStyle w:val="Kiemels2"/>
          <w:b w:val="0"/>
        </w:rPr>
        <w:t>játékként keretezünk</w:t>
      </w:r>
      <w:r>
        <w:t xml:space="preserve">, anélkül hogy mélyebb játékmechanikákat vinnénk bele. Ezt a fogalmat Andreas Lieberoth vezette be 2015-ben egy kísérleti tanulmányában, amelyben megállapította, hogy </w:t>
      </w:r>
      <w:r>
        <w:rPr>
          <w:rStyle w:val="Kiemels2"/>
          <w:b w:val="0"/>
        </w:rPr>
        <w:t>már az is növelheti a bevonódást</w:t>
      </w:r>
      <w:r>
        <w:t xml:space="preserve">, ha egy komoly feladatot játékos körítéssel, terminológiával és díszletekkel látunk el, még akkor is, ha hiányoznak a jól kidolgozott játékszabályok vagy mechanizmusok </w:t>
      </w:r>
      <w:r>
        <w:fldChar w:fldCharType="begin"/>
      </w:r>
      <w:r>
        <w:instrText>ADDIN ZOTERO_ITEM CSL_CITATION {"citationID":"1K3bqOev","properties":{"formattedCitation":"(Lieberoth, 2015)","plainCitation":"(Lieberoth, 2015)","noteIndex":0},"citationItems":[{"id":1656,"uris":["http://zotero.org/users/9712023/items/CVA9NKL6"],"itemData":{"id":1656,"type":"article-journal","abstract":"This article experimentally dissociates the psychological impact of framing versus game mechanics, when presenting a serious activity as a game. Studies of game elements in nongame contexts tend to describe full packages, with no way of assessing their individual psychological and functional impact. To isolate the effects of framing, students ( N = 90) were assigned to either discuss study environment issues through a list of questions, via a competitive discussion board game, or though the same game artifacts but with no game mechanics. Task engagement and self-reported intrinsic motivation were compared between groups. Results demonstrate that the effects of simply framing the activity as a game though vernacular and artifacts holds almost as much psychological power as the full game mechanics. In both game conditions, interest and enjoyment were significantly superior to controls, but other intrinsic motivation variables remained unchanged. Implications for game design in nongame contexts are discussed, and a framework for differentiating “deep and shallow gamification” in terms of mechanics and framing is developed.","container-title":"Games and Culture","DOI":"10.1177/1555412014559978","ISSN":"1555-4120, 1555-4139","issue":"3","journalAbbreviation":"Games and Culture","language":"en","page":"229-248","source":"DOI.org (Crossref)","title":"Shallow Gamification: Testing Psychological Effects of Framing an Activity as a Game","title-short":"Shallow Gamification","volume":"10","author":[{"family":"Lieberoth","given":"Andreas"}],"issued":{"date-parts":[["2015",5]]}}}],"schema":"https://github.com/citation-style-language/schema/raw/master/csl-citation.json"}</w:instrText>
      </w:r>
      <w:r>
        <w:fldChar w:fldCharType="separate"/>
      </w:r>
      <w:r>
        <w:t>(Lieberoth, 2015)</w:t>
      </w:r>
      <w:r>
        <w:fldChar w:fldCharType="end"/>
      </w:r>
      <w:r>
        <w:t xml:space="preserve">. A framification során tehát a tevékenység </w:t>
      </w:r>
      <w:r>
        <w:rPr>
          <w:rStyle w:val="Kiemels2"/>
          <w:b w:val="0"/>
        </w:rPr>
        <w:t>címkéje és kerete</w:t>
      </w:r>
      <w:r>
        <w:t xml:space="preserve"> lesz játékos (például egy sztori, szerepjátékos körítésben vagy a játékos nyelvezet használata), de maga a tevékenység szabályrendszere alig vagy egyáltalán nem változik. A kifejezés az angol „</w:t>
      </w:r>
      <w:r>
        <w:rPr>
          <w:rStyle w:val="Hangslyozs"/>
        </w:rPr>
        <w:t>frame”</w:t>
      </w:r>
      <w:r>
        <w:t xml:space="preserve"> (keret) szóból ered, utalva arra, hogy itt a játék </w:t>
      </w:r>
      <w:r>
        <w:rPr>
          <w:rStyle w:val="Kiemels2"/>
          <w:b w:val="0"/>
        </w:rPr>
        <w:t>kerete</w:t>
      </w:r>
      <w:r>
        <w:t xml:space="preserve"> a lényeg, szemben a játék </w:t>
      </w:r>
      <w:r>
        <w:rPr>
          <w:rStyle w:val="Kiemels2"/>
          <w:b w:val="0"/>
        </w:rPr>
        <w:t>mechanikájával</w:t>
      </w:r>
      <w:r>
        <w:t xml:space="preserve">. Lieberoth tanulmányában a felszínes gamfikáció úgy jelent meg, hogy egy 5-6 fős csoportban, írásos jelzések alapján megvitatták egy hallgatói elégedettségi felmérés eredményeit, miközben aktivitásukat játékszerű tárgyak (mint például egy játéktábla, kártyák és bábuk) segítségével keretezték. Stratégiailag játékszerű kifejezéseket is használtak a beszélgetés során, mint például „játszani”, „játékos” és „játék”, hogy megerősítsék a játékkeretet. Azonban nem voltak játékmechanizmusok: ugyan a résztvevők felváltva mozgatták a bábukat a táblán, húztak egy lefordított kártyát, felolvasták azt, jegyzeteltek, majd csillagokkal értékelték a témákat és a saját </w:t>
      </w:r>
      <w:r>
        <w:lastRenderedPageBreak/>
        <w:t xml:space="preserve">hozzászólásaikat, azonban ez nem vezetett sehová, hiszen hiányzott a kompetitív mechanika, nem hirdettek győztest a tevékenység végén. </w:t>
      </w:r>
    </w:p>
    <w:p w:rsidR="00993A02" w:rsidRDefault="00FE752C">
      <w:pPr>
        <w:pStyle w:val="bekezdestobbi"/>
      </w:pPr>
      <w:r>
        <w:t xml:space="preserve">A hagyományos </w:t>
      </w:r>
      <w:r>
        <w:rPr>
          <w:rStyle w:val="Kiemels2"/>
          <w:b w:val="0"/>
        </w:rPr>
        <w:t>gamifikáció</w:t>
      </w:r>
      <w:r>
        <w:rPr>
          <w:b/>
        </w:rPr>
        <w:t xml:space="preserve"> </w:t>
      </w:r>
      <w:r>
        <w:t xml:space="preserve">a játékokból ismert elemek – például pontok, jelvények, szintek, kihívások – beépítését jelenti nem játék jellegű környezetekbe a motiváció fokozására. Ezzel szemben a framification </w:t>
      </w:r>
      <w:r>
        <w:rPr>
          <w:rStyle w:val="Kiemels2"/>
          <w:b w:val="0"/>
        </w:rPr>
        <w:t>nem a mechanikára</w:t>
      </w:r>
      <w:r>
        <w:t xml:space="preserve">, hanem a </w:t>
      </w:r>
      <w:r>
        <w:rPr>
          <w:rStyle w:val="Kiemels2"/>
          <w:b w:val="0"/>
        </w:rPr>
        <w:t>körítésre</w:t>
      </w:r>
      <w:r>
        <w:t xml:space="preserve"> helyezi a hangsúlyt. Míg a tipikus gamifikáció során a felhasználók pontokat gyűjthetnek, ranglistákon versenyezhetnek vagy szabályokat követhetnek, addig framification esetén előfordulhat, hogy ilyen </w:t>
      </w:r>
      <w:r>
        <w:rPr>
          <w:rStyle w:val="Kiemels2"/>
          <w:b w:val="0"/>
        </w:rPr>
        <w:t>konkrét játékelemek nincsenek</w:t>
      </w:r>
      <w:r>
        <w:t xml:space="preserve">, csupán azt kommunikálják: </w:t>
      </w:r>
      <w:r>
        <w:rPr>
          <w:rStyle w:val="Hangslyozs"/>
        </w:rPr>
        <w:t>„Ez egy játék.”</w:t>
      </w:r>
      <w:r>
        <w:t xml:space="preserve"> Lieberoth kutatása rámutatott, hogy ez a két megközelítés – a magas mechanikájú </w:t>
      </w:r>
      <w:r>
        <w:rPr>
          <w:rStyle w:val="Kiemels2"/>
          <w:b w:val="0"/>
        </w:rPr>
        <w:t>gamifikáció</w:t>
      </w:r>
      <w:r>
        <w:t xml:space="preserve"> és a magas keretű, de alacsony mechanikájú </w:t>
      </w:r>
      <w:r>
        <w:rPr>
          <w:rStyle w:val="Kiemels2"/>
          <w:b w:val="0"/>
        </w:rPr>
        <w:t>framifikáció</w:t>
      </w:r>
      <w:r>
        <w:t xml:space="preserve"> – egyaránt növelheti a felhasználói élményt, de más úton. A gamifikáció a</w:t>
      </w:r>
      <w:r>
        <w:rPr>
          <w:b/>
        </w:rPr>
        <w:t xml:space="preserve"> </w:t>
      </w:r>
      <w:r>
        <w:rPr>
          <w:rStyle w:val="Kiemels2"/>
          <w:b w:val="0"/>
        </w:rPr>
        <w:t>játékszabályok</w:t>
      </w:r>
      <w:r>
        <w:t xml:space="preserve"> és kihívások révén, míg a framification a </w:t>
      </w:r>
      <w:r>
        <w:rPr>
          <w:rStyle w:val="Kiemels2"/>
          <w:b w:val="0"/>
        </w:rPr>
        <w:t>játék hangulatának és kontextusának</w:t>
      </w:r>
      <w:r>
        <w:t xml:space="preserve"> megteremtésével próbál motiválni.</w:t>
      </w:r>
    </w:p>
    <w:p w:rsidR="00993A02" w:rsidRDefault="00FE752C">
      <w:pPr>
        <w:pStyle w:val="bekezdestobbi"/>
      </w:pPr>
      <w:r>
        <w:t xml:space="preserve">A framification egyik fő </w:t>
      </w:r>
      <w:r>
        <w:rPr>
          <w:rStyle w:val="Kiemels2"/>
          <w:b w:val="0"/>
        </w:rPr>
        <w:t>előnye</w:t>
      </w:r>
      <w:r>
        <w:rPr>
          <w:b/>
        </w:rPr>
        <w:t xml:space="preserve"> </w:t>
      </w:r>
      <w:r>
        <w:t>a</w:t>
      </w:r>
      <w:r>
        <w:rPr>
          <w:b/>
        </w:rPr>
        <w:t xml:space="preserve"> </w:t>
      </w:r>
      <w:r>
        <w:rPr>
          <w:rStyle w:val="Kiemels2"/>
          <w:b w:val="0"/>
        </w:rPr>
        <w:t>költséghatékonyság</w:t>
      </w:r>
      <w:r>
        <w:t xml:space="preserve"> és egyszerűség. Mivel nem kell bonyolult pontozási rendszert vagy teljes játékmechanikát kidolgozni, </w:t>
      </w:r>
      <w:r>
        <w:rPr>
          <w:rStyle w:val="Kiemels2"/>
          <w:b w:val="0"/>
        </w:rPr>
        <w:t>gyorsan megvalósítható. Gyakran</w:t>
      </w:r>
      <w:r>
        <w:rPr>
          <w:b/>
        </w:rPr>
        <w:t xml:space="preserve"> </w:t>
      </w:r>
      <w:r>
        <w:t xml:space="preserve">elég egy jó történet, tematika vagy vizuális keret, és a feladat máris vonzóbbnak tűnhet. Ebben a tekintetben hasonlít a már korábban említett játékos tervezésre is. Egy jól megválasztott játékos keret </w:t>
      </w:r>
      <w:r>
        <w:rPr>
          <w:rStyle w:val="Kiemels2"/>
          <w:b w:val="0"/>
        </w:rPr>
        <w:t>rövid távon növelheti a bevonódást és az élvezetet</w:t>
      </w:r>
      <w:r>
        <w:t xml:space="preserve">. Ez különösen hasznos lehet ott, ahol a </w:t>
      </w:r>
      <w:r>
        <w:rPr>
          <w:rStyle w:val="Kiemels2"/>
          <w:b w:val="0"/>
        </w:rPr>
        <w:t>motiváció kezdeti löketére</w:t>
      </w:r>
      <w:r>
        <w:t xml:space="preserve"> van szükség, például unalmas tréningeken, hosszadalmas űrlapok kitöltésénél, vagy monotonnak érzett tananyag feldolgozásánál, egy kis játékos hangulat csökkentheti az ellenállást. Alkalmazásával azonban óvatosan kell bánni, hiszen a pusztán felszínes játékosság </w:t>
      </w:r>
      <w:r>
        <w:rPr>
          <w:rStyle w:val="Hangslyozs"/>
          <w:i w:val="0"/>
        </w:rPr>
        <w:t>pszichológiailag is sekélyes</w:t>
      </w:r>
      <w:r>
        <w:t xml:space="preserve"> élményt nyújthat. Egy vizsgálatban a felszínes gamifikáció azt jelentette, hogy a kitöltendő kognitív tesztet „rejtvénynek” és „logikai játéknak” nevezték, szemben az „intelligenciateszt” vagy „IQ-felmérés” megnevezéssel </w:t>
      </w:r>
      <w:r>
        <w:fldChar w:fldCharType="begin"/>
      </w:r>
      <w:r>
        <w:instrText>ADDIN ZOTERO_ITEM CSL_CITATION {"citationID":"7H1y6Eoa","properties":{"formattedCitation":"(Collmus &amp; Landers, 2019)","plainCitation":"(Collmus &amp; Landers, 2019)","noteIndex":0},"citationItems":[{"id":1657,"uris":["http://zotero.org/users/9712023/items/9SX9NGUV"],"itemData":{"id":1657,"type":"article-journal","abstract":"Abstract. General cognitive ability is one of the best predictors of job performance, but applicant reactions are often poor. In two samples, we experimentally tested game-framing, the labeling of an ability test as a “game” without changing its content, as a way to improve applicant reactions. Results were analyzed through the lens of applicant reactions theory. Game-framing was associated with decreases in perceived length, perceived length was positively related to test motivation, and in one sample perceived length mediated the relationship between game-framing and test motivation. The direction of the relationship between motivation and perceived length was observed in both samples and opposite that proposed by reactions theory.","container-title":"Journal of Personnel Psychology","DOI":"10.1027/1866-5888/a000227","ISSN":"1866-5888, 2190-5150","issue":"3","journalAbbreviation":"Journal of Personnel Psychology","language":"en","page":"157-162","source":"DOI.org (Crossref)","title":"Game-Framing to Improve Applicant Perceptions of Cognitive Assessments","volume":"18","author":[{"family":"Collmus","given":"Andrew B."},{"family":"Landers","given":"Richard N."}],"issued":{"date-parts":[["2019",7]]}}}],"schema":"https://github.com/citation-style-language/schema/raw/master/csl-citation.json"}</w:instrText>
      </w:r>
      <w:r>
        <w:fldChar w:fldCharType="separate"/>
      </w:r>
      <w:r>
        <w:t>(Collmus &amp; Landers, 2019)</w:t>
      </w:r>
      <w:r>
        <w:fldChar w:fldCharType="end"/>
      </w:r>
      <w:r>
        <w:t xml:space="preserve">. A játékkeretbe helyezés csökkentette az észlelt teszthosszúságot, ami egy pozitív fejlemény, de a motiváció növekedésére és a szorongás csökkenésére vonatkozó hipotéziseket már nem sikerült bizonyítani. </w:t>
      </w:r>
    </w:p>
    <w:p w:rsidR="00993A02" w:rsidRDefault="00FE752C">
      <w:pPr>
        <w:pStyle w:val="bekezdestobbi"/>
      </w:pPr>
      <w:r>
        <w:t xml:space="preserve">A játékkeretbe helyezés felfogható úgy is, mint a gamifikáció egy sajátos, </w:t>
      </w:r>
      <w:r>
        <w:rPr>
          <w:rStyle w:val="Hangslyozs"/>
        </w:rPr>
        <w:t>keretközpontú</w:t>
      </w:r>
      <w:r>
        <w:t xml:space="preserve"> megközelítése. Lényege, hogy </w:t>
      </w:r>
      <w:r>
        <w:rPr>
          <w:rStyle w:val="Kiemels2"/>
          <w:b w:val="0"/>
        </w:rPr>
        <w:t>játékként tüntetünk fel</w:t>
      </w:r>
      <w:r>
        <w:t xml:space="preserve"> egy nem játékos tevékenységet, főként hangulati és tematikus elemekkel, miközben a szabályok és a tartalom nagyjából változatlanok maradnak. A hagyományos gamifikációval szoros rokonságban áll, hiszen ugyanaz a céljuk: a </w:t>
      </w:r>
      <w:r>
        <w:rPr>
          <w:rStyle w:val="Kiemels2"/>
          <w:b w:val="0"/>
        </w:rPr>
        <w:t>motiváció és bevonódás fokozása</w:t>
      </w:r>
      <w:r>
        <w:t xml:space="preserve">. A különbség a </w:t>
      </w:r>
      <w:r>
        <w:rPr>
          <w:rStyle w:val="Kiemels2"/>
          <w:b w:val="0"/>
        </w:rPr>
        <w:t>megvalósítás módjában</w:t>
      </w:r>
      <w:r>
        <w:t xml:space="preserve"> rejlik. Míg a gamifikáció gyakran a pontrendszerekre, kihívásokra és jutalmakra épít, addig a framification a </w:t>
      </w:r>
      <w:r>
        <w:rPr>
          <w:rStyle w:val="Kiemels2"/>
          <w:b w:val="0"/>
        </w:rPr>
        <w:t>játékhangulatot</w:t>
      </w:r>
      <w:r>
        <w:t xml:space="preserve"> adja meg. Mindkét megközelítés lehet hasznos a maga kontextusában. A framification gyors élményfokozást adhat alacsony költséggel, de érdemes tisztában lenni a korlátaival és körültekintően alkalmazni, hogy a játékos keret valóban a kívánt eredményhez vezessen, ne csak üres dísz maradjon.</w:t>
      </w:r>
    </w:p>
    <w:p w:rsidR="00993A02" w:rsidRDefault="00FE752C">
      <w:pPr>
        <w:pStyle w:val="Cmsor2"/>
      </w:pPr>
      <w:bookmarkStart w:id="50" w:name="_Toc197690021"/>
      <w:r>
        <w:lastRenderedPageBreak/>
        <w:t>A gamifikáció fogalmi kialakulása és történeti fejlődése</w:t>
      </w:r>
      <w:bookmarkEnd w:id="50"/>
    </w:p>
    <w:p w:rsidR="00993A02" w:rsidRDefault="00FE752C">
      <w:pPr>
        <w:pStyle w:val="Cmsor3"/>
      </w:pPr>
      <w:bookmarkStart w:id="51" w:name="_Toc197690022"/>
      <w:r>
        <w:t>Korai előzmények – játékos megközelítések a fogalom megszületése előtt</w:t>
      </w:r>
      <w:bookmarkEnd w:id="51"/>
    </w:p>
    <w:p w:rsidR="00993A02" w:rsidRDefault="00FE752C">
      <w:pPr>
        <w:pStyle w:val="bekezdeselso"/>
      </w:pPr>
      <w:r>
        <w:t>Bár a gamifikáció kifejezés viszonylag új, a mögöttes jelenség – azaz játékjellegű elemek alkalmazása komoly vagy hétköznapi kontextusokban – régóta jelen van. Jutalmazási rendszerek és rangfokozatok már a katonai és oktatási környezetben is megjelentek, például a katonaságnál kitüntetések és érdemérmek formájában, míg az iskolákban csillagokkal, matricákkal vagy más vizuális jelzésekkel jutalmazták a tanulmányi teljesítményt.</w:t>
      </w:r>
    </w:p>
    <w:p w:rsidR="00993A02" w:rsidRDefault="00FE752C">
      <w:pPr>
        <w:pStyle w:val="bekezdestobbi"/>
      </w:pPr>
      <w:r>
        <w:t>Az S&amp;H Green Stamps volt az egyik első hűségprogram, amely pontokat kínált vásárlóknak, így ösztönözve a vásárlói viselkedést. Ez az egyik első példa arra, hogy egy játékmechanikát nem játékos környezetben alkalmaztak. Az S&amp;H Green Stamps 1896-ban bevezetett rendszerében a vásárlók bélyegeket kaptak, amikor helyi boltokban, benzinkutaknál vagy áruházakban vásároltak. Ezeket a bélyegeket egy „takarékkönyvbe” lehetett beragasztani, és ha a könyv megtelt, különféle ajándékokra lehetett beváltani. A S&amp;H vállalat ezeket a bélyegeket értékesítette a kereskedőknek, akik a rendszer segítségével próbálták növelni forgalmukat azáltal, hogy „zöld bélyeget adó bolt”-ként hirdették magukat. A program közel száz évig működött, és a modern hűségprogramok ősének tekinthető. Bár az 1970-es évekre népszerűsége visszaesett, a zöld bélyegek még mindig fontos kulturális emléktárgyak: gyakran felbukkannak korabeli filmekben és sorozatokban, sőt, ma is keresettek a retro tárgyak gyűjtői körében. Széles körben elismerik, hogy ez a kezdeményezés megalapozta a mai lojalitási rendszerek működését.</w:t>
      </w:r>
    </w:p>
    <w:p w:rsidR="00993A02" w:rsidRDefault="00FE752C">
      <w:pPr>
        <w:pStyle w:val="bekezdestobbi"/>
      </w:pPr>
      <w:r>
        <w:t>19</w:t>
      </w:r>
      <w:ins w:id="52" w:author="Abari Kálmán (EXT)" w:date="2025-06-19T10:07:00Z">
        <w:r w:rsidR="00615F80">
          <w:t>11</w:t>
        </w:r>
      </w:ins>
      <w:del w:id="53" w:author="Abari Kálmán (EXT)" w:date="2025-06-19T10:07:00Z">
        <w:r w:rsidDel="00615F80">
          <w:delText>08</w:delText>
        </w:r>
      </w:del>
      <w:r>
        <w:t>-ban az Amerikai Cserkészcsapatok bevezették a</w:t>
      </w:r>
      <w:del w:id="54" w:author="Abari Kálmán (EXT)" w:date="2025-06-19T10:10:00Z">
        <w:r w:rsidDel="00EB0AC4">
          <w:delText>z érdemjegyek</w:delText>
        </w:r>
      </w:del>
      <w:ins w:id="55" w:author="Abari Kálmán (EXT)" w:date="2025-06-19T10:10:00Z">
        <w:r w:rsidR="00EB0AC4">
          <w:t xml:space="preserve"> jelvények</w:t>
        </w:r>
      </w:ins>
      <w:r>
        <w:t xml:space="preserve"> rendszerét, amely a mai napig működik. Ennek keretében a tagok különféle készségek – például elsősegélynyújtás, táborozás vagy úszás – elsajátításával és bemutatásával szerezhetnek meg több mint 130 különböző jelvényt. A rendszer folyamatosan bővült, ma már olyan korszerű témák is szerepelnek benne, mint a robotika, a kiberbiztonság vagy a játéktervezés. Ez a rendszer több szempontból is jelentős. Egyrészt strukturált lehetőséget nyújt arra, hogy a tanulók lépésről lépésre haladjanak egy adott területen, másrészt kézzelfogható bizonyítékot biztosít a megszerzett tudásról, amelyet könnyen megmutathatnak másoknak. Hasonló mechanizmus kísér minket a felnőttkorban is, például munkaköri címek, diplomák vagy szakmai minősítések formájában. </w:t>
      </w:r>
    </w:p>
    <w:p w:rsidR="00993A02" w:rsidRDefault="00FE752C">
      <w:pPr>
        <w:pStyle w:val="bekezdestobbi"/>
      </w:pPr>
      <w:r>
        <w:t xml:space="preserve">1973-ban Charles Coonradt megalapította </w:t>
      </w:r>
      <w:r>
        <w:rPr>
          <w:rStyle w:val="Hangslyozs"/>
        </w:rPr>
        <w:t>Game of Work</w:t>
      </w:r>
      <w:r>
        <w:t xml:space="preserve"> nevű vállalatát, hogy megértse, miért motiváltabbak az emberek sportolás közben, mint a munkahelyükön. Kutatásait 1984-ben a </w:t>
      </w:r>
      <w:r>
        <w:rPr>
          <w:rStyle w:val="Hangslyozs"/>
        </w:rPr>
        <w:t>The Game of Work</w:t>
      </w:r>
      <w:r>
        <w:t xml:space="preserve"> (</w:t>
      </w:r>
      <w:r>
        <w:rPr>
          <w:i/>
        </w:rPr>
        <w:t>A munka játéka</w:t>
      </w:r>
      <w:r>
        <w:t xml:space="preserve">) c. könyvében foglalta össze </w:t>
      </w:r>
      <w:r>
        <w:fldChar w:fldCharType="begin"/>
      </w:r>
      <w:r>
        <w:instrText>ADDIN ZOTERO_ITEM CSL_CITATION {"citationID":"vJIQ0hPV","properties":{"formattedCitation":"(Coonradt &amp; Nelson, 1984)","plainCitation":"(Coonradt &amp; Nelson, 1984)","noteIndex":0},"citationItems":[{"id":1632,"uris":["http://zotero.org/users/9712023/items/LQZL5NZ2"],"itemData":{"id":1632,"type":"book","edition":"1st ed","event-place":"Des Moines, Iowa","language":"eng","note":"OCLC: 30365544","publisher":"Iowa Dept. for the Blind","publisher-place":"Des Moines, Iowa","source":"Open WorldCat","title":"The game of work: how to enjoy work as much as play","title-short":"The game of work","author":[{"family":"Coonradt","given":"Charles A."},{"family":"Nelson","given":"Lee"}],"issued":{"date-parts":[["1984"]]}}}],"schema":"https://github.com/citation-style-language/schema/raw/master/csl-citation.json"}</w:instrText>
      </w:r>
      <w:r>
        <w:fldChar w:fldCharType="separate"/>
      </w:r>
      <w:r>
        <w:t>(Coonradt &amp; Nelson, 1984)</w:t>
      </w:r>
      <w:r>
        <w:fldChar w:fldCharType="end"/>
      </w:r>
      <w:r>
        <w:t xml:space="preserve">. A szerző saját tapasztalataira és sportanalógiákra támaszkodva mutatta be a győztes gondolkodásmódot és a hatékony menedzsment elveit. Könyvében megjelenik a munka „játékként” való felfogása, vagyis a munkát olyan játéknak tekinti a szerző, amelyben versenyezhet és nyerhet. Megmutatta, hogy a munka hatékonyabbá és élvezetesebbé tehető a mérhető célok (pontszámítás), a rendszeres visszajelzés, jutalom és az egyéni felelősségvállalás (választási lehetőségek) elveinek alkalmazásával. A könyv célja, hogy a munka ne csak kötelesség </w:t>
      </w:r>
      <w:r>
        <w:lastRenderedPageBreak/>
        <w:t>legyen, hanem egy olyan „játék", amelyben a munkavállalók motiváltak, elkötelezettek és sikeresek lehetnek. Coonradt megközelítése az egyik első olyan kísérlet, amely tudatosan játékos mechanizmusokkal próbálta növelni a munkahelyi produktivitást és elköteleződést. Bár ő még nem használta a „gamifikáció” szót, módszertana és gondolkodásmódja a későbbi gamifikációs megközelítések előfutárának tekinthető.</w:t>
      </w:r>
    </w:p>
    <w:p w:rsidR="00993A02" w:rsidRDefault="00FE752C">
      <w:pPr>
        <w:pStyle w:val="bekezdestobbi"/>
        <w:rPr>
          <w:lang w:eastAsia="hu-HU"/>
        </w:rPr>
      </w:pPr>
      <w:r>
        <w:t xml:space="preserve">Thomas Malone 1980-ban publikált PhD dolgozatával, és még az abban az évben, majd a következő években közreadott tanulmányaival alapvetően hozzájárult a gamifikáció területéhez, különösen annak megértéséhez, hogy mi teszi a tanulást szórakoztatóvá és belsőleg motiválóvá. Malone kutatása, különösen a </w:t>
      </w:r>
      <w:r>
        <w:rPr>
          <w:i/>
        </w:rPr>
        <w:t>What Makes Things Fun to Learn?</w:t>
      </w:r>
      <w:r>
        <w:t xml:space="preserve"> című cikke </w:t>
      </w:r>
      <w:r>
        <w:fldChar w:fldCharType="begin"/>
      </w:r>
      <w:r>
        <w:instrText>ADDIN ZOTERO_ITEM CSL_CITATION {"citationID":"9SAUdJXK","properties":{"formattedCitation":"(Malone, 1980)","plainCitation":"(Malone, 1980)","noteIndex":0},"citationItems":[{"id":1634,"uris":["http://zotero.org/users/9712023/items/QXJHMAYG"],"itemData":{"id":1634,"type":"paper-conference","container-title":"Proceedings of the 3rd ACM SIGSMALL symposium and the first SIGPC symposium on Small systems  - SIGSMALL '80","DOI":"10.1145/800088.802839","event-place":"Palo Alto, California, United States","event-title":"the 3rd ACM SIGSMALL symposium and the first SIGPC symposium","ISBN":"978-0-89791-024-8","language":"en","page":"162-169","publisher":"ACM Press","publisher-place":"Palo Alto, California, United States","source":"DOI.org (Crossref)","title":"What makes things fun to learn? heuristics for designing instructional computer games","title-short":"What makes things fun to learn?","URL":"http://portal.acm.org/citation.cfm?doid=800088.802839","author":[{"family":"Malone","given":"Thomas W."}],"accessed":{"date-parts":[["2025",4,9]]},"issued":{"date-parts":[["1980"]]}}}],"schema":"https://github.com/citation-style-language/schema/raw/master/csl-citation.json"}</w:instrText>
      </w:r>
      <w:r>
        <w:fldChar w:fldCharType="separate"/>
      </w:r>
      <w:r>
        <w:t>(Malone, 1980)</w:t>
      </w:r>
      <w:r>
        <w:fldChar w:fldCharType="end"/>
      </w:r>
      <w:r>
        <w:t>, azokat a tényezőket vizsgálta, amelyek a számítógépes játékokat és a tanulási tevékenységeket belsőleg motiválóvá teszik. Munkája olyan elemeket azonosított, mint a kihívás, a kíváncsiság, a fantázia és a kontroll, amelyek alapvető szerepet játszanak a felhasználói elköteleződés kialakulásában</w:t>
      </w:r>
      <w:r>
        <w:rPr>
          <w:lang w:eastAsia="hu-HU"/>
        </w:rPr>
        <w:t xml:space="preserve">. Heurisztikákat javasolt a számítógépes oktatójátékok tervezéséhez, amelyek ma is relevánsak a gamifikáció szempontjából. Ezek a heurisztikák arra összpontosítanak, hogy a játékszerű elemek beépítésével a tanulási élményt élvezetessé és vonzóvá tegyék. Malone korai munkái hangsúlyozták a kognitív és motivációs folyamatok fontosságát a tanulásban, ami a gamifikáció egyik alapelve. Felismerte, hogy a sikeres oktatási technológiákat, beleértve a játékosított rendszereket is, e folyamatok figyelembevételével kell megtervezni. Malone különbséget tesz az extrinzik és intrinzik fantáziák között, ahol az intrinzik fantáziák szorosan kapcsolódnak a játékban használt készségekhez. Malone munkája elméleti keretet nyújt annak megértéséhez, hogyan lehet vonzó és motiváló tanulási tapasztalatokat tervezni, ami nagy hatással volt a játékosítás fejlődésére. </w:t>
      </w:r>
      <w:del w:id="56" w:author="Abari Kálmán (EXT)" w:date="2025-06-19T10:15:00Z">
        <w:r w:rsidDel="00F97D7E">
          <w:delText>Bár</w:delText>
        </w:r>
      </w:del>
      <w:ins w:id="57" w:author="Abari Kálmán (EXT)" w:date="2025-06-19T10:15:00Z">
        <w:r w:rsidR="00F97D7E">
          <w:t>Noha</w:t>
        </w:r>
      </w:ins>
      <w:r>
        <w:t xml:space="preserve"> </w:t>
      </w:r>
      <w:ins w:id="58" w:author="Abari Kálmán (EXT)" w:date="2025-06-19T10:13:00Z">
        <w:r w:rsidR="00F97D7E">
          <w:t xml:space="preserve">nem </w:t>
        </w:r>
      </w:ins>
      <w:r>
        <w:t>Malone</w:t>
      </w:r>
      <w:del w:id="59" w:author="Abari Kálmán (EXT)" w:date="2025-06-19T10:14:00Z">
        <w:r w:rsidDel="00F97D7E">
          <w:delText xml:space="preserve"> </w:delText>
        </w:r>
      </w:del>
      <w:del w:id="60" w:author="Abari Kálmán (EXT)" w:date="2025-06-19T10:13:00Z">
        <w:r w:rsidDel="00F97D7E">
          <w:delText xml:space="preserve">nem ő </w:delText>
        </w:r>
      </w:del>
      <w:del w:id="61" w:author="Abari Kálmán (EXT)" w:date="2025-06-19T10:14:00Z">
        <w:r w:rsidDel="00F97D7E">
          <w:delText>maga</w:delText>
        </w:r>
      </w:del>
      <w:r>
        <w:t xml:space="preserve"> alkotta meg a „gamifikáció” kifejezést, elméleti munkásságával megalapozta egy olyan új és innovatív keretrendszer kialakulását, amelyben a motiváció kulcsszerepet kap mind a számítógépes játékok felhasználói, mind pedig a játék elméleti kutatói számára</w:t>
      </w:r>
      <w:r>
        <w:rPr>
          <w:lang w:eastAsia="hu-HU"/>
        </w:rPr>
        <w:t xml:space="preserve"> </w:t>
      </w:r>
      <w:r>
        <w:fldChar w:fldCharType="begin"/>
      </w:r>
      <w:r>
        <w:rPr>
          <w:lang w:eastAsia="hu-HU"/>
        </w:rPr>
        <w:instrText>ADDIN ZOTERO_ITEM CSL_CITATION {"citationID":"BhHp8qN1","properties":{"formattedCitation":"(Corona Mart\\uc0\\u237{}nez &amp; Real Garc\\uc0\\u237{}a, 2019)","plainCitation":"(Corona Martínez &amp; Real García, 2019)","noteIndex":0},"citationItems":[{"id":1635,"uris":["http://zotero.org/users/9712023/items/F3VN69TZ"],"itemData":{"id":1635,"type":"article-journal","abstract":"How could a structured proposal for an evaluation rubric benefit from assessing and including the organizational variables used when one of the first definitions of gamification related to game theory was established by Thomas W. Malone in 1980? By studying the importance and current validity of Malone’s corollaries on his article What makes things fun to Learn? this work covers all different characteristics of the concepts once used to define the term “gamification.” Based on the results of this analysis, we will propose different evaluation concepts that will be assessed and included in a qualitative proposal for an evaluation rubric, with the ultimate goal of including a holistic approach to all different aspects related to evaluation for active methodologies in a secondary education environment.","container-title":"Informatics","DOI":"10.3390/informatics6010009","ISSN":"2227-9709","issue":"1","journalAbbreviation":"Informatics","language":"en","license":"https://creativecommons.org/licenses/by/4.0/","page":"9","source":"DOI.org (Crossref)","title":"Using Malone’s Theoretical Model on Gamification for Designing Educational Rubrics","volume":"6","author":[{"family":"Corona Martínez","given":"Daniel"},{"family":"Real García","given":"José Julio"}],"issued":{"date-parts":[["2019",3,4]]}}}],"schema":"https://github.com/citation-style-language/schema/raw/master/csl-citation.json"}</w:instrText>
      </w:r>
      <w:r>
        <w:rPr>
          <w:lang w:eastAsia="hu-HU"/>
        </w:rPr>
        <w:fldChar w:fldCharType="separate"/>
      </w:r>
      <w:r>
        <w:rPr>
          <w:lang w:eastAsia="hu-HU"/>
        </w:rPr>
        <w:t>(Corona Martínez &amp; Real García, 2019)</w:t>
      </w:r>
      <w:r>
        <w:rPr>
          <w:lang w:eastAsia="hu-HU"/>
        </w:rPr>
        <w:fldChar w:fldCharType="end"/>
      </w:r>
      <w:r>
        <w:rPr>
          <w:lang w:eastAsia="hu-HU"/>
        </w:rPr>
        <w:t>.</w:t>
      </w:r>
    </w:p>
    <w:p w:rsidR="00993A02" w:rsidRDefault="00FE752C">
      <w:pPr>
        <w:pStyle w:val="bekezdestobbi"/>
      </w:pPr>
      <w:r>
        <w:t xml:space="preserve">1981-ben az American Airlines elindítja az </w:t>
      </w:r>
      <w:r>
        <w:rPr>
          <w:i/>
        </w:rPr>
        <w:t>AAdvantage</w:t>
      </w:r>
      <w:r>
        <w:t>-t, a világ első törzsutasprogramját. A kezdeményezés célja az volt, hogy az ügyfelek hűségét ösztönözze azzal, hogy jutalmakat kínált a gyakori látogatásért</w:t>
      </w:r>
      <w:del w:id="62" w:author="Abari Kálmán (EXT)" w:date="2025-06-19T10:15:00Z">
        <w:r w:rsidDel="00FD6C70">
          <w:delText>,</w:delText>
        </w:r>
      </w:del>
      <w:ins w:id="63" w:author="Abari Kálmán (EXT)" w:date="2025-06-19T10:15:00Z">
        <w:r w:rsidR="00FD6C70">
          <w:t>.</w:t>
        </w:r>
      </w:ins>
      <w:r>
        <w:t xml:space="preserve"> </w:t>
      </w:r>
      <w:del w:id="64" w:author="Abari Kálmán (EXT)" w:date="2025-06-19T10:15:00Z">
        <w:r w:rsidDel="00FD6C70">
          <w:delText>e</w:delText>
        </w:r>
      </w:del>
      <w:ins w:id="65" w:author="Abari Kálmán (EXT)" w:date="2025-06-19T10:16:00Z">
        <w:r w:rsidR="00FD6C70">
          <w:t>E</w:t>
        </w:r>
      </w:ins>
      <w:r>
        <w:t>z a modell ma is megtalálható minden utcai kávézóban. Ezt követően más iparágak is átvették ezt a szemléletet. 1983-ban a Holiday Inn elindította az első szállodalánc-lojalitásprogramot, amely hasonló módon a rendszeresen visszatérő vendégeket részesítette előnyökben, majd 1987-ben a National Car Rental vezette be az első autókölcsönző jutalmazási rendszert, újabb példát nyújtva arra, hogy az ügyfélélmény hogyan alakítható viselkedésformáló mechanizmusok segítségével.</w:t>
      </w:r>
    </w:p>
    <w:p w:rsidR="00993A02" w:rsidRDefault="00FE752C">
      <w:pPr>
        <w:pStyle w:val="bekezdestobbi"/>
      </w:pPr>
      <w:r>
        <w:t xml:space="preserve">Noha a gamifikáció fogalma ekkor még nem létezett egységes terminológiával, </w:t>
      </w:r>
      <w:r>
        <w:rPr>
          <w:rStyle w:val="Kiemels2"/>
          <w:b w:val="0"/>
        </w:rPr>
        <w:t>intuitív módon</w:t>
      </w:r>
      <w:r>
        <w:t xml:space="preserve"> már évtizedek óta alkalmazták a játékosítást különféle célokra. Ennek felismerése fontos a kronologikus áttekintésben, hiszen rámutat, hogy a játékelemek oktatáshoz, marketinghez vagy munkahelyi ösztönzéshez való használata nem a 21. század innovációja, hanem korábbi gyakorlatokra épít. A modern gamifikáció azonban ezeket az előzményeket tudatosabb és strukturáltabb módon integrálja, és a videójátékok fejlődése, valamint a digitális technológiák elterjedése révén jóval szélesebb körű és kifinomultabb alkalmazási lehetőségeket kínál.</w:t>
      </w:r>
    </w:p>
    <w:p w:rsidR="00993A02" w:rsidRDefault="00FE752C">
      <w:pPr>
        <w:pStyle w:val="Cmsor3"/>
      </w:pPr>
      <w:bookmarkStart w:id="66" w:name="_Toc197690023"/>
      <w:r>
        <w:lastRenderedPageBreak/>
        <w:t xml:space="preserve">A </w:t>
      </w:r>
      <w:r>
        <w:rPr>
          <w:rStyle w:val="Hangslyozs"/>
        </w:rPr>
        <w:t>gamification</w:t>
      </w:r>
      <w:r>
        <w:t xml:space="preserve"> kifejezés megjelenése (2002-2009)</w:t>
      </w:r>
      <w:bookmarkEnd w:id="66"/>
    </w:p>
    <w:p w:rsidR="00993A02" w:rsidRDefault="00FE752C">
      <w:pPr>
        <w:pStyle w:val="bekezdeselso"/>
      </w:pPr>
      <w:r>
        <w:t xml:space="preserve">A </w:t>
      </w:r>
      <w:r>
        <w:rPr>
          <w:i/>
        </w:rPr>
        <w:t>gamification</w:t>
      </w:r>
      <w:r>
        <w:t xml:space="preserve"> kifejezést </w:t>
      </w:r>
      <w:r>
        <w:rPr>
          <w:rStyle w:val="Kiemels2"/>
          <w:b w:val="0"/>
        </w:rPr>
        <w:t>Nick Pelling</w:t>
      </w:r>
      <w:r>
        <w:t xml:space="preserve"> brit számítógépes mérnök és játékfejlesztő alkotta meg 2002-ben azzal a céllal, hogy új módot dolgozzon ki a kereskedelmi elektronikus eszközökön történő tranzakciók és tevékenységek kezelésére. Elhatározta, hogy a játékokkal kapcsolatos ismereteit más kontextusba is átülteti, és ennek során gamifikáció definícióját úgy jelölte meg, hogy annak célja „</w:t>
      </w:r>
      <w:r>
        <w:rPr>
          <w:i/>
        </w:rPr>
        <w:t>játékszerű, gyorsított felhasználói interfész-tervezése, hogy az elektronikus tranzakciók egyszerre legyenek élvezetesek és gyorsak</w:t>
      </w:r>
      <w:r>
        <w:t xml:space="preserve">” </w:t>
      </w:r>
      <w:r>
        <w:fldChar w:fldCharType="begin"/>
      </w:r>
      <w:r>
        <w:instrText>ADDIN ZOTERO_ITEM CSL_CITATION {"citationID":"MtMnA1fQ","properties":{"formattedCitation":"(Pelling, 2011)","plainCitation":"(Pelling, 2011)","noteIndex":0},"citationItems":[{"id":1639,"uris":["http://zotero.org/users/9712023/items/46AQ4IZV"],"itemData":{"id":1639,"type":"post-weblog","container-title":"Funding Startups (&amp; other impossibilities)","title":"https://nanodome.wordpress.com/2011/08/09/the-short-prehistory-of-gamification/","URL":"https://nanodome.wordpress.com/2011/08/09/the-short-prehistory-of-gamification/","author":[{"family":"Pelling","given":"Nick"}],"issued":{"date-parts":[["2011",8,9]]}}}],"schema":"https://github.com/citation-style-language/schema/raw/master/csl-citation.json"}</w:instrText>
      </w:r>
      <w:r>
        <w:fldChar w:fldCharType="separate"/>
      </w:r>
      <w:r>
        <w:t>(Pelling, 2011)</w:t>
      </w:r>
      <w:r>
        <w:fldChar w:fldCharType="end"/>
      </w:r>
      <w:r>
        <w:t xml:space="preserve">. Bár a fogalom megalkotása kezdetben nem növelte a felhasználók érdeklődését, ez az első meghatározás mégis döntő jelentőségű volt a tudományág későbbi fejlődése szempontjából. </w:t>
      </w:r>
      <w:r>
        <w:rPr>
          <w:rStyle w:val="relative"/>
        </w:rPr>
        <w:t>Pelling később, 2003-ban megalapította a Conundra Ltd. nevű céget – a gamifikáció területére specializálódott első startup-ot –, amelynek célja az volt, hogy segítse a gyártók elektronikus eszközeiket szórakoztató platformokká alakítani.</w:t>
      </w:r>
      <w:r>
        <w:t xml:space="preserve"> Pelling nem a weboldalak, hanem a fizikai eszközök játékosításában gondolkodott. Egy blogbejegyzésében </w:t>
      </w:r>
      <w:r>
        <w:fldChar w:fldCharType="begin"/>
      </w:r>
      <w:r>
        <w:instrText>ADDIN ZOTERO_ITEM CSL_CITATION {"citationID":"0i21VZdf","properties":{"formattedCitation":"(Pelling, 2011)","plainCitation":"(Pelling, 2011)","noteIndex":0},"citationItems":[{"id":1639,"uris":["http://zotero.org/users/9712023/items/46AQ4IZV"],"itemData":{"id":1639,"type":"post-weblog","container-title":"Funding Startups (&amp; other impossibilities)","title":"https://nanodome.wordpress.com/2011/08/09/the-short-prehistory-of-gamification/","URL":"https://nanodome.wordpress.com/2011/08/09/the-short-prehistory-of-gamification/","author":[{"family":"Pelling","given":"Nick"}],"issued":{"date-parts":[["2011",8,9]]}}}],"schema":"https://github.com/citation-style-language/schema/raw/master/csl-citation.json"}</w:instrText>
      </w:r>
      <w:r>
        <w:fldChar w:fldCharType="separate"/>
      </w:r>
      <w:r>
        <w:t>(Pelling, 2011)</w:t>
      </w:r>
      <w:r>
        <w:fldChar w:fldCharType="end"/>
      </w:r>
      <w:r>
        <w:t xml:space="preserve"> a gamifikáció lényegét is megfogalmazta: „</w:t>
      </w:r>
      <w:r>
        <w:rPr>
          <w:i/>
        </w:rPr>
        <w:t>a gamifikáció azt jelenti, hogy a nehéz feladatokat könnyen kezelhetővé, kifejezővé és használatukat szinte erőfeszítés nélkülivé tegyük</w:t>
      </w:r>
      <w:r>
        <w:t>”.</w:t>
      </w:r>
    </w:p>
    <w:p w:rsidR="00993A02" w:rsidRDefault="00FE752C">
      <w:pPr>
        <w:pStyle w:val="bekezdestobbi"/>
      </w:pPr>
      <w:r>
        <w:t xml:space="preserve">A 2000-es évek első évtizedében csupán elszórtan találkozhatunk a gamifikáció fogalmával, és inkább egy szűk körben használt szakmai zsargonként létezett. 2005-ben Rajat Paharia létrehozta a </w:t>
      </w:r>
      <w:r>
        <w:rPr>
          <w:i/>
        </w:rPr>
        <w:t xml:space="preserve">Bunchball </w:t>
      </w:r>
      <w:r>
        <w:t xml:space="preserve">vállalatot, amely a gamifikációs technológia egyik korai fejlesztőjeként jelentős szerepet játszott a gamifikáció későbbi fejlődésében. A cég </w:t>
      </w:r>
      <w:r>
        <w:rPr>
          <w:i/>
        </w:rPr>
        <w:t>Bunchball Nitro</w:t>
      </w:r>
      <w:r>
        <w:t xml:space="preserve"> nevű terméke egy felhőalapú gamifikációs platform, amely lehetővé tette vállalatok számára, hogy játékmechanikákat, például pontokat, jelvényeket, küldetéseket és ranglistákat integráljanak nem-játékos környezetekbe. A cél az alkalmazottak és ügyfelek elkötelezettségének növelése, valamint a teljesítmény javítása volt. A Nitro testre szabható funkciókat kínált, fejlett teljesítménymérési eszközökkel és biztonságos adattárolással. A Bunchball szabadalmaztatta a </w:t>
      </w:r>
      <w:r>
        <w:rPr>
          <w:i/>
        </w:rPr>
        <w:t>Gamification as a Service</w:t>
      </w:r>
      <w:r>
        <w:t xml:space="preserve"> innovációt, amely lehetővé tette gamifikációs megoldások egyszerű integrálását különböző rendszerekbe. A Bunchball kitűnő példát mutatott a későbbi gamifikációs projektek számára.</w:t>
      </w:r>
    </w:p>
    <w:p w:rsidR="00993A02" w:rsidRDefault="00FE752C">
      <w:pPr>
        <w:pStyle w:val="bekezdestobbi"/>
      </w:pPr>
      <w:r>
        <w:t xml:space="preserve">A 2008-as </w:t>
      </w:r>
      <w:r>
        <w:rPr>
          <w:i/>
        </w:rPr>
        <w:t>Social Gaming Summit</w:t>
      </w:r>
      <w:r>
        <w:t xml:space="preserve"> konferencia egy jelentős esemény volt a gamifikáció történetében, mivel ennek köszönhető a gamifikáció kifejezés online körökben való </w:t>
      </w:r>
      <w:r>
        <w:rPr>
          <w:rStyle w:val="Kiemels2"/>
          <w:b w:val="0"/>
        </w:rPr>
        <w:t xml:space="preserve">feltűnése. </w:t>
      </w:r>
      <w:r>
        <w:t>Bret Terrill, a közösségi játékok szakértője egy blogbejegyzésben számolt be a konferenciáról, ahol a játékmechanikák webes alkalmazásáról beszélt. A kifejezést így definiálta: „</w:t>
      </w:r>
      <w:r>
        <w:rPr>
          <w:i/>
        </w:rPr>
        <w:t>a játékmechanikák alkalmazása más webes tulajdonságokra az elköteleződés növelése érdekében</w:t>
      </w:r>
      <w:r>
        <w:t xml:space="preserve">” </w:t>
      </w:r>
      <w:r>
        <w:fldChar w:fldCharType="begin"/>
      </w:r>
      <w:r>
        <w:instrText>ADDIN ZOTERO_ITEM CSL_CITATION {"citationID":"zkFrzdcZ","properties":{"formattedCitation":"(Bret, 2008)","plainCitation":"(Bret, 2008)","noteIndex":0},"citationItems":[{"id":1644,"uris":["http://zotero.org/users/9712023/items/FXF4DS57"],"itemData":{"id":1644,"type":"post-weblog","container-title":"Bret on Social Games","title":"My Coverage of Lobby of the Social Gaming Summit","URL":"https://blog.bretterrill.com/2008/06/my-coverage-of-lobby-of-social-gaming.html","author":[{"family":"Bret","given":"Terril"}],"accessed":{"date-parts":[["2025",4,10]]},"issued":{"date-parts":[["2008"]]}}}],"schema":"https://github.com/citation-style-language/schema/raw/master/csl-citation.json"}</w:instrText>
      </w:r>
      <w:r>
        <w:fldChar w:fldCharType="separate"/>
      </w:r>
      <w:r>
        <w:t>(Bret, 2008)</w:t>
      </w:r>
      <w:r>
        <w:fldChar w:fldCharType="end"/>
      </w:r>
      <w:r>
        <w:t>. Az esemény hozzájárult a gamifikáció későbbi elterjedéséhez különböző iparágakban, például az oktatásban, marketingben és vállalati környezetben. Az ötlet kezdett megszilárdulni: játékok motivációs elemei (pontok, jelvények, ranglisták) hatékonyan növelhetik az elköteleződést más területeken is.</w:t>
      </w:r>
    </w:p>
    <w:p w:rsidR="00993A02" w:rsidRDefault="00FE752C">
      <w:pPr>
        <w:pStyle w:val="bekezdestobbi"/>
      </w:pPr>
      <w:r>
        <w:t xml:space="preserve">2009-ben elindították a </w:t>
      </w:r>
      <w:r>
        <w:rPr>
          <w:i/>
        </w:rPr>
        <w:t>Foursquare</w:t>
      </w:r>
      <w:r>
        <w:t xml:space="preserve"> nevű, helyalapú kereső és ajánló mobilalkalmazást, amelynek célja, hogy a felhasználók személyre szabott ajánlásokat kapjanak éttermekről, üzletekről, bárokról és egyéb helyekről a korábbi keresési és bejelentkezési előzményeik alapján. A Foursquare kezdetben 100 nagyvárosi területen volt elérhető, majd világszerte megnyitotta </w:t>
      </w:r>
      <w:r>
        <w:lastRenderedPageBreak/>
        <w:t>kapuit. A Foursquare meghatározó szerepet játszott a gamifikációban és a helyalapú szolgáltatásokban. Bár népszerűsége az utóbbi években csökkent más platformok (Instagram, TikTok) térnyerése miatt, technológiája továbbra is jelentős szerepet játszik más alkalmazásokban és szolgáltatásokban.</w:t>
      </w:r>
    </w:p>
    <w:p w:rsidR="00993A02" w:rsidRDefault="00FE752C">
      <w:pPr>
        <w:pStyle w:val="Cmsor3"/>
      </w:pPr>
      <w:bookmarkStart w:id="67" w:name="_Toc197690024"/>
      <w:r>
        <w:t>A tudományos diskurzus kezdetei (2010–2011)</w:t>
      </w:r>
      <w:bookmarkEnd w:id="67"/>
    </w:p>
    <w:p w:rsidR="00993A02" w:rsidRDefault="00FE752C">
      <w:pPr>
        <w:pStyle w:val="bekezdeselso"/>
      </w:pPr>
      <w:r>
        <w:rPr>
          <w:i/>
        </w:rPr>
        <w:t>Jane McGonigal</w:t>
      </w:r>
      <w:r>
        <w:t xml:space="preserve"> játéktervező 2010-ben tartotta híres TED-előadását </w:t>
      </w:r>
      <w:r>
        <w:rPr>
          <w:i/>
        </w:rPr>
        <w:t>Gaming Can Make a Better World</w:t>
      </w:r>
      <w:r>
        <w:t xml:space="preserve"> címmel. Ebben azt állította, hogy a játékok képesek pozitív változásokat előidézni a világban, és arra biztatta az embereket, hogy használják a játékmechanikákat a problémák megoldására és egy jobb jövő felépítésére. Ez az előadás mérföldkőnek számít a gamifikáció történetében, mivel széles körben ismertté tette a koncepciót és annak lehetőségeit.</w:t>
      </w:r>
    </w:p>
    <w:p w:rsidR="00993A02" w:rsidRDefault="00FE752C">
      <w:pPr>
        <w:pStyle w:val="bekezdestobbi"/>
      </w:pPr>
      <w:r>
        <w:rPr>
          <w:i/>
        </w:rPr>
        <w:t>Jesse Schell</w:t>
      </w:r>
      <w:r>
        <w:t xml:space="preserve"> 2010-ben több jelentős előadást is tartott, amelyek nagy hatást gyakoroltak a játékiparra és a közvéleményre. Ezek közül kiemelkedik a </w:t>
      </w:r>
      <w:r>
        <w:rPr>
          <w:i/>
        </w:rPr>
        <w:t>DICE Summit</w:t>
      </w:r>
      <w:r>
        <w:t xml:space="preserve"> keretében bemutatott </w:t>
      </w:r>
      <w:r>
        <w:rPr>
          <w:i/>
        </w:rPr>
        <w:t>Design Outside the Box</w:t>
      </w:r>
      <w:r>
        <w:t xml:space="preserve"> című prezentációja, amelyben a játékok és a valóság közötti határok elmosódásáról, valamint a játékmechanizmusok mindennapi életbe való integrálásáról beszélt. Az előadás központi üzenete az volt, hogy a pontalapú ösztönzők és a játékos szemlélet egyre nagyobb szerepet kapnak az élet különböző területein, például az oktatásban, reklámokban és technológiai eszközökben. Schell bemutatta, hogyan alkalmazzák a pszichológiai trükköket olyan területeken, mint például az egyetemi értékelési rendszerek vagy hibrid autók használata. Emellett felvázolta azt a jövőképet, amelyben az élet minden aspektusa játékosított formában jelenik meg, például olyan okos fogkefék vagy buszok formájában, amelyek pontokat adnak a kívánt viselkedésért – a rendszeres fogmosásért vagy a környezetbarát közlekedésért. Az előadás inspiráló volt, ugyanakkor némi aggodalmat is kiváltott azzal kapcsolatban, hogy ezek az ösztönző rendszerek mennyire befolyásolhatják az emberek autonómiáját. </w:t>
      </w:r>
    </w:p>
    <w:p w:rsidR="00993A02" w:rsidRDefault="00FE752C">
      <w:pPr>
        <w:pStyle w:val="bekezdestobbi"/>
      </w:pPr>
      <w:r>
        <w:t xml:space="preserve">Egy másik jelentős esemény 2010-ben Schell a </w:t>
      </w:r>
      <w:r>
        <w:rPr>
          <w:i/>
        </w:rPr>
        <w:t>Game Based Learning Conference</w:t>
      </w:r>
      <w:r>
        <w:t xml:space="preserve"> keretében tartott záróelőadása volt, amelyben az oktatás jövőjéről beszélt. Az előadásban kiemelte, hogy az oktatási rendszerek szépítésével és testreszabásával minden érintett nyerhet. Továbbá hangsúlyozta a játékos pontozási rendszerek motiváló hatását, amelyeket hatékonyan lehetne alkalmazni az oktatás különböző területein. Schell előadásai nemcsak új perspektívát kínáltak a játéktervezésről és annak társadalmi hatásairól, hanem arra is ösztönözték a hallgatóságot, hogy gondolkodjanak el az ilyen rendszerek etikai és gyakorlati következményeiről.</w:t>
      </w:r>
    </w:p>
    <w:p w:rsidR="00993A02" w:rsidRDefault="00FE752C">
      <w:pPr>
        <w:pStyle w:val="bekezdestobbi"/>
      </w:pPr>
      <w:r>
        <w:t xml:space="preserve">A </w:t>
      </w:r>
      <w:r>
        <w:rPr>
          <w:i/>
        </w:rPr>
        <w:t>Foldit</w:t>
      </w:r>
      <w:r>
        <w:t xml:space="preserve"> nevű játékosított tudományos projekt szintén 2010-ben vált híressé. A játékosok közössége megoldotta egy fehérje szerkezetének rejtélyét, amely kulcsfontosságú lehetett az HIV gyógyításában. Ez bizonyította, hogy a játékmechanikák nemcsak szórakoztatóak lehetnek, hanem komoly tudományos problémák megoldásában is segíthetnek.</w:t>
      </w:r>
    </w:p>
    <w:p w:rsidR="00993A02" w:rsidRDefault="00FE752C">
      <w:pPr>
        <w:pStyle w:val="bekezdestobbi"/>
      </w:pPr>
      <w:r>
        <w:t xml:space="preserve">A Gartner technológiai kutatócég 2010-ben felvette a gamifikációt az éves Hype Cycle-jába, jelezve annak növekvő fontosságát és potenciálját. A cég előre jelezte, hogy 2014-re a globális szervezetek 70%-ának lesz legalább egy gamifikált alkalmazása. (A gamifikáció utoljára 2014-ben szerepelt a Gartner Hype Cycle-ben, majd teljesen eltávolították az Emerging </w:t>
      </w:r>
      <w:r>
        <w:lastRenderedPageBreak/>
        <w:t>Technologies diagramról. Az eltávolítás okai között szerepelt, hogy a technológia már nem számított újdonságnak, és a Gartner úgy döntött, hogy helyet ad más feltörekvő technológiáknak.)</w:t>
      </w:r>
    </w:p>
    <w:p w:rsidR="00993A02" w:rsidRDefault="00FE752C">
      <w:pPr>
        <w:pStyle w:val="bekezdestobbi"/>
      </w:pPr>
      <w:r>
        <w:t xml:space="preserve">2010-ben több új gamifikációs platform is megjelent, például a </w:t>
      </w:r>
      <w:r>
        <w:rPr>
          <w:i/>
        </w:rPr>
        <w:t xml:space="preserve">Badgeville </w:t>
      </w:r>
      <w:r>
        <w:t xml:space="preserve">és </w:t>
      </w:r>
      <w:r>
        <w:rPr>
          <w:i/>
        </w:rPr>
        <w:t xml:space="preserve">DevHub. </w:t>
      </w:r>
      <w:r>
        <w:t xml:space="preserve">A Badgeville nevű cég célja az volt, hogy játékmechanikák segítségével növelje a felhasználói elköteleződést és termelékenységet különböző üzleti környezetekben. Pontokat, jelvényeket, ranglistákat és kihívásokat integrált különböző üzleti folyamatokba. A </w:t>
      </w:r>
      <w:r>
        <w:rPr>
          <w:i/>
        </w:rPr>
        <w:t>Behavior Platform</w:t>
      </w:r>
      <w:r>
        <w:t xml:space="preserve"> rendszere lehetővé tette a felhasználói viselkedés mérését és befolyásolását. A cég 2011-re már több mint 200 ügyféllel rendelkezett, köztük olyan nagyvállalatokkal, mint Dell, Oracle és Barnes &amp; Noble. A Badgeville technológiáját 2016-ban megvásárolta a CallidusCloud, amelyet később az SAP szerzett meg 2018-ban. A Badgeville úttörő szerepet játszott abban, hogy a gamifikációt vállalati szinten alkalmazható eszközzé tegye. A platformot széles körben használták ügyfélkapcsolatok javítására, alkalmazotti motivációra és közösségi rendszerek fejlesztésére. A </w:t>
      </w:r>
      <w:r>
        <w:rPr>
          <w:i/>
        </w:rPr>
        <w:t>DevHub</w:t>
      </w:r>
      <w:r>
        <w:t xml:space="preserve"> egy webfejlesztő platform, amely a gamifikációs elemek sikeres alkalmazásáról vált ismertté. A platform célja, hogy segítse a felhasználókat weboldalak létrehozásában, miközben játékmechanikákat használ az elköteleződés növelésére.</w:t>
      </w:r>
    </w:p>
    <w:p w:rsidR="00993A02" w:rsidRDefault="00FE752C">
      <w:pPr>
        <w:pStyle w:val="bekezdestobbi"/>
      </w:pPr>
      <w:r>
        <w:t xml:space="preserve">Ahogy a gamifikáció fogalma egyre szélesebb körben elterjedt az üzleti szférában, rövid időn belül a tudományos közösség érdeklődését is felkeltette. </w:t>
      </w:r>
      <w:r>
        <w:rPr>
          <w:rStyle w:val="Kiemels2"/>
          <w:b w:val="0"/>
        </w:rPr>
        <w:t>Sebastian Deterding és munkatársai</w:t>
      </w:r>
      <w:r>
        <w:t xml:space="preserve"> 2011-ben publikálták az egyik első tudományos definíciót, mely a gamifikációt a </w:t>
      </w:r>
      <w:r>
        <w:rPr>
          <w:rStyle w:val="Hangslyozs"/>
        </w:rPr>
        <w:t>“játéktervezés elemeinek alkalmazásaként jellemzi játékon kívüli környezetben”</w:t>
      </w:r>
      <w:r>
        <w:t>. Ez a meghatározás – eredeti nyelven "</w:t>
      </w:r>
      <w:r>
        <w:rPr>
          <w:i/>
        </w:rPr>
        <w:t>the use of game design elements in non-game contexts</w:t>
      </w:r>
      <w:r>
        <w:t xml:space="preserve">" </w:t>
      </w:r>
      <w:r>
        <w:fldChar w:fldCharType="begin"/>
      </w:r>
      <w:r>
        <w:instrText>ADDIN ZOTERO_ITEM CSL_CITATION {"citationID":"xDXXdGhC","properties":{"formattedCitation":"(Deterding \\uc0\\u233{}s mtsai., 2011)","plainCitation":"(Deterding és mtsai., 2011)","noteIndex":0},"citationItems":[{"id":1009,"uris":["http://zotero.org/users/9712023/items/Z8RXCJAH"],"itemData":{"id":1009,"type":"paper-conference","container-title":"Proceedings of the 15th International Academic MindTrek Conference on Envisioning Future Media Environments - MindTrek '11","DOI":"10.1145/2181037.2181040","event-place":"New York, New York, USA","ISBN":"978-1-4503-0816-8","note":"Citation Key: Deterding2011a","page":"9","publisher":"ACM Press","publisher-place":"New York, New York, USA","title":"From game design elements to gamefulness","URL":"http://dl.acm.org/citation.cfm?doid=2181037.2181040","author":[{"family":"Deterding","given":"Sebastian"},{"family":"Dixon","given":"Dan"},{"family":"Khaled","given":"Rilla"},{"family":"Nacke","given":"Lennart"}],"issued":{"date-parts":[["2011"]]}}}],"schema":"https://github.com/citation-style-language/schema/raw/master/csl-citation.json"}</w:instrText>
      </w:r>
      <w:r>
        <w:fldChar w:fldCharType="separate"/>
      </w:r>
      <w:r>
        <w:rPr>
          <w:rFonts w:cs="Times New Roman"/>
          <w:szCs w:val="24"/>
        </w:rPr>
        <w:t>(Deterding és mtsai., 2011)</w:t>
      </w:r>
      <w:r>
        <w:fldChar w:fldCharType="end"/>
      </w:r>
      <w:r>
        <w:t xml:space="preserve"> – azóta széles körben hivatkozott alapdefiníció lett. Deterdingék hangsúlyozták, hogy a gamifikáció nem teljes játékok létrehozását jelenti komoly célokra (a </w:t>
      </w:r>
      <w:r>
        <w:rPr>
          <w:i/>
        </w:rPr>
        <w:t>komoly játék</w:t>
      </w:r>
      <w:r>
        <w:t xml:space="preserve"> kategória, mint láttuk, más megközelítés), hanem </w:t>
      </w:r>
      <w:r>
        <w:rPr>
          <w:rStyle w:val="Kiemels2"/>
          <w:b w:val="0"/>
        </w:rPr>
        <w:t>csak bizonyos játékból vett elemek integrálását</w:t>
      </w:r>
      <w:r>
        <w:t xml:space="preserve"> jelenti nem játékjellegű folyamatokba. Ezzel világosan elhatárolták a gamifikációt más rokon fogalmaktól.</w:t>
      </w:r>
    </w:p>
    <w:p w:rsidR="00993A02" w:rsidRDefault="00FE752C">
      <w:pPr>
        <w:pStyle w:val="bekezdestobbi"/>
      </w:pPr>
      <w:r>
        <w:t xml:space="preserve">A 2010–2011-es időszakban sorra jelentek meg azok a tanulmányok és konferencia-előadások, amelyek célja a gamifikáció fogalmának meghatározása és különböző szempontú értelmezése volt. 2011-ben többek között a CHI (számítógép és ember kapcsolatát vizsgáló) konferencia keretében is szerveztek egy műhelybeszélgetést a játékosítás témájáról, ahol a terület kutatói és fejlesztői azt vitatták meg, miként lehet a játékmechanizmusokat a motiváció erősítése és a felhasználói élmény javítása érdekében beépíteni digitális rendszerekbe </w:t>
      </w:r>
      <w:r>
        <w:fldChar w:fldCharType="begin"/>
      </w:r>
      <w:r>
        <w:instrText>ADDIN ZOTERO_ITEM CSL_CITATION {"citationID":"s8tTHp5x","properties":{"formattedCitation":"(Deterding \\uc0\\u233{}s mtsai., 2011)","plainCitation":"(Deterding és mtsai., 2011)","noteIndex":0},"citationItems":[{"id":1009,"uris":["http://zotero.org/users/9712023/items/Z8RXCJAH"],"itemData":{"id":1009,"type":"paper-conference","container-title":"Proceedings of the 15th International Academic MindTrek Conference on Envisioning Future Media Environments - MindTrek '11","DOI":"10.1145/2181037.2181040","event-place":"New York, New York, USA","ISBN":"978-1-4503-0816-8","note":"Citation Key: Deterding2011a","page":"9","publisher":"ACM Press","publisher-place":"New York, New York, USA","title":"From game design elements to gamefulness","URL":"http://dl.acm.org/citation.cfm?doid=2181037.2181040","author":[{"family":"Deterding","given":"Sebastian"},{"family":"Dixon","given":"Dan"},{"family":"Khaled","given":"Rilla"},{"family":"Nacke","given":"Lennart"}],"issued":{"date-parts":[["2011"]]}}}],"schema":"https://github.com/citation-style-language/schema/raw/master/csl-citation.json"}</w:instrText>
      </w:r>
      <w:r>
        <w:fldChar w:fldCharType="separate"/>
      </w:r>
      <w:r>
        <w:rPr>
          <w:rFonts w:cs="Times New Roman"/>
          <w:szCs w:val="24"/>
        </w:rPr>
        <w:t>(Deterding és mtsai., 2011)</w:t>
      </w:r>
      <w:r>
        <w:fldChar w:fldCharType="end"/>
      </w:r>
      <w:r>
        <w:t xml:space="preserve">. Ugyanebben az időben a közgazdaságtan és menedzsment területéről is érkeztek reflexiók, például </w:t>
      </w:r>
      <w:r>
        <w:rPr>
          <w:rStyle w:val="Kiemels2"/>
          <w:b w:val="0"/>
        </w:rPr>
        <w:t>Dan Hunter és Kevin Werbach</w:t>
      </w:r>
      <w:r>
        <w:t xml:space="preserve"> 2012-től kezdődően foglalkoztak a témával, és üzleti szempontból úgy definiálták a gamifikációt, mint „</w:t>
      </w:r>
      <w:r>
        <w:rPr>
          <w:i/>
        </w:rPr>
        <w:t>játék-elemek és játéktervezési technikák alkalmazása üzleti (nem játék) környezetben</w:t>
      </w:r>
      <w:r>
        <w:t xml:space="preserve">” </w:t>
      </w:r>
      <w:r>
        <w:fldChar w:fldCharType="begin"/>
      </w:r>
      <w:r>
        <w:instrText>ADDIN ZOTERO_ITEM CSL_CITATION {"citationID":"gs02aXD2","properties":{"formattedCitation":"(Werbach &amp; Hunter, 2012)","plainCitation":"(Werbach &amp; Hunter, 2012)","noteIndex":0},"citationItems":[{"id":835,"uris":["http://zotero.org/users/9712023/items/TQZ855LQ"],"itemData":{"id":835,"type":"book","event-place":"Philadelphia, PA","ISBN":"978-1-61363-023-5","note":"Citation Key: werbach2012win","publisher":"Wharton Digital Press","publisher-place":"Philadelphia, PA","title":"For the Win: How Game Thinking Can Revolutionize Your Business","URL":"https://books.google.hu/books?id=abg0SnK3XdMC","author":[{"family":"Werbach","given":"K"},{"family":"Hunter","given":"D"}],"issued":{"date-parts":[["2012"]]}}}],"schema":"https://github.com/citation-style-language/schema/raw/master/csl-citation.json"}</w:instrText>
      </w:r>
      <w:r>
        <w:fldChar w:fldCharType="separate"/>
      </w:r>
      <w:r>
        <w:t>(Werbach &amp; Hunter, 2012)</w:t>
      </w:r>
      <w:r>
        <w:fldChar w:fldCharType="end"/>
      </w:r>
      <w:r>
        <w:t>.</w:t>
      </w:r>
    </w:p>
    <w:p w:rsidR="00993A02" w:rsidRDefault="00FE752C">
      <w:pPr>
        <w:pStyle w:val="bekezdestobbi"/>
      </w:pPr>
      <w:r>
        <w:t xml:space="preserve">2012-ben </w:t>
      </w:r>
      <w:r>
        <w:rPr>
          <w:rStyle w:val="Kiemels2"/>
          <w:b w:val="0"/>
        </w:rPr>
        <w:t>Kai Huotari és Juho Hamari</w:t>
      </w:r>
      <w:r>
        <w:t xml:space="preserve"> javasoltak egy új definíciót, amely a szolgáltatásmarketing nézőpontját emelte be, eszerint a gamifikáció </w:t>
      </w:r>
      <w:r>
        <w:rPr>
          <w:rStyle w:val="Hangslyozs"/>
        </w:rPr>
        <w:t xml:space="preserve">„egy szolgáltatás kibővítése olyan (játékból vett) affordanciákkal, amelyek játékos élményeket tesznek lehetővé a felhasználó </w:t>
      </w:r>
      <w:r>
        <w:rPr>
          <w:rStyle w:val="Hangslyozs"/>
        </w:rPr>
        <w:lastRenderedPageBreak/>
        <w:t xml:space="preserve">számára annak érdekében, hogy elősegítsék a felhasználó értékteremtését” </w:t>
      </w:r>
      <w:r>
        <w:fldChar w:fldCharType="begin"/>
      </w:r>
      <w:r>
        <w:rPr>
          <w:rStyle w:val="Hangslyozs"/>
        </w:rPr>
        <w:instrText>ADDIN ZOTERO_ITEM CSL_CITATION {"citationID":"YUUvUQgc","properties":{"formattedCitation":"(Huotari &amp; Hamari, 2012)","plainCitation":"(Huotari &amp; Hamari, 2012)","noteIndex":0},"citationItems":[{"id":1606,"uris":["http://zotero.org/users/9712023/items/GY3E6SBL"],"itemData":{"id":1606,"type":"paper-conference","container-title":"Proceeding of the 16th International Academic MindTrek Conference","DOI":"10.1145/2393132.2393137","event-place":"Tampere Finland","event-title":"AcademicMindTrek '12: International Conference on Media of the Future","ISBN":"978-1-4503-1637-8","language":"en","page":"17-22","publisher":"ACM","publisher-place":"Tampere Finland","source":"DOI.org (Crossref)","title":"Defining gamification: a service marketing perspective","title-short":"Defining gamification","URL":"https://dl.acm.org/doi/10.1145/2393132.2393137","author":[{"family":"Huotari","given":"Kai"},{"family":"Hamari","given":"Juho"}],"accessed":{"date-parts":[["2025",3,29]]},"issued":{"date-parts":[["2012",10,3]]}}}],"schema":"https://github.com/citation-style-language/schema/raw/master/csl-citation.json"}</w:instrText>
      </w:r>
      <w:r>
        <w:rPr>
          <w:rStyle w:val="Hangslyozs"/>
        </w:rPr>
        <w:fldChar w:fldCharType="separate"/>
      </w:r>
      <w:r>
        <w:t>(Huotari &amp; Hamari, 2012)</w:t>
      </w:r>
      <w:r>
        <w:rPr>
          <w:rStyle w:val="Hangslyozs"/>
        </w:rPr>
        <w:fldChar w:fldCharType="end"/>
      </w:r>
      <w:r>
        <w:rPr>
          <w:rStyle w:val="Hangslyozs"/>
        </w:rPr>
        <w:t xml:space="preserve">. </w:t>
      </w:r>
      <w:r>
        <w:t>Ez a meghatározás arra helyezi a hangsúlyt, hogy a gamifikáció végső célja a felhasználó számára értéket teremteni azáltal, hogy a szolgáltatás élvezetesebbé, motiválóbbá válik. Látható tehát, hogy már a korai akadémiai diskurzusban is</w:t>
      </w:r>
      <w:r>
        <w:rPr>
          <w:b/>
        </w:rPr>
        <w:t xml:space="preserve"> </w:t>
      </w:r>
      <w:r>
        <w:rPr>
          <w:rStyle w:val="Kiemels2"/>
          <w:b w:val="0"/>
        </w:rPr>
        <w:t>két eltérő megközelítés</w:t>
      </w:r>
      <w:r>
        <w:t xml:space="preserve"> bontakozott ki: az egyik a </w:t>
      </w:r>
      <w:r>
        <w:rPr>
          <w:rStyle w:val="Hangslyozs"/>
        </w:rPr>
        <w:t>rendszerszintű elemekre</w:t>
      </w:r>
      <w:r>
        <w:t xml:space="preserve"> (pontok, jelvények) koncentrált, ez Deterding definíciója, a másik az </w:t>
      </w:r>
      <w:r>
        <w:rPr>
          <w:rStyle w:val="Hangslyozs"/>
        </w:rPr>
        <w:t>élményre és a folyamatra</w:t>
      </w:r>
      <w:r>
        <w:t xml:space="preserve"> fókuszált, ez Huotari és Hamari definíciója. Ezek a definíciós különbségek később is végigkísérték a gamifikáció elméleti vitáit </w:t>
      </w:r>
      <w:r>
        <w:fldChar w:fldCharType="begin"/>
      </w:r>
      <w:r>
        <w:instrText>ADDIN ZOTERO_ITEM CSL_CITATION {"citationID":"vdSfahtv","properties":{"formattedCitation":"(Faust, 2021)","plainCitation":"(Faust, 2021)","noteIndex":0},"citationItems":[{"id":1941,"uris":["http://zotero.org/users/9712023/items/DHAUCLDR"],"itemData":{"id":1941,"type":"book","abstract":"Intro -- Foreword -- Acknowledgment -- Abstract -- Zusammenfassung -- Contents -- Abbreviations -- List of Figures -- List of Tables -- 1 Introduction -- 1.1 Motivation and Scope -- 1.2 Contribution -- 1.3 General Structure -- 2 Literature and Theoretical Background of Gamification -- 2.1 Theoretical Background -- 2.1.1 Definition(s) of Gamification -- 2.1.2 Game Elements -- 2.1.3 Theoretical Frames of Gamification -- 2.1.4 Delimitation of Gamification with Respect to Other Concepts -- 2.1.5 Areas of Application -- 2.2 Systematic Literature Review -- 2.2.1 Research Questions -- 2.2.2 Methodology -- 2.2.3 Findings of Systematic Literature Review -- 2.2.4 Summary of Systematic Literature Review Results -- 3 Effects of Monetary Incentives on Motivation and Task Performance -- 3.1 Monetary Incentives Within Self-determination Theory -- 3.2 Conceptual Framework by Bonner and Sprinkle -- 3.3 Moderating Effects of Task Complexity -- 3.3.1 Definition of Task Complexity -- 3.3.2 Ongoing Debates Concerning Task Complexity -- 3.3.3 Task Complexity Models -- 3.3.4 Previous Findings on Task Complexity -- 3.4 Meta Analytical Findings on the Effects of Monetary Incentives -- 3.5 Interim Conclusion and Research Questions -- 4 First Experimental Study-Levels of Gamification -- 4.1 Theoretical Background and Development of Hypotheses -- 4.2 Method -- 4.2.1 Alternative Experimental Methods -- 4.2.2 Employed Software -- 4.2.3 Participants -- 4.2.4 Setting -- 4.2.5 Experimental Task -- 4.2.6 Manipulations -- 4.2.7 Experimental Procedures -- 4.2.8 Measures -- 4.3 Results-levels of Gamification -- 4.3.1 Manipulation Checks -- 4.3.2 Hypotheses Test -- 4.3.3 Summary-Levels of Gamification -- 5 Second Experimental Study-Moderating Effects of Gamification and Task Complexity -- 5.1 Hypotheses Development -- 5.1.1 Predictions on the Effects of Gamification on Motivation","collection-title":"Research","event-place":"Wiesbaden","ISBN":"978-3-658-35194-6","language":"eng","number-of-pages":"1","publisher":"Springer Gabler","publisher-place":"Wiesbaden","source":"K10plus ISBN","title":"The effects of gamification on motivation and performance","author":[{"family":"Faust","given":"Anna"}],"issued":{"date-parts":[["2021"]]}}}],"schema":"https://github.com/citation-style-language/schema/raw/master/csl-citation.json"}</w:instrText>
      </w:r>
      <w:r>
        <w:fldChar w:fldCharType="separate"/>
      </w:r>
      <w:r>
        <w:t>(Faust, 2021)</w:t>
      </w:r>
      <w:r>
        <w:fldChar w:fldCharType="end"/>
      </w:r>
      <w:r>
        <w:t>.</w:t>
      </w:r>
    </w:p>
    <w:p w:rsidR="00993A02" w:rsidRDefault="00FE752C">
      <w:pPr>
        <w:pStyle w:val="Cmsor3"/>
      </w:pPr>
      <w:bookmarkStart w:id="68" w:name="_Toc197690025"/>
      <w:r>
        <w:t>Hype, túlzó várakozások és kritikai hangok</w:t>
      </w:r>
      <w:bookmarkEnd w:id="68"/>
    </w:p>
    <w:p w:rsidR="00993A02" w:rsidRDefault="00FE752C">
      <w:pPr>
        <w:pStyle w:val="bekezdeselso"/>
      </w:pPr>
      <w:r>
        <w:t xml:space="preserve">A gamifikáció gyors felemelkedését a vállalati világban jelentős médiafigyelem kísérte, gyakran túlzó várakozásokat támasztva. A Gartner piackutató cég 2011–2012 körül azt jósolta, hogy 2015-re a nagyvállalatok több mint fele alkalmaz majd valamilyen gamifikációs megoldást </w:t>
      </w:r>
      <w:r>
        <w:fldChar w:fldCharType="begin"/>
      </w:r>
      <w:r>
        <w:instrText>ADDIN ZOTERO_ITEM CSL_CITATION {"citationID":"0e4UFySm","properties":{"formattedCitation":"(Burke, 2012)","plainCitation":"(Burke, 2012)","noteIndex":0},"citationItems":[{"id":1740,"uris":["http://zotero.org/users/9712023/items/JZBMKRIC"],"itemData":{"id":1740,"type":"report","event-place":"Gartner","publisher-place":"Gartner","title":"Gamification 2020: What Is the Future of Gamification?","author":[{"family":"Burke","given":"Brian"}],"issued":{"date-parts":[["2012"]]}}}],"schema":"https://github.com/citation-style-language/schema/raw/master/csl-citation.json"}</w:instrText>
      </w:r>
      <w:r>
        <w:fldChar w:fldCharType="separate"/>
      </w:r>
      <w:r>
        <w:t>(Burke, 2012)</w:t>
      </w:r>
      <w:r>
        <w:fldChar w:fldCharType="end"/>
      </w:r>
      <w:r>
        <w:t xml:space="preserve">; ugyanakkor arra is figyelmeztettek, hogy a gamifikációs projektek 80%-a várhatóan kudarcot vall majd a nem megfelelő tervezés miatt. Ez különösen igaz lehet, ha a cégek pusztán a felületes pont-jelvény-ranglista hármasra (PBL) támaszkodnak stratégia nélkül </w:t>
      </w:r>
      <w:r>
        <w:fldChar w:fldCharType="begin"/>
      </w:r>
      <w:r>
        <w:instrText>ADDIN ZOTERO_ITEM CSL_CITATION {"citationID":"wxA79fr8","properties":{"formattedCitation":"(Marczewski, 2013)","plainCitation":"(Marczewski, 2013)","noteIndex":0},"citationItems":[{"id":1741,"uris":["http://zotero.org/users/9712023/items/GAPDYH54"],"itemData":{"id":1741,"type":"post-weblog","container-title":"Game Developer","title":"Why does Gamification Fail? A few reasons...","URL":"https://www.gamedeveloper.com/design/why-does-gamification-fail-a-few-reasons-","author":[{"family":"Marczewski","given":"Andrzej"}],"issued":{"date-parts":[["2013"]]}}}],"schema":"https://github.com/citation-style-language/schema/raw/master/csl-citation.json"}</w:instrText>
      </w:r>
      <w:r>
        <w:fldChar w:fldCharType="separate"/>
      </w:r>
      <w:r>
        <w:t>(Marczewski, 2013)</w:t>
      </w:r>
      <w:r>
        <w:fldChar w:fldCharType="end"/>
      </w:r>
      <w:r>
        <w:t xml:space="preserve">. Ez a figyelmeztetés ráirányította a figyelmet arra, hogy a gamifikáció nem csodaszer, a </w:t>
      </w:r>
      <w:r>
        <w:rPr>
          <w:rStyle w:val="Hangslyozs"/>
          <w:i w:val="0"/>
        </w:rPr>
        <w:t>pontozás</w:t>
      </w:r>
      <w:r>
        <w:t xml:space="preserve"> önmagában nem garancia a sikerre, sőt bizonyos esetekben kontraproduktív is lehet.</w:t>
      </w:r>
    </w:p>
    <w:p w:rsidR="00993A02" w:rsidRDefault="00FE752C">
      <w:pPr>
        <w:pStyle w:val="bekezdestobbi"/>
      </w:pPr>
      <w:r>
        <w:t xml:space="preserve">2011–2013 között jelentek meg az első </w:t>
      </w:r>
      <w:r>
        <w:rPr>
          <w:rStyle w:val="Kiemels2"/>
          <w:b w:val="0"/>
        </w:rPr>
        <w:t>kritikai hangok</w:t>
      </w:r>
      <w:r>
        <w:t xml:space="preserve"> a gamifikációval kapcsolatban. </w:t>
      </w:r>
      <w:r>
        <w:rPr>
          <w:rStyle w:val="Kiemels2"/>
          <w:b w:val="0"/>
        </w:rPr>
        <w:t>Ian Bogost</w:t>
      </w:r>
      <w:r>
        <w:t xml:space="preserve"> játékkutató </w:t>
      </w:r>
      <w:r>
        <w:rPr>
          <w:rStyle w:val="Hangslyozs"/>
        </w:rPr>
        <w:t>„exploitationware”</w:t>
      </w:r>
      <w:r>
        <w:t xml:space="preserve">-nek, azaz kizsákmányolás-szoftvernek nevezte a gamifikációt, utalva arra, hogy szerinte a gamifikáció sokszor felszínes jutalmazási mechanizmusokkal próbálja manipulálni a felhasználókat anélkül, hogy valódi játékélményt nyújtana </w:t>
      </w:r>
      <w:r>
        <w:fldChar w:fldCharType="begin"/>
      </w:r>
      <w:r>
        <w:instrText>ADDIN ZOTERO_ITEM CSL_CITATION {"citationID":"z3l00F9P","properties":{"formattedCitation":"(Bogost, 2011)","plainCitation":"(Bogost, 2011)","noteIndex":0},"citationItems":[{"id":1701,"uris":["http://zotero.org/users/9712023/items/24A3TQGG"],"itemData":{"id":1701,"type":"post-weblog","container-title":"Ian Bogost","title":"Gamification is Bullshit. My position statement at the Wharton Gamification Symposium","URL":"https://bogost.com/writing/blog/gamification_is_bullshit/","author":[{"family":"Bogost","given":"Ian"}],"issued":{"date-parts":[["2011"]]}}}],"schema":"https://github.com/citation-style-language/schema/raw/master/csl-citation.json"}</w:instrText>
      </w:r>
      <w:r>
        <w:fldChar w:fldCharType="separate"/>
      </w:r>
      <w:r>
        <w:t>(Bogost, 2011)</w:t>
      </w:r>
      <w:r>
        <w:fldChar w:fldCharType="end"/>
      </w:r>
      <w:r>
        <w:t xml:space="preserve">. </w:t>
      </w:r>
      <w:r>
        <w:rPr>
          <w:rStyle w:val="Kiemels2"/>
          <w:b w:val="0"/>
        </w:rPr>
        <w:t xml:space="preserve">Sebastian Deterding is figyelmeztetett arra, hogy különbség van a „jó játék” és a „rossz gamifikáció” között, vagyis a jól megtervezett játékok azért élvezetesek, mert valódi élményt, önkéntességet, kihívást és belső motivációt kínálnak, míg a rosszul megtervezett gamifikált rendszerek üres, öncélú, gyorsan átlátható jutalmazási rendszerré silányulhatnak. Ilyenkor a felhasználók hamar felismerik, hogy a pontok, jelvények vagy ranglisták mögött nincs valódi érték vagy élmény, így elvesztik érdeklődésüket. Deterding már 2010-ben, a </w:t>
      </w:r>
      <w:r>
        <w:rPr>
          <w:rStyle w:val="Kiemels2"/>
          <w:b w:val="0"/>
          <w:i/>
        </w:rPr>
        <w:t>Pawned. Gamification and Its Discontents</w:t>
      </w:r>
      <w:r>
        <w:rPr>
          <w:rStyle w:val="Kiemels2"/>
          <w:b w:val="0"/>
        </w:rPr>
        <w:t xml:space="preserve"> c. előadásában is hangsúlyozta: „</w:t>
      </w:r>
      <w:r>
        <w:rPr>
          <w:rStyle w:val="Kiemels2"/>
          <w:b w:val="0"/>
          <w:i/>
        </w:rPr>
        <w:t>A játékok nem azért szórakoztatóak, mert játékok, hanem mert jól vannak megtervezve</w:t>
      </w:r>
      <w:r>
        <w:rPr>
          <w:rStyle w:val="Kiemels2"/>
          <w:b w:val="0"/>
        </w:rPr>
        <w:t>”</w:t>
      </w:r>
      <w:r>
        <w:t xml:space="preserve"> </w:t>
      </w:r>
      <w:r>
        <w:fldChar w:fldCharType="begin"/>
      </w:r>
      <w:r>
        <w:instrText>ADDIN ZOTERO_ITEM CSL_CITATION {"citationID":"HlQ5bqT8","properties":{"formattedCitation":"(Deterding, 2010)","plainCitation":"(Deterding, 2010)","noteIndex":0},"citationItems":[{"id":1742,"uris":["http://zotero.org/users/9712023/items/VDQJ2AG6"],"itemData":{"id":1742,"type":"post-weblog","container-title":"SlideShare","title":"Pawned. Gamification and Its Discontents","URL":"https://www.slideshare.net/slideshow/pawned-gamification-and-its-discontents/5310277","author":[{"family":"Deterding","given":"Sebastian"}],"issued":{"date-parts":[["2010"]]}}}],"schema":"https://github.com/citation-style-language/schema/raw/master/csl-citation.json"}</w:instrText>
      </w:r>
      <w:r>
        <w:fldChar w:fldCharType="separate"/>
      </w:r>
      <w:r>
        <w:t>(Deterding, 2010)</w:t>
      </w:r>
      <w:r>
        <w:fldChar w:fldCharType="end"/>
      </w:r>
      <w:r>
        <w:t>.</w:t>
      </w:r>
    </w:p>
    <w:p w:rsidR="00993A02" w:rsidRDefault="00FE752C">
      <w:pPr>
        <w:pStyle w:val="bekezdestobbi"/>
      </w:pPr>
      <w:r>
        <w:t xml:space="preserve">E kritikai visszhangok azonban konstruktív irányba terelték a diskurzust. Megjelent a </w:t>
      </w:r>
      <w:r>
        <w:rPr>
          <w:rStyle w:val="Kiemels2"/>
          <w:b w:val="0"/>
          <w:i/>
        </w:rPr>
        <w:t xml:space="preserve">jelentésteli gamifikáció </w:t>
      </w:r>
      <w:r>
        <w:t xml:space="preserve">fogalma </w:t>
      </w:r>
      <w:r>
        <w:fldChar w:fldCharType="begin"/>
      </w:r>
      <w:r>
        <w:instrText>ADDIN ZOTERO_ITEM CSL_CITATION {"citationID":"4CE41Peo","properties":{"formattedCitation":"(Nicholson, 2012)","plainCitation":"(Nicholson, 2012)","noteIndex":0},"citationItems":[{"id":1743,"uris":["http://zotero.org/users/9712023/items/EJA3CAWU"],"itemData":{"id":1743,"type":"speech","event-place":"Madison, WI.","event-title":"Games+Learning+Society 8.0","publisher-place":"Madison, WI.","title":"A user-centered theoretical framework for meaningful gamification","author":[{"family":"Nicholson","given":"Scott"}],"issued":{"date-parts":[["2012"]]}}}],"schema":"https://github.com/citation-style-language/schema/raw/master/csl-citation.json"}</w:instrText>
      </w:r>
      <w:r>
        <w:fldChar w:fldCharType="separate"/>
      </w:r>
      <w:r>
        <w:t>(Nicholson, 2012)</w:t>
      </w:r>
      <w:r>
        <w:fldChar w:fldCharType="end"/>
      </w:r>
      <w:r>
        <w:t xml:space="preserve">, amely azt hangsúlyozta, hogy a gamifikációs elemeket érdemes a felhasználók belső motivációira, az általuk értékelt jelentésrétegekre hangolni, nem pusztán univerzális pontrendszereket erőltetni mindenkire. </w:t>
      </w:r>
      <w:r>
        <w:rPr>
          <w:rStyle w:val="Kiemels2"/>
          <w:b w:val="0"/>
        </w:rPr>
        <w:t>Scott Nicholson</w:t>
      </w:r>
      <w:r>
        <w:t xml:space="preserve"> rávilágított, hogy a tartós motiváció szempontjából fontosabb a választási lehetőség, az autonómia és a játékos felfedezés biztosítása, mint a versengő ranglisták mindenáron való alkalmazása. Ez a kritikai párbeszéd elősegítette a gamifikációs tervezés fejlődését, egyre árnyaltabbá téve azt, és lehetővé tette, hogy a különböző felhasználói típusok és motivációs szempontok tudatosabban kerüljenek be a tervezési folyamatba.</w:t>
      </w:r>
    </w:p>
    <w:p w:rsidR="00993A02" w:rsidRDefault="00FE752C">
      <w:pPr>
        <w:pStyle w:val="Cmsor3"/>
      </w:pPr>
      <w:bookmarkStart w:id="69" w:name="_Toc197690026"/>
      <w:r>
        <w:lastRenderedPageBreak/>
        <w:t>A fogalom kiforrottá válása és a kutatási trendek (2014–2020-as évek)</w:t>
      </w:r>
      <w:bookmarkEnd w:id="69"/>
    </w:p>
    <w:p w:rsidR="00993A02" w:rsidRDefault="00FE752C">
      <w:pPr>
        <w:pStyle w:val="bekezdeselso"/>
      </w:pPr>
      <w:r>
        <w:t xml:space="preserve">2013-2014-re a gamifikáció kutatása annyira felgyorsult, hogy megjelentek az első </w:t>
      </w:r>
      <w:r>
        <w:rPr>
          <w:rStyle w:val="Kiemels2"/>
          <w:b w:val="0"/>
        </w:rPr>
        <w:t>átfogó irodalmi áttekintések és metaelemzések</w:t>
      </w:r>
      <w:r>
        <w:t xml:space="preserve">, amelyek összegezték az addigi empirikus eredményeket. </w:t>
      </w:r>
      <w:r>
        <w:rPr>
          <w:rStyle w:val="Kiemels2"/>
          <w:b w:val="0"/>
        </w:rPr>
        <w:t>Hamari, Koivisto és Sarsa</w:t>
      </w:r>
      <w:r>
        <w:t xml:space="preserve"> 2014 elején publikáltak egy sokat idézett irodalmi áttekintést </w:t>
      </w:r>
      <w:r>
        <w:rPr>
          <w:rStyle w:val="Hangslyozs"/>
        </w:rPr>
        <w:t>Does Gamification Work? – A Literature Review of Empirical Studies on Gamification</w:t>
      </w:r>
      <w:r>
        <w:t xml:space="preserve"> címmel </w:t>
      </w:r>
      <w:r>
        <w:fldChar w:fldCharType="begin"/>
      </w:r>
      <w:r>
        <w:instrText>ADDIN ZOTERO_ITEM CSL_CITATION {"citationID":"W9Lw0svF","properties":{"formattedCitation":"(Hamari \\uc0\\u233{}s mtsai., 2014)","plainCitation":"(Hamari és mtsai., 2014)","noteIndex":0},"citationItems":[{"id":339,"uris":["http://zotero.org/users/9712023/items/PLJWMDA6"],"itemData":{"id":339,"type":"article-journal","abstract":"This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systems.","container-title":"proceedings of the 47th Hawaii International Conerence on System Sciences","DOI":"10.1109/HICSS.2014.377","ISSN":"15301605","issue":"6-9","note":"PMID: 25246403\narXiv: 1011.1669v3\nCitation Key: Hamari2014\nISBN: 9781479925049","title":"Does Gamification Work? — A Literature Review of Empirical Studies on Gamification","volume":"January","author":[{"family":"Hamari","given":"Juho"},{"family":"Koivisto","given":"Jonna"},{"family":"Sarsa","given":"Harri"}],"issued":{"date-parts":[["2014"]]}}}],"schema":"https://github.com/citation-style-language/schema/raw/master/csl-citation.json"}</w:instrText>
      </w:r>
      <w:r>
        <w:fldChar w:fldCharType="separate"/>
      </w:r>
      <w:r>
        <w:rPr>
          <w:rFonts w:cs="Times New Roman"/>
          <w:szCs w:val="24"/>
        </w:rPr>
        <w:t>(Hamari és mtsai., 2014)</w:t>
      </w:r>
      <w:r>
        <w:fldChar w:fldCharType="end"/>
      </w:r>
      <w:r>
        <w:t xml:space="preserve">. Ebben 24 empirikus tanulmány eredményeit elemezték, és arra jutottak, hogy </w:t>
      </w:r>
      <w:r>
        <w:rPr>
          <w:rStyle w:val="Kiemels2"/>
          <w:b w:val="0"/>
        </w:rPr>
        <w:t>a gamifikáció alapvetően pozitív hatású lehet</w:t>
      </w:r>
      <w:r>
        <w:t xml:space="preserve"> a felhasználói motivációra és viselkedésre, de </w:t>
      </w:r>
      <w:r>
        <w:rPr>
          <w:rStyle w:val="Kiemels2"/>
          <w:b w:val="0"/>
        </w:rPr>
        <w:t>az eredmények erősen kontextusfüggők</w:t>
      </w:r>
      <w:r>
        <w:t xml:space="preserve">. Vagyis attól függően, hogy </w:t>
      </w:r>
      <w:r>
        <w:rPr>
          <w:rStyle w:val="Hangslyozs"/>
        </w:rPr>
        <w:t>hol</w:t>
      </w:r>
      <w:r>
        <w:t xml:space="preserve">, </w:t>
      </w:r>
      <w:r>
        <w:rPr>
          <w:rStyle w:val="Hangslyozs"/>
        </w:rPr>
        <w:t>kiknek</w:t>
      </w:r>
      <w:r>
        <w:t xml:space="preserve"> és </w:t>
      </w:r>
      <w:r>
        <w:rPr>
          <w:rStyle w:val="Hangslyozs"/>
        </w:rPr>
        <w:t>hogyan</w:t>
      </w:r>
      <w:r>
        <w:t xml:space="preserve"> vezetik be a gamifikációt, eltérő kimenetek születhetnek. Például ami működik egy egyetemi e-learning kurzusban, nem biztos, hogy működik egy vállalati környezetben vagy egy egészségügyi alkalmazásban, és fordítva. Hamariék áttekintése rávilágított arra is, hogy addig a legtöbb tanulmány rövid távú hatásokat vizsgált, így hiányoztak a hosszú távú eredményességre vonatkozó bizonyítékok.</w:t>
      </w:r>
    </w:p>
    <w:p w:rsidR="00993A02" w:rsidRDefault="00FE752C">
      <w:pPr>
        <w:pStyle w:val="bekezdestobbi"/>
      </w:pPr>
      <w:r>
        <w:t xml:space="preserve">A következő években számos </w:t>
      </w:r>
      <w:r>
        <w:rPr>
          <w:rStyle w:val="Kiemels2"/>
          <w:b w:val="0"/>
        </w:rPr>
        <w:t>szisztematikus irodalmi áttekintés</w:t>
      </w:r>
      <w:r>
        <w:t xml:space="preserve"> jelent meg különböző szektorokra fókuszálva, például az oktatás </w:t>
      </w:r>
      <w:r>
        <w:fldChar w:fldCharType="begin"/>
      </w:r>
      <w:r>
        <w:instrText>ADDIN ZOTERO_ITEM CSL_CITATION {"citationID":"66Rzqc2E","properties":{"formattedCitation":"(Dichev &amp; Dicheva, 2017)","plainCitation":"(Dichev &amp; Dicheva, 2017)","noteIndex":0},"citationItems":[{"id":109,"uris":["http://zotero.org/users/9712023/items/ZVKVFINC"],"itemData":{"id":109,"type":"article-journal","abstract":"Gamification of education is a developing approach for increasing learners ́motivation and engagement by incorporating game design elements in educational environments. With the growing popularity of gamification and yet mixed success of its application in educational contexts, the current review is aiming to shed a more realistic light on the research in this field by focusing on empirical evidence rather than on potentialities, beliefs or preferences. Accordingly, it critically examines the advancement in gamifying education. The discussion is structured around the used gamification mechanisms, the gamified subjects, the type of gamified learning activities, and the study goals, with an emphasis on the reliability and validity of the reported outcomes. To improve our understanding and offer a more realistic picture of the progress of gamification in education, consistent with the presented evidence, we examine both the outcomes reported in the papers and how they have been obtained. While the gamification in education is still a growing phenomenon, the review reveals that (i) insufficient evidence exists to support the long-term benefits of gamification in educational contexts; (ii) the practice of gamifying learning has outpaced researchers ́understanding of its mechanisms and methods; (iii) the knowledge of how to gamify an activity in accordance with the specifics of the educational context is still limited. The review highlights the need for systematically designed studies and rigorously tested approaches confirming the educational benefits of gamification, if gamified learning is to become a recognized instructional approach.","container-title":"International Journal of Educational Technology in Higher Education","DOI":"10.1186/s41239-017-0042-5","note":"Citation Key: Dichev2017a","page":"9","title":"Gamifying education: what is known, what is believed and what remains uncertain: a critical review","volume":"14","author":[{"family":"Dichev","given":"Christo"},{"family":"Dicheva","given":"Darina"}],"issued":{"date-parts":[["2017",2]]}}}],"schema":"https://github.com/citation-style-language/schema/raw/master/csl-citation.json"}</w:instrText>
      </w:r>
      <w:r>
        <w:fldChar w:fldCharType="separate"/>
      </w:r>
      <w:r>
        <w:t>(Dichev &amp; Dicheva, 2017)</w:t>
      </w:r>
      <w:r>
        <w:fldChar w:fldCharType="end"/>
      </w:r>
      <w:r>
        <w:t xml:space="preserve">, az egészségügy </w:t>
      </w:r>
      <w:r>
        <w:fldChar w:fldCharType="begin"/>
      </w:r>
      <w:r>
        <w:instrText>ADDIN ZOTERO_ITEM CSL_CITATION {"citationID":"inulsBuK","properties":{"formattedCitation":"(Johnson \\uc0\\u233{}s mtsai., 2016)","plainCitation":"(Johnson és mtsai., 2016)","noteIndex":0},"citationItems":[{"id":1744,"uris":["http://zotero.org/users/9712023/items/YBWPUY6U"],"itemData":{"id":1744,"type":"article-journal","container-title":"Internet Interventions","DOI":"10.1016/j.invent.2016.10.002","ISSN":"22147829","journalAbbreviation":"Internet Interventions","language":"en","page":"89-106","source":"DOI.org (Crossref)","title":"Gamification for health and wellbeing: A systematic review of the literature","title-short":"Gamification for health and wellbeing","volume":"6","author":[{"family":"Johnson","given":"Daniel"},{"family":"Deterding","given":"Sebastian"},{"family":"Kuhn","given":"Kerri-Ann"},{"family":"Staneva","given":"Aleksandra"},{"family":"Stoyanov","given":"Stoyan"},{"family":"Hides","given":"Leanne"}],"issued":{"date-parts":[["2016",11]]}}}],"schema":"https://github.com/citation-style-language/schema/raw/master/csl-citation.json"}</w:instrText>
      </w:r>
      <w:r>
        <w:fldChar w:fldCharType="separate"/>
      </w:r>
      <w:r>
        <w:rPr>
          <w:rFonts w:cs="Times New Roman"/>
          <w:szCs w:val="24"/>
        </w:rPr>
        <w:t>(Johnson és mtsai., 2016)</w:t>
      </w:r>
      <w:r>
        <w:fldChar w:fldCharType="end"/>
      </w:r>
      <w:r>
        <w:t xml:space="preserve">, vállalati szféra </w:t>
      </w:r>
      <w:r>
        <w:fldChar w:fldCharType="begin"/>
      </w:r>
      <w:r>
        <w:instrText>ADDIN ZOTERO_ITEM CSL_CITATION {"citationID":"B0BBTjGM","properties":{"formattedCitation":"(Landers \\uc0\\u233{}s mtsai., 2017)","plainCitation":"(Landers és mtsai., 2017)","noteIndex":0},"citationItems":[{"id":319,"uris":["http://zotero.org/users/9712023/items/CLJQV624"],"itemData":{"id":319,"type":"article-journal","abstract":"The use of leaderboards is a common approach to the gamification of employee performance, but little is known about the specific mechanisms and mediating processes by which leaderboards actually affect employee behavior. Given the lack of research in this domain, this study proposes goal-setting theory, one of the most well-established motivational theories in psychology, as a framework by which to understand these effects. In this study, a classic brainstorming task is gamified with a leaderboard in order to explore this. Participants were randomly assigned to four classic levels of goal-setting (do-your-best, easy, difficult and impossible goals) plus a leaderboard populated with initials and scores representing identical goal-setting conditions. The presence of a leaderboard was successful in motivating participants to performance levels similar to that of difficult and impossible goal-setting, suggesting participants implicitly set goals at or near the top of the leaderboard without any prompting to do so. Goal commitment, a common individual difference moderator in goal-setting theory, was also assessed and behaved similarly in the presence of the leaderboard as when traditional goals were provided. From these results, we conclude that goal-setting theory is valuable to understand the success of leaderboards, and we recommend further exploration of existing psychological theories, including goal-setting, to better explain the effects of gamification.","container-title":"Computers in Human Behavior","DOI":"10.1016/j.chb.2015.08.008","ISSN":"07475632","note":"publisher: Elsevier Ltd\nCitation Key: Landers2017a","page":"508-515","title":"Gamification of task performance with leaderboards: A goal setting experiment","volume":"71","author":[{"family":"Landers","given":"Richard N."},{"family":"Bauer","given":"Kristina N."},{"family":"Callan","given":"Rachel C."}],"issued":{"date-parts":[["2017"]]}}}],"schema":"https://github.com/citation-style-language/schema/raw/master/csl-citation.json"}</w:instrText>
      </w:r>
      <w:r>
        <w:fldChar w:fldCharType="separate"/>
      </w:r>
      <w:r>
        <w:rPr>
          <w:rFonts w:cs="Times New Roman"/>
          <w:szCs w:val="24"/>
        </w:rPr>
        <w:t>(Landers és mtsai., 2017)</w:t>
      </w:r>
      <w:r>
        <w:fldChar w:fldCharType="end"/>
      </w:r>
      <w:r>
        <w:t xml:space="preserve">, illetve </w:t>
      </w:r>
      <w:r>
        <w:rPr>
          <w:rStyle w:val="Kiemels2"/>
          <w:b w:val="0"/>
        </w:rPr>
        <w:t>metaanalízisek</w:t>
      </w:r>
      <w:r>
        <w:t xml:space="preserve">, amelyek kvantitatív módszerekkel próbálták összegezni a gamifikáció hatásait. Ezek a kutatások általában </w:t>
      </w:r>
      <w:r>
        <w:rPr>
          <w:rStyle w:val="Kiemels2"/>
          <w:b w:val="0"/>
        </w:rPr>
        <w:t>mérsékelt pozitív hatásokról</w:t>
      </w:r>
      <w:r>
        <w:t xml:space="preserve"> számoltak be. Például egy metaanalízis </w:t>
      </w:r>
      <w:r>
        <w:fldChar w:fldCharType="begin"/>
      </w:r>
      <w:r>
        <w:instrText>ADDIN ZOTERO_ITEM CSL_CITATION {"citationID":"llRcy1mk","properties":{"formattedCitation":"(Sailer &amp; Homner, 2020)","plainCitation":"(Sailer &amp; Homner, 2020)","noteIndex":0},"citationItems":[{"id":813,"uris":["http://zotero.org/users/9712023/items/V6DEJWTI"],"itemData":{"id":813,"type":"article-journal","container-title":"Educational Psychology Review","DOI":"10.1007/s10648-019-09498-w","ISSN":"1040-726X","issue":"1","note":"Citation Key: Sailer2020","page":"77-112","title":"The Gamification of Learning: a Meta-analysis","volume":"32","author":[{"family":"Sailer","given":"Michael"},{"family":"Homner","given":"Lisa"}],"issued":{"date-parts":[["2020",3,15]]}}}],"schema":"https://github.com/citation-style-language/schema/raw/master/csl-citation.json"}</w:instrText>
      </w:r>
      <w:r>
        <w:fldChar w:fldCharType="separate"/>
      </w:r>
      <w:r>
        <w:t>(Sailer &amp; Homner, 2020)</w:t>
      </w:r>
      <w:r>
        <w:fldChar w:fldCharType="end"/>
      </w:r>
      <w:r>
        <w:t xml:space="preserve"> szerint a gamifikációnak kis, de statisztikailag szignifikáns pozitív hatása van a tanulók </w:t>
      </w:r>
      <w:r>
        <w:rPr>
          <w:rStyle w:val="Kiemels2"/>
          <w:b w:val="0"/>
        </w:rPr>
        <w:t>kognitív teljesítményére, affektív (érzelmi) bevonódására és viselkedésére</w:t>
      </w:r>
      <w:r>
        <w:t xml:space="preserve"> az oktatásban. Hasonlóképpen, egy 2022-es szisztematikus áttekintés és metaanalízis azt találta, hogy a gamifikált beavatkozások </w:t>
      </w:r>
      <w:r>
        <w:rPr>
          <w:rStyle w:val="Kiemels2"/>
          <w:b w:val="0"/>
        </w:rPr>
        <w:t>kis-közepes mértékben növelik</w:t>
      </w:r>
      <w:r>
        <w:t xml:space="preserve"> a fizikai aktivitást, bár a gamifikáció </w:t>
      </w:r>
      <w:r>
        <w:rPr>
          <w:rStyle w:val="Kiemels2"/>
          <w:b w:val="0"/>
        </w:rPr>
        <w:t>hatékonyabb volt</w:t>
      </w:r>
      <w:r>
        <w:t xml:space="preserve">, mint a hagyományos (nem játékosított) módszerek; a hatás </w:t>
      </w:r>
      <w:r>
        <w:rPr>
          <w:rStyle w:val="Kiemels2"/>
          <w:b w:val="0"/>
        </w:rPr>
        <w:t>idővel gyengült</w:t>
      </w:r>
      <w:r>
        <w:t xml:space="preserve"> és hosszú távon szerény maradt </w:t>
      </w:r>
      <w:r>
        <w:fldChar w:fldCharType="begin"/>
      </w:r>
      <w:r>
        <w:instrText>ADDIN ZOTERO_ITEM CSL_CITATION {"citationID":"cNwVXp1r","properties":{"formattedCitation":"(Mazeas \\uc0\\u233{}s mtsai., 2022)","plainCitation":"(Mazeas és mtsai., 2022)","noteIndex":0},"citationItems":[{"id":1746,"uris":["http://zotero.org/users/9712023/items/FL99IC8F"],"itemData":{"id":1746,"type":"article-journal","abstract":"Background\n              Gamification refers to the use of game elements in nongame contexts. The use of gamification to change behaviors and promote physical activity (PA) is a promising avenue for tackling the global physical inactivity pandemic and the current prevalence of chronic diseases. However, there is no evidence of the effectiveness of gamified interventions with the existence of mixed results in the literature.\n            \n            \n              Objective\n              The aim of this systematic review and meta-analysis is to evaluate the effectiveness of gamified interventions and their health care potential by testing the generalizability and sustainability of their influence on PA and sedentary behavior.\n            \n            \n              Methods\n              A total of 5 electronic databases (PubMed, Embase, Scopus, Web of Science, and the Cochrane Central Register of Controlled Trials) were searched for randomized controlled trials published in English from 2010 to 2020. Eligibility criteria were based on the components of the participants, interventions, comparators, and outcomes framework. Studies were included when they used gamified interventions in daily life with an active or inactive control group and when they assessed a PA or sedentary behavior outcome. We conducted meta-analyses using a random-effects model approach. Sensitivity analyses, influence analyses, and publication bias analyses were performed to examine the robustness of our results.\n            \n            \n              Results\n              The main meta-analysis performed on 16 studies and 2407 participants revealed a small to medium summary effect of gamified interventions on PA behavior (Hedges g=0.42, 95% CI 0.14-0.69). No statistical difference among different subgroups (adults vs adolescents and healthy participants vs adults with chronic diseases) and no interaction effects with moderators such as age, gender, or BMI were found, suggesting good generalizability of gamified interventions to different user populations. The effect was statistically significant when gamified interventions were compared with inactive control groups, such as waiting lists (Hedges g=0.58, 95% CI 0.08-1.07), and active control groups that included a nongamified PA intervention (Hedges g=0.23, 95% CI 0.05-0.41). This suggests that gamified interventions are not only efficient in changing behavior but also more effective compared with other behavioral interventions. The long-term effect (measured with follow-up averaging 14 weeks after the end of the intervention) was weaker, with a very small to small effect (Hedges g=0.15, 95% CI 0.07-0.23).\n            \n            \n              Conclusions\n              This meta-analysis confirms that gamified interventions are promising for promoting PA in various populations. Additional analyses revealed that this effect persists after the follow-up period, suggesting that it is not just a novelty effect caused by the playful nature of gamification, and that gamified products appear effective compared with equivalent nongamified PA interventions. Future rigorous trials are required to confirm these findings.","container-title":"Journal of Medical Internet Research","DOI":"10.2196/26779","ISSN":"1438-8871","issue":"1","journalAbbreviation":"J Med Internet Res","language":"en","page":"e26779","source":"DOI.org (Crossref)","title":"Evaluating the Effectiveness of Gamification on Physical Activity: Systematic Review and Meta-analysis of Randomized Controlled Trials","title-short":"Evaluating the Effectiveness of Gamification on Physical Activity","volume":"24","author":[{"family":"Mazeas","given":"Alexandre"},{"family":"Duclos","given":"Martine"},{"family":"Pereira","given":"Bruno"},{"family":"Chalabaev","given":"Aïna"}],"issued":{"date-parts":[["2022",1,4]]}}}],"schema":"https://github.com/citation-style-language/schema/raw/master/csl-citation.json"}</w:instrText>
      </w:r>
      <w:r>
        <w:fldChar w:fldCharType="separate"/>
      </w:r>
      <w:r>
        <w:rPr>
          <w:rFonts w:cs="Times New Roman"/>
          <w:szCs w:val="24"/>
        </w:rPr>
        <w:t>(Mazeas és mtsai., 2022)</w:t>
      </w:r>
      <w:r>
        <w:fldChar w:fldCharType="end"/>
      </w:r>
      <w:r>
        <w:t>. Ez azt jelzi, hogy a gamifikáció hatásai valósak, de nem varázsütésszerűek, azaz a motiváció fenntartásához és a hosszabb távú eredményekhez további tényezők és jól megtervezett folyamatok szükségesek.</w:t>
      </w:r>
    </w:p>
    <w:p w:rsidR="00993A02" w:rsidRDefault="00FE752C">
      <w:pPr>
        <w:pStyle w:val="bekezdestobbi"/>
      </w:pPr>
      <w:r>
        <w:t xml:space="preserve">Időközben a gamifikáció elméleti megalapozottsága is fejlődött. </w:t>
      </w:r>
      <w:r>
        <w:rPr>
          <w:rStyle w:val="Kiemels2"/>
          <w:b w:val="0"/>
        </w:rPr>
        <w:t>Landers</w:t>
      </w:r>
      <w:r>
        <w:t xml:space="preserve"> és kollégái kidolgozták a </w:t>
      </w:r>
      <w:r>
        <w:rPr>
          <w:rStyle w:val="Hangslyozs"/>
        </w:rPr>
        <w:t>Gamified Learning Theory</w:t>
      </w:r>
      <w:r>
        <w:t xml:space="preserve"> keretrendszerét </w:t>
      </w:r>
      <w:r>
        <w:fldChar w:fldCharType="begin"/>
      </w:r>
      <w:r>
        <w:instrText>ADDIN ZOTERO_ITEM CSL_CITATION {"citationID":"s2kEUbdE","properties":{"formattedCitation":"(Landers, 2014; Landers \\uc0\\u233{}s mtsai., 2017)","plainCitation":"(Landers, 2014; Landers és mtsai., 2017)","noteIndex":0},"citationItems":[{"id":812,"uris":["http://zotero.org/users/9712023/items/537WJH42"],"itemData":{"id":812,"type":"article-journal","container-title":"Simulation &amp; Gaming","DOI":"10.1177/1046878114563660","ISSN":"1046-8781","issue":"6","note":"Citation Key: Landers2014","page":"752-768","title":"Developing a Theory of Gamified Learning","volume":"45","author":[{"family":"Landers","given":"Richard N."}],"issued":{"date-parts":[["2014",12,15]]}}},{"id":319,"uris":["http://zotero.org/users/9712023/items/CLJQV624"],"itemData":{"id":319,"type":"article-journal","abstract":"The use of leaderboards is a common approach to the gamification of employee performance, but little is known about the specific mechanisms and mediating processes by which leaderboards actually affect employee behavior. Given the lack of research in this domain, this study proposes goal-setting theory, one of the most well-established motivational theories in psychology, as a framework by which to understand these effects. In this study, a classic brainstorming task is gamified with a leaderboard in order to explore this. Participants were randomly assigned to four classic levels of goal-setting (do-your-best, easy, difficult and impossible goals) plus a leaderboard populated with initials and scores representing identical goal-setting conditions. The presence of a leaderboard was successful in motivating participants to performance levels similar to that of difficult and impossible goal-setting, suggesting participants implicitly set goals at or near the top of the leaderboard without any prompting to do so. Goal commitment, a common individual difference moderator in goal-setting theory, was also assessed and behaved similarly in the presence of the leaderboard as when traditional goals were provided. From these results, we conclude that goal-setting theory is valuable to understand the success of leaderboards, and we recommend further exploration of existing psychological theories, including goal-setting, to better explain the effects of gamification.","container-title":"Computers in Human Behavior","DOI":"10.1016/j.chb.2015.08.008","ISSN":"07475632","note":"publisher: Elsevier Ltd\nCitation Key: Landers2017a","page":"508-515","title":"Gamification of task performance with leaderboards: A goal setting experiment","volume":"71","author":[{"family":"Landers","given":"Richard N."},{"family":"Bauer","given":"Kristina N."},{"family":"Callan","given":"Rachel C."}],"issued":{"date-parts":[["2017"]]}}}],"schema":"https://github.com/citation-style-language/schema/raw/master/csl-citation.json"}</w:instrText>
      </w:r>
      <w:r>
        <w:fldChar w:fldCharType="separate"/>
      </w:r>
      <w:r>
        <w:rPr>
          <w:rFonts w:cs="Times New Roman"/>
          <w:szCs w:val="24"/>
        </w:rPr>
        <w:t>(Landers, 2014; Landers és mtsai., 2017)</w:t>
      </w:r>
      <w:r>
        <w:fldChar w:fldCharType="end"/>
      </w:r>
      <w:r>
        <w:t xml:space="preserve">, amely azt hangsúlyozza, hogy a gamifikáció </w:t>
      </w:r>
      <w:r>
        <w:rPr>
          <w:rStyle w:val="Kiemels2"/>
          <w:b w:val="0"/>
        </w:rPr>
        <w:t>közvetett módon hat</w:t>
      </w:r>
      <w:r>
        <w:t xml:space="preserve">, azaz a játékos elemek előbb befolyásolják a tanulási vagy munkavégzési folyamat közbeni </w:t>
      </w:r>
      <w:r>
        <w:rPr>
          <w:rStyle w:val="Hangslyozs"/>
        </w:rPr>
        <w:t>pszichológiai állapotokat</w:t>
      </w:r>
      <w:r>
        <w:t xml:space="preserve">, például növelik az élvezetet, kompetenciaérzést vagy autonómiát, és ezen keresztül javítják a teljesítményt vagy az eredményt. Ez fontos előrelépés volt a gamifikáció fekete dobozának kibontásában, vagyis annak megértésében, </w:t>
      </w:r>
      <w:r>
        <w:rPr>
          <w:rStyle w:val="Hangslyozs"/>
        </w:rPr>
        <w:t>miért</w:t>
      </w:r>
      <w:r>
        <w:t xml:space="preserve"> és </w:t>
      </w:r>
      <w:r>
        <w:rPr>
          <w:rStyle w:val="Hangslyozs"/>
        </w:rPr>
        <w:t>hogyan</w:t>
      </w:r>
      <w:r>
        <w:t xml:space="preserve"> működhet a gamifikáció. Emellett egyre több kutató foglalkozott a </w:t>
      </w:r>
      <w:r>
        <w:rPr>
          <w:rStyle w:val="Kiemels2"/>
          <w:b w:val="0"/>
        </w:rPr>
        <w:t>felhasználói típusokkal</w:t>
      </w:r>
      <w:r>
        <w:t xml:space="preserve"> és a testre szabott gamifikációval. Felismerték, hogy nincs univerzális megoldás, különböző embereket más-más játékmechanizmus motivál. Például a </w:t>
      </w:r>
      <w:r>
        <w:rPr>
          <w:rStyle w:val="Kiemels2"/>
          <w:b w:val="0"/>
        </w:rPr>
        <w:t>Bartle-féle játékostípusok</w:t>
      </w:r>
      <w:r>
        <w:t xml:space="preserve"> vagy </w:t>
      </w:r>
      <w:r>
        <w:rPr>
          <w:rStyle w:val="Kiemels2"/>
          <w:b w:val="0"/>
        </w:rPr>
        <w:t>Marczewski</w:t>
      </w:r>
      <w:r>
        <w:t xml:space="preserve"> Hexad játékosítástípus-modellje segíthet abban, hogy a gamifikált rendszereket a célcsoport preferenciáihoz igazítsuk. A 2020-as évekre a kutatások olyan irányokba is kiterjedtek, mint a személyre szabott gamifikáció, vagyis az élmények algoritmusok általi egyéni igényekhez igazítása; a játékosítás etikai vetületei, például az adatvédelem, illetve a motiváció és </w:t>
      </w:r>
      <w:r>
        <w:lastRenderedPageBreak/>
        <w:t>manipuláció közötti határvonal; valamint a gamifikáció és a korszerű technológiák – mint a virtuális valóság, a kiterjesztett valóság és a mesterséges intelligencia – közötti kapcsolat vizsgálata.</w:t>
      </w:r>
    </w:p>
    <w:p w:rsidR="00993A02" w:rsidRDefault="00993A02">
      <w:pPr>
        <w:pStyle w:val="bekezdestobbi"/>
        <w:ind w:firstLine="0"/>
      </w:pPr>
    </w:p>
    <w:p w:rsidR="00993A02" w:rsidRDefault="00FE752C">
      <w:pPr>
        <w:pStyle w:val="bekezdeselso"/>
      </w:pPr>
      <w:r>
        <w:t xml:space="preserve">A gamifikáció fogalma az elmúlt két évtizedben jelentős evolúción ment keresztül. A kezdeti egyszerű definícióktól és felületes alkalmazásoktól eljutottunk egy kifinomultabb, jobban megalapozott tervezési megközelítésig. Ma már világosabb, hogy a gamifikáció </w:t>
      </w:r>
      <w:r>
        <w:rPr>
          <w:rStyle w:val="Kiemels2"/>
          <w:b w:val="0"/>
        </w:rPr>
        <w:t>nem pusztán pontok és jelvények kiosztása</w:t>
      </w:r>
      <w:r>
        <w:t xml:space="preserve">, hanem a </w:t>
      </w:r>
      <w:r>
        <w:rPr>
          <w:rStyle w:val="Hangslyozs"/>
          <w:i w:val="0"/>
        </w:rPr>
        <w:t>játékélmény</w:t>
      </w:r>
      <w:r>
        <w:t xml:space="preserve"> stratégiai tervezése különböző kontextusokban, figyelembe véve az emberi motiváció komplexitását. A következőkben részletesebben megvizsgáljuk, hogy </w:t>
      </w:r>
      <w:r>
        <w:rPr>
          <w:rStyle w:val="Kiemels2"/>
          <w:b w:val="0"/>
        </w:rPr>
        <w:t>milyen játékelemek és mechanizmusok</w:t>
      </w:r>
      <w:r>
        <w:t xml:space="preserve"> alkotják a gamifikáció eszköztárát, majd rátérünk ezen elemek alkalmazására és hatékonyságára az egyes kiemelt területeken.</w:t>
      </w:r>
    </w:p>
    <w:p w:rsidR="00993A02" w:rsidRDefault="00FE752C">
      <w:pPr>
        <w:pStyle w:val="Cmsor2"/>
      </w:pPr>
      <w:bookmarkStart w:id="70" w:name="_Toc197690027"/>
      <w:r>
        <w:t>Játékelemek és játékmechanizmusok értelmezése a gamifikációban</w:t>
      </w:r>
      <w:bookmarkEnd w:id="70"/>
    </w:p>
    <w:p w:rsidR="00993A02" w:rsidRDefault="00FE752C">
      <w:pPr>
        <w:pStyle w:val="bekezdeselso"/>
      </w:pPr>
      <w:r>
        <w:t xml:space="preserve">A gamifikáció alapját a játékokból átemelt </w:t>
      </w:r>
      <w:r>
        <w:rPr>
          <w:rStyle w:val="Kiemels2"/>
          <w:b w:val="0"/>
        </w:rPr>
        <w:t>játékelemek</w:t>
      </w:r>
      <w:r>
        <w:t xml:space="preserve"> és </w:t>
      </w:r>
      <w:r>
        <w:rPr>
          <w:rStyle w:val="Kiemels2"/>
          <w:b w:val="0"/>
        </w:rPr>
        <w:t>játékmechanizmusok</w:t>
      </w:r>
      <w:r>
        <w:t xml:space="preserve"> adják. E fogalmak tisztázása fontos, mivel a szakirodalomban is többféle értelmezés létezik. A </w:t>
      </w:r>
      <w:r>
        <w:rPr>
          <w:rStyle w:val="Hangslyozs"/>
          <w:i w:val="0"/>
        </w:rPr>
        <w:t>játékelemek</w:t>
      </w:r>
      <w:r>
        <w:t xml:space="preserve"> a játékok konkrét építőkövei (tárgyiasult vagy könnyen azonosítható komponensek), míg a </w:t>
      </w:r>
      <w:r>
        <w:rPr>
          <w:rStyle w:val="Hangslyozs"/>
          <w:i w:val="0"/>
        </w:rPr>
        <w:t>játékmechanizmusok</w:t>
      </w:r>
      <w:r>
        <w:t xml:space="preserve"> azok a dinamikák vagy szabályrendszerek, amelyek a játék működését, a játékos viselkedését formálják. Más megközelítésben szokás beszélni </w:t>
      </w:r>
      <w:r>
        <w:rPr>
          <w:rStyle w:val="Kiemels2"/>
          <w:b w:val="0"/>
        </w:rPr>
        <w:t>játékdinamikákról</w:t>
      </w:r>
      <w:r>
        <w:t xml:space="preserve"> is, amelyek a legmagasabb absztrakciós szintet jelentik (jutalmazás vs. büntetés, versengés vs. együttműködés légköre). Werbach és Hunter </w:t>
      </w:r>
      <w:r>
        <w:fldChar w:fldCharType="begin"/>
      </w:r>
      <w:r>
        <w:instrText>ADDIN ZOTERO_ITEM CSL_CITATION {"citationID":"jzQ0BlEf","properties":{"formattedCitation":"(2012)","plainCitation":"(2012)","noteIndex":0},"citationItems":[{"id":835,"uris":["http://zotero.org/users/9712023/items/TQZ855LQ"],"itemData":{"id":835,"type":"book","event-place":"Philadelphia, PA","ISBN":"978-1-61363-023-5","note":"Citation Key: werbach2012win","publisher":"Wharton Digital Press","publisher-place":"Philadelphia, PA","title":"For the Win: How Game Thinking Can Revolutionize Your Business","URL":"https://books.google.hu/books?id=abg0SnK3XdMC","author":[{"family":"Werbach","given":"K"},{"family":"Hunter","given":"D"}],"issued":{"date-parts":[["2012"]]}},"suppress-author":true}],"schema":"https://github.com/citation-style-language/schema/raw/master/csl-citation.json"}</w:instrText>
      </w:r>
      <w:r>
        <w:fldChar w:fldCharType="separate"/>
      </w:r>
      <w:r>
        <w:t>(2012)</w:t>
      </w:r>
      <w:r>
        <w:fldChar w:fldCharType="end"/>
      </w:r>
      <w:r>
        <w:t xml:space="preserve"> gamifikációs keretrendszerében a játékelemek egy </w:t>
      </w:r>
      <w:r>
        <w:rPr>
          <w:rStyle w:val="Kiemels2"/>
          <w:b w:val="0"/>
        </w:rPr>
        <w:t>hierarchiája</w:t>
      </w:r>
      <w:r>
        <w:t xml:space="preserve"> jelenik meg: </w:t>
      </w:r>
      <w:r>
        <w:rPr>
          <w:rStyle w:val="Hangslyozs"/>
        </w:rPr>
        <w:t>dinamikák</w:t>
      </w:r>
      <w:r>
        <w:t xml:space="preserve"> (általános működési elvek, például fejlődés, kapcsolatok), </w:t>
      </w:r>
      <w:r>
        <w:rPr>
          <w:rStyle w:val="Hangslyozs"/>
        </w:rPr>
        <w:t>mechanikák</w:t>
      </w:r>
      <w:r>
        <w:t xml:space="preserve"> (a játék folyamatait alkotó szabályok, például kihívás, véletlen, verseny) és </w:t>
      </w:r>
      <w:r>
        <w:rPr>
          <w:rStyle w:val="Hangslyozs"/>
        </w:rPr>
        <w:t>komponensek</w:t>
      </w:r>
      <w:r>
        <w:t xml:space="preserve"> (konkrét elemek, például pontok, jelvények, szintek). Az alábbiakban áttekintjük a leggyakrabban alkalmazott elemeket és mechanizmusokat, valamint ezek szerepét a gamifikációban.</w:t>
      </w:r>
    </w:p>
    <w:p w:rsidR="00993A02" w:rsidRDefault="00FE752C">
      <w:pPr>
        <w:pStyle w:val="Cmsor3"/>
      </w:pPr>
      <w:bookmarkStart w:id="71" w:name="_Toc197690028"/>
      <w:r>
        <w:t>Gyakori játékelemek a gamifikációban</w:t>
      </w:r>
      <w:bookmarkEnd w:id="71"/>
    </w:p>
    <w:p w:rsidR="00993A02" w:rsidRDefault="00FE752C">
      <w:pPr>
        <w:pStyle w:val="bekezdeselso"/>
      </w:pPr>
      <w:r>
        <w:t xml:space="preserve">A legtöbb gamifikált rendszer néhány visszatérő </w:t>
      </w:r>
      <w:r>
        <w:rPr>
          <w:rStyle w:val="Kiemels2"/>
          <w:b w:val="0"/>
        </w:rPr>
        <w:t>játékelemet</w:t>
      </w:r>
      <w:r>
        <w:t xml:space="preserve"> használ, melyek bizonyítottan alkalmasak a felhasználók aktivitásának és motivációjának befolyásolására. A leggyakoribb elemek a következők:</w:t>
      </w:r>
    </w:p>
    <w:p w:rsidR="00993A02" w:rsidRDefault="00FE752C">
      <w:pPr>
        <w:pStyle w:val="felsorols"/>
        <w:spacing w:before="280"/>
        <w:ind w:left="1077" w:hanging="360"/>
      </w:pPr>
      <w:r>
        <w:t>Pontok: A pontgyűjtés a játékok alapvető eleme. A gamifikációban a pontok valamilyen kívánatos felhasználói tevékenység mérőszámai, például egy e-learning platformon a pontok reprezentálhatják a helyesen megválaszolt kérdéseket. A pontok azonnali visszajelzést adnak a teljesítményről és előrehaladásról, és lehetővé teszik az összehasonlítást is: ki gyűjtött több pontot. A pontok tipikusan külső jutalmazási mechanizmusok, amelyek növelhetik a rövid távú motivációt.</w:t>
      </w:r>
    </w:p>
    <w:p w:rsidR="00993A02" w:rsidRDefault="00FE752C">
      <w:pPr>
        <w:pStyle w:val="felsorols"/>
        <w:spacing w:before="0"/>
        <w:ind w:left="1077" w:hanging="360"/>
      </w:pPr>
      <w:r>
        <w:t xml:space="preserve">Jelvények, kitűzők: A jelvény egy vizuális elismerés, melyet bizonyos eredményekért, mérföldkövekért ad a rendszer. Például egy fórumon a felhasználó kaphat jelvényt, </w:t>
      </w:r>
      <w:r>
        <w:lastRenderedPageBreak/>
        <w:t xml:space="preserve">ha 100 bejegyzést írt, vagy egy fitnesz alkalmazásban, ha teljesítette élete első 5 kilométeres futását. A jelvények célokat állítanak a játékosok elé és státuszt jelölnek ki, sokszor gyűjthető, bemutatható trófeaként funkcionálnak. Kutatások igazolták, hogy a jól tervezett jelvényrendszerek képesek irányítani és terelni a felhasználói viselkedést, azaz ösztönzik a résztvevőket bizonyos kívánatos feladatok elvégzésére </w:t>
      </w:r>
      <w:r>
        <w:fldChar w:fldCharType="begin"/>
      </w:r>
      <w:r>
        <w:instrText>ADDIN ZOTERO_ITEM CSL_CITATION {"citationID":"JQPfoWWj","properties":{"formattedCitation":"(Yanovsky \\uc0\\u233{}s mtsai., 2021)","plainCitation":"(Yanovsky és mtsai., 2021)","noteIndex":0},"citationItems":[{"id":1748,"uris":["http://zotero.org/users/9712023/items/82B4MUS3"],"itemData":{"id":1748,"type":"article-journal","abstract":"Abstract\n            Badges are endemic to online interaction sites, from question and answer (Q&amp;A) websites to ride sharing, as systems for rewarding participants for their contributions. This article studies how badge design affects people's contributions and behavior over time. Past work has shown that badges “steer” people's behavior toward substantially increasing the amount of contributions before obtaining the badge, and immediately decreasing their contributions thereafter, returning to their baseline contribution levels. In contrast, we find that the steering effect depends on the type of user, as modeled by the rate and intensity of the user's contributions. We use these measures to distinguish between different groups of user activity, including users who are not affected by the badge system despite being significant contributors to the site. We provide a predictive model of how users change their activity group over the course of their lifetime in the system. We demonstrate our approach empirically in three different Q&amp;A sites on Stack Exchange with hundreds of thousands of users, for two types of activities (editing and voting on posts).","container-title":"Journal of the Association for Information Science and Technology","DOI":"10.1002/asi.24409","ISSN":"2330-1635, 2330-1643","issue":"3","journalAbbreviation":"Asso for Info Science &amp; Tech","language":"en","page":"331-345","source":"DOI.org (Crossref)","title":"One size does not fit all: A study of badge behavior in stack overflow","title-short":"One size does not fit all","volume":"72","author":[{"family":"Yanovsky","given":"Stav"},{"family":"Hoernle","given":"Nicholas"},{"family":"Lev","given":"Omer"},{"family":"Gal","given":"Kobi"}],"issued":{"date-parts":[["2021",3]]}}}],"schema":"https://github.com/citation-style-language/schema/raw/master/csl-citation.json"}</w:instrText>
      </w:r>
      <w:r>
        <w:fldChar w:fldCharType="separate"/>
      </w:r>
      <w:r>
        <w:rPr>
          <w:rFonts w:cs="Times New Roman"/>
          <w:szCs w:val="24"/>
        </w:rPr>
        <w:t>(Yanovsky és mtsai., 2021)</w:t>
      </w:r>
      <w:r>
        <w:fldChar w:fldCharType="end"/>
      </w:r>
      <w:r>
        <w:t>. Ugyanakkor a jelvények értékét befolyásolja, hogy mennyire érzik azokat megérdemeltnek és jelentéstelinek a felhasználók.</w:t>
      </w:r>
    </w:p>
    <w:p w:rsidR="00993A02" w:rsidRDefault="00FE752C">
      <w:pPr>
        <w:pStyle w:val="felsorols"/>
        <w:spacing w:before="0"/>
        <w:ind w:left="1077" w:hanging="360"/>
      </w:pPr>
      <w:r>
        <w:t>Szintek, szintlépések: A szintek a haladást jelképezik. A felhasználó szintet léphet, ha elegendő pontot gyűjtött vagy bizonyos feladatokat teljesített. A szintlépés új státuszt ad – például kezdő helyett haladó tag lesz valaki –, és gyakran új jogosultságokkal vagy tartalmakkal jár, például magasabb szinten extra funkciók válnak elérhetővé. A szintek segítségével a gamifikált rendszer strukturált fejlődési utat kínál, ami fenntartja a hosszabb távú elköteleződést, hiszen a felhasználók előtt mindig ott lebeg a következő szint elérése mint motivátor.</w:t>
      </w:r>
    </w:p>
    <w:p w:rsidR="00993A02" w:rsidRDefault="00FE752C">
      <w:pPr>
        <w:pStyle w:val="felsorols"/>
        <w:spacing w:before="0"/>
        <w:ind w:left="1077" w:hanging="360"/>
      </w:pPr>
      <w:r>
        <w:t xml:space="preserve">Ranglisták: A ranglista a pontok és eredmények alapján rangsorolja a játékosokat, tipikusan egy közösség tagjait egymáshoz viszonyítva. A ranglista erőteljes versengést válthat ki, az élmezőnybe kerülés vágya sokakat motiválhat fokozott aktivitásra. Ugyanakkor a szakirodalom megjegyzi, hogy a ranglisták hatása vegyes. Az élbolyban lévők motivációját növelhetik, de a lemaradókét esetleg csökkenthetik, sőt frusztrációt okozhatnak </w:t>
      </w:r>
      <w:r>
        <w:fldChar w:fldCharType="begin"/>
      </w:r>
      <w:r>
        <w:instrText>ADDIN ZOTERO_ITEM CSL_CITATION {"citationID":"eiSMVdda","properties":{"formattedCitation":"(Na &amp; Han, 2023)","plainCitation":"(Na &amp; Han, 2023)","noteIndex":0},"citationItems":[{"id":1750,"uris":["http://zotero.org/users/9712023/items/4KLDV9I3"],"itemData":{"id":1750,"type":"article-journal","abstract":"Purpose\n              Gamification is a booming motivational approach in information systems. Leaderboards play a key role in gamification; however, there are mixed findings regarding the heterogeneous motivational impacts of leaderboard positions. This study aims to clarify the motivational effects of high and low leaderboard positions by assembling diverse behavioral measures and self-reports. The measures used in this study shed a light on the quantitative and qualitative dynamics of motivation facilitated by leaderboard positions. The authors inspect motivation in relation to satisfaction and frustration of competence need.\n            \n            \n              Design/methodology/approach\n              The authors conducted an online experiment set in a crowdsourcing context, asking the participants to compete in an image tagging game. Participants' leaderboard positions were manipulated to be either high or low for five consecutive rounds. The number of clicks, tags, duration of tagging and persistence on the task were measured as indicators of motivation.\n            \n            \n              Findings\n              High ranks on leaderboards induced complacent behaviors choosing easy ways to maintain their positions, while low ranks led the participants to stick to the right process of the task with intensified motivation round after round. However, neither of the motivations seemed to be of intrinsic nature.\n            \n            \n              Originality/value\n              The present study provides conclusive evidence on the varying motivational impact of leaderboard positions. The authors also demonstrate how the “needs-as-motive” model (Sheldon and Gunz, 2009) applies to gamification. Its implications in self-determination theory and gamification literature are discussed.","container-title":"Internet Research","DOI":"10.1108/INTR-12-2021-0897","ISSN":"1066-2243","issue":"7","journalAbbreviation":"INTR","language":"en","license":"https://www.emerald.com/insight/site-policies","page":"1-18","source":"DOI.org (Crossref)","title":"How leaderboard positions shape our motivation: the impact of competence satisfaction and competence frustration on motivation in a gamified crowdsourcing task","title-short":"How leaderboard positions shape our motivation","volume":"33","author":[{"family":"Na","given":"Kibbeum"},{"family":"Han","given":"Kwanghee"}],"issued":{"date-parts":[["2023",12,18]]}}}],"schema":"https://github.com/citation-style-language/schema/raw/master/csl-citation.json"}</w:instrText>
      </w:r>
      <w:r>
        <w:fldChar w:fldCharType="separate"/>
      </w:r>
      <w:r>
        <w:t>(Na &amp; Han, 2023)</w:t>
      </w:r>
      <w:r>
        <w:fldChar w:fldCharType="end"/>
      </w:r>
      <w:r>
        <w:t>. Ezért a ranglisták tervezésénél fontos a megfelelő csoportképzés, például kisebb csoportok ranglistái, vagy többféle kategória, hogy mindenki reális eséllyel érhessen el sikert.</w:t>
      </w:r>
    </w:p>
    <w:p w:rsidR="00993A02" w:rsidRDefault="00FE752C">
      <w:pPr>
        <w:pStyle w:val="felsorols"/>
        <w:spacing w:before="0"/>
        <w:ind w:left="1077" w:hanging="360"/>
      </w:pPr>
      <w:r>
        <w:t>Kihívások és feladatok: Sok gamifikált rendszer kínál konkrét kihívásokat vagy küldetéseket, amelyeket a felhasználóknak teljesíteniük kell. Ezek lehetnek napi feladatok, például egy nyelvtanuló appban napi 10 szó megtanulása; egyszeri kihívások, például egy alkalmazásban végigvinni egy adott folyamatot, vagy hosszabb kampányok is. A kihívások célorientált keretet adnak a részvételnek, és gyakran történetbe, narratívába ágyazva jelennek meg, hogy még vonzóbbak legyenek. Teljesítésükért rendszerint pontok vagy jelvények járnak. A jól megtervezett kihívások flow-élményt idézhetnek elő, se túl könnyűek, se túl nehezek nem lehetnek, hogy folyamatosan fenn tudják tartani az érdeklődést.</w:t>
      </w:r>
    </w:p>
    <w:p w:rsidR="00993A02" w:rsidRDefault="00FE752C">
      <w:pPr>
        <w:pStyle w:val="felsorols"/>
        <w:spacing w:before="0"/>
        <w:ind w:left="1077" w:hanging="360"/>
      </w:pPr>
      <w:r>
        <w:t xml:space="preserve">Narratíva és történet: A játékos kerettörténet alkalmazása a gamifikációban azt jelenti, hogy a felhasználói tevékenységeket egy fiktív világba vagy történetbe ágyazzuk. Például egy oktatási gamifikált platformon a tanulók lehetnek kalandozók egy fantasy világban, ahol a feladatok megoldásával szörnyeket győznek le vagy kincseket gyűjtenek. A narratíva értelmet és kontextust ad az egyes játékelemeknek, a pont nem pusztán pont, hanem például aranyérme, a jelvény egy rang vagy cím a történetben, a szintek pedig a hős karakter fejlődési szintjei. A narratíva erős intrinzik motivációs tényező lehet azoknál, akiket magával ragad a történet, mert ekkor a feladatok teljesítése már nem külső jutalomért történik, hanem a történet kibontakozásáért, a kíváncsiság vagy a szerepjáték élményéért. Persze nem minden </w:t>
      </w:r>
      <w:r>
        <w:lastRenderedPageBreak/>
        <w:t>rendszerben alkalmazható mély narratíva, de egy tematikus keret, például egy űrkutatás témájú hűségprogram fokozhatja az elköteleződést.</w:t>
      </w:r>
    </w:p>
    <w:p w:rsidR="00993A02" w:rsidRDefault="00FE752C">
      <w:pPr>
        <w:pStyle w:val="felsorols"/>
        <w:spacing w:before="0" w:after="280"/>
        <w:ind w:left="1077" w:hanging="360"/>
      </w:pPr>
      <w:r>
        <w:t>Visszajelzés és előrehaladás-kijelzés: Ide tartoznak például a előrehaladási sávok, teljesítménymérők, amelyek vizuálisan jelzik a felhasználónak, hol tart a folyamatban. Egy egyszerű példa a LinkedIn profilkitöltési százalékos sávja, amely motiválja a felhasználót, hogy a profilját 100%-ra töltse ki, ezzel gyakorlatilag egy cél felé tereli, mintha egy küldetés lenne. A folyamatos visszajelzés kulcseleme a játékoknak, és a gamifikációban is kritikus. A felhasználónak látnia kell, hogy eredményt ért el, haladt előre, mert ez megerősíti a viselkedést. A valós idejű pontszámközlés, az azonnali értesítés egy jelvény elnyeréséről, de ide tartozik egy elért teljesítményre vonatkozó hang- vagy színeffekt is.</w:t>
      </w:r>
    </w:p>
    <w:p w:rsidR="00993A02" w:rsidRDefault="00FE752C">
      <w:pPr>
        <w:pStyle w:val="bekezdestobbi"/>
      </w:pPr>
      <w:r>
        <w:t xml:space="preserve">Többnyire a fenti elemek kombinációjából építkeznek a gamifikált rendszerek. Fontos hangsúlyozni, hogy önmagukban ezek az elemek még nem garantálják a kívánt hatást, hatékonyságuk nagyban függ attól, hogy </w:t>
      </w:r>
      <w:r>
        <w:rPr>
          <w:rStyle w:val="Kiemels2"/>
          <w:b w:val="0"/>
        </w:rPr>
        <w:t>milyen mechanizmusba illesztve</w:t>
      </w:r>
      <w:r>
        <w:t>, milyen céllal és kiknek a számára alkalmazzák őket. Az alábbiakban ezért kitérünk a játékmechanizmusok tágabb kategóriáira is, illetve arra, hogy a felsorolt elemek miként működnek együtt egy rendszerben.</w:t>
      </w:r>
    </w:p>
    <w:p w:rsidR="00993A02" w:rsidRDefault="00FE752C">
      <w:pPr>
        <w:pStyle w:val="Cmsor3"/>
      </w:pPr>
      <w:bookmarkStart w:id="72" w:name="_Toc197690029"/>
      <w:r>
        <w:t>Játékmechanizmusok és dinamika a háttérben</w:t>
      </w:r>
      <w:bookmarkEnd w:id="72"/>
    </w:p>
    <w:p w:rsidR="00993A02" w:rsidRDefault="00FE752C">
      <w:pPr>
        <w:spacing w:beforeAutospacing="1" w:afterAutospacing="1"/>
      </w:pPr>
      <w:r>
        <w:t xml:space="preserve">A játékelemeket magasabb szintű </w:t>
      </w:r>
      <w:r>
        <w:rPr>
          <w:rStyle w:val="Kiemels2"/>
          <w:b w:val="0"/>
        </w:rPr>
        <w:t>játékmechanizmusok</w:t>
      </w:r>
      <w:r>
        <w:t xml:space="preserve"> fogják össze, amelyek a játék, és így a gamifikált rendszer működésének szabályait adják meg. Néhány fontosabb mechanizmus és dinamika:</w:t>
      </w:r>
    </w:p>
    <w:p w:rsidR="00993A02" w:rsidRDefault="00FE752C">
      <w:pPr>
        <w:pStyle w:val="felsorols"/>
        <w:spacing w:before="280"/>
        <w:ind w:left="1077" w:hanging="360"/>
      </w:pPr>
      <w:r>
        <w:t xml:space="preserve">Jutalmazás és motiváció: A legtöbb gamifikált rendszer a pozitív megerősítés elvén működik, azaz a kívánatos viselkedést jutalmazza, pontokkal, jelvényekkel, előnyökkel. A jutalmazás mechanizmusa mögött különböző pszichológiai hatások állnak: az operáns kondicionálás (ha megcsinálod, jutalmat kapsz), illetve a kognitív motivációs elméletek, mint amilyen az SDT. Ez utóbbi szerint </w:t>
      </w:r>
      <w:ins w:id="73" w:author="Abari Kálmán (EXT)" w:date="2025-06-19T10:35:00Z">
        <w:r w:rsidR="00861A22">
          <w:t xml:space="preserve">– mint korábban említettük – </w:t>
        </w:r>
      </w:ins>
      <w:r>
        <w:t>a tartós motivációhoz három alapvető pszichológiai szükségletet kell támogatni: az autonómiát, a kompetenciaérzést és a kapcsolódást. A játékmechanizmusoknak – így a jutalmazásnak is – akkor van hosszú távú hatása, ha nem csak külső jutalmat ad, hanem hozzájárul e szükségletek kielégítéséhez, például a pontok és szintek növelhetik a kompetencia érzését, a jelvények és ranglisták versengése közösségi élményt, kapcsolódást nyújthatnak.</w:t>
      </w:r>
    </w:p>
    <w:p w:rsidR="00993A02" w:rsidRDefault="00FE752C">
      <w:pPr>
        <w:pStyle w:val="felsorols"/>
        <w:spacing w:before="0"/>
        <w:ind w:left="1077" w:hanging="360"/>
      </w:pPr>
      <w:r>
        <w:t xml:space="preserve">Versengés vs. Együttműködés: Két alapvető dinamikus mechanizmus, amit a gamifikációban felhasználhatunk. A versengés általában a ranglisták, versenyek, kihívások révén jelenik meg, melynek hatására a játékosok egymáshoz mérik magukat, és a győzelem vagy jobb helyezés motiválja őket. A együttműködés ezzel szemben a csapatok, közös célok, guild-ek vagy csoportos kihívások formájában valósul meg, ilyenkor a játékosokat egy közös ellenség vagy cél kovácsolja össze. </w:t>
      </w:r>
      <w:r>
        <w:lastRenderedPageBreak/>
        <w:t>Mindkét mechanizmus hatékony lehet, de más típusú élményt nyújt: a verseny izgalmat és feszültséget, az együttműködés közösségi élményt és támogatást. Sok gamifikált rendszer kombinálja a kettőt, például csapatok közötti verseny, így belül együttműködést, kívül versenyt találunk. A versengés és együttműködés kombinációja különösen hatékony lehet a tanulásban, mert egyszerre mozdítja elő a kompetenciát és a közösségi élményt.</w:t>
      </w:r>
    </w:p>
    <w:p w:rsidR="00993A02" w:rsidRDefault="00FE752C">
      <w:pPr>
        <w:pStyle w:val="felsorols"/>
        <w:spacing w:before="0"/>
        <w:ind w:left="1077" w:hanging="360"/>
      </w:pPr>
      <w:r>
        <w:t>Kihívás és fejlődés: A játékok élményét nagyban meghatározza a megfelelő nehézségű kihívás és a folyamatos fejlődés érzése. A gamifikációs mechanizmusok között ezért szerepel a fokozódó nehézség, a kihívások skálázása a felhasználó előrehaladásával. A Flow-elmélet alapján az optimális élményhez az kell, hogy a feladat ne legyen se túl könnyű, mert akkor unalmas, se túl nehéz, mert akkor szorongást kelt. A gamifikációban ezt dinamikus mechanizmusokkal támogatják, például a szintek előrehaladtával egyre összetettebb feladatok jönnek, vagy a kihívások időkerete szűkül. A haladás mechanizmusa biztosítja, hogy a felhasználó érezze a fejlődést, a kompetencianövekedést és mindig legyen újabb kihívás előtte.</w:t>
      </w:r>
    </w:p>
    <w:p w:rsidR="00993A02" w:rsidRDefault="00FE752C">
      <w:pPr>
        <w:pStyle w:val="felsorols"/>
        <w:spacing w:before="0"/>
        <w:ind w:left="1077" w:hanging="360"/>
      </w:pPr>
      <w:r>
        <w:t>Véletlenszerű jutalmak, meglepetések: Sok játék alkalmaz véletlen eseményeket (kincsesládák, sorsolások). A gamifikációban is megjelenhet a véletlenszerű jutalmazás, ami a változó jutalmazási ütemezés miatt erős kondicionáló hatású lehet. Például egy fitnesz alkalmazás időnként váratlan extra pontokat adhat meglepetésként egy edzés után, vagy egy tanulóplatformon néha mini-játékot lehet nyerni, ami plusz jutalmat hoz. Ezek a mechanizmusok fenntartják az érdeklődést, mert a felhasználó nem tudja pontosan, mikor érheti kellemes meglepetés. Viszont körültekintéssel kell alkalmazni, mert a túl sok véletlen elem átláthatatlanná teheti a rendszert, vagy a felhasználók igazságtalannak érezhetik.</w:t>
      </w:r>
    </w:p>
    <w:p w:rsidR="00993A02" w:rsidRDefault="00FE752C">
      <w:pPr>
        <w:pStyle w:val="felsorols"/>
        <w:spacing w:before="0" w:after="280"/>
        <w:ind w:left="1077" w:hanging="360"/>
      </w:pPr>
      <w:r>
        <w:t>Választási lehetőség és önirányítás: A játékokban fontos mechanizmus a játékos döntéseinek szabadsága, amit a gamifikációnak is érdemes átvennie. Ha a felhasználók választhatnak különböző típusú feladatok, jutalmak közül, saját célokat tűzhetnek ki, vagy személyre szabhatják avatárjukat vagy profiljukat, ami növeli az autonómia érzését. Ez a mechanizmus elsősorban a rendszer tervezési alapelvei közé tartozik, ugyanakkor ide sorolhatók azok az elemek is, mint az elágazó, személyre szabott küldetésvonalak, amelyek lehetővé teszik, hogy minden felhasználó a saját útját járja be a játékosított folyamatban, illetve a testre szabhatóság, amely során a játékos maga formálhatja a felület megjelenését és működését. A választási lehetőségek biztosítása segít, hogy a gamifikáció befogadóbb legyen különböző típusú résztvevők számára, és csökkenti annak kockázatát, hogy valaki kényszerítve érezze magát a részvételre.</w:t>
      </w:r>
    </w:p>
    <w:p w:rsidR="00993A02" w:rsidRDefault="00FE752C">
      <w:pPr>
        <w:pStyle w:val="bekezdestobbi"/>
      </w:pPr>
      <w:r>
        <w:t xml:space="preserve">A fenti mechanizmusok </w:t>
      </w:r>
      <w:r>
        <w:rPr>
          <w:rStyle w:val="Kiemels2"/>
          <w:b w:val="0"/>
        </w:rPr>
        <w:t>összjátéka</w:t>
      </w:r>
      <w:r>
        <w:t xml:space="preserve"> határozza meg egy gamifikált rendszer sikerét. Például egy jól működő oktatási gamifikációs platformon nem elég csak pontokat és jelvényeket adni – amelyek önmagukban a jutalmazást szolgálják –, hanem szükséges a megfelelő nehézségű kihívások sora, a ranglista vagy más mechanizmus a versengés vagy együttműködés támogatására, a folyamatos visszajelzés a fejlődésről, és az, hogy a tanuló bizonyos fokig maga </w:t>
      </w:r>
      <w:r>
        <w:lastRenderedPageBreak/>
        <w:t xml:space="preserve">is alakíthassa a tanulási útvonalát. A mechanizmusokat tehát </w:t>
      </w:r>
      <w:r>
        <w:rPr>
          <w:rStyle w:val="Kiemels2"/>
          <w:b w:val="0"/>
        </w:rPr>
        <w:t>rendszerszinten</w:t>
      </w:r>
      <w:r>
        <w:t xml:space="preserve"> kell megérteni, a gamifikáció tervezése gyakorlatilag játéktervezési feladat, ahol a cél nem pusztán a szórakoztatás, hanem valamilyen </w:t>
      </w:r>
      <w:r>
        <w:rPr>
          <w:rStyle w:val="Hangslyozs"/>
        </w:rPr>
        <w:t>azon túli cél</w:t>
      </w:r>
      <w:r>
        <w:t>: tanulás, egészségjavítás, munkateljesítmény elérése.</w:t>
      </w:r>
    </w:p>
    <w:p w:rsidR="00993A02" w:rsidRDefault="00FE752C">
      <w:pPr>
        <w:pStyle w:val="Cmsor3"/>
      </w:pPr>
      <w:bookmarkStart w:id="74" w:name="_Toc197690030"/>
      <w:r>
        <w:t>A játékelemek hatékonyságának kérdése</w:t>
      </w:r>
      <w:bookmarkEnd w:id="74"/>
    </w:p>
    <w:p w:rsidR="00993A02" w:rsidRDefault="00FE752C">
      <w:pPr>
        <w:pStyle w:val="bekezdeselso"/>
      </w:pPr>
      <w:r>
        <w:t xml:space="preserve">Felmerül a kérdés: vajon melyik játékelem a </w:t>
      </w:r>
      <w:r>
        <w:rPr>
          <w:rStyle w:val="Kiemels2"/>
          <w:b w:val="0"/>
        </w:rPr>
        <w:t>leghatékonyabb</w:t>
      </w:r>
      <w:r>
        <w:rPr>
          <w:b/>
        </w:rPr>
        <w:t>,</w:t>
      </w:r>
      <w:r>
        <w:t xml:space="preserve"> vagy melyik mechanizmus működik a legjobban? Erre a kutatások alapján nincs egyszerű, általános válasz, mert a hatékonyság erősen függ a </w:t>
      </w:r>
      <w:r>
        <w:rPr>
          <w:rStyle w:val="Kiemels2"/>
          <w:b w:val="0"/>
        </w:rPr>
        <w:t>környezettől és a felhasználótól</w:t>
      </w:r>
      <w:r>
        <w:t>. Néhány általános megállapítás azonban tehető a szakirodalom alapján:</w:t>
      </w:r>
    </w:p>
    <w:p w:rsidR="00993A02" w:rsidRDefault="00FE752C">
      <w:pPr>
        <w:pStyle w:val="felsorols"/>
        <w:spacing w:before="280"/>
        <w:ind w:left="1077" w:hanging="360"/>
      </w:pPr>
      <w:r>
        <w:t xml:space="preserve">A pontok és ranglisták általában az aktivitás rövid távú növelésében hatékonyak. Számos kísérlet igazolta, hogy amikor egy rendszerben bevezetik a pontozást és a nyilvános rangsort, ugrásszerűen nő az interakciók száma, a felhasználók gyakrabban lépnek be, többet teljesítenek. Ugyanakkor önmagukban ezek az elemek hosszú távon kifulladhatnak. Ha a feladat monotonná válik vagy a felhasználó eléri a csúcsot, a motiváció csökkenhet. Így a pontozás és a ranglista erőssége a kezdeti bevonódás elérése, de gyengesége lehet a hosszú távú megtartás </w:t>
      </w:r>
      <w:r>
        <w:fldChar w:fldCharType="begin"/>
      </w:r>
      <w:r>
        <w:instrText>ADDIN ZOTERO_ITEM CSL_CITATION {"citationID":"mpvE0aWM","properties":{"formattedCitation":"(Na &amp; Han, 2023; Ratinho &amp; Martins, 2023)","plainCitation":"(Na &amp; Han, 2023; Ratinho &amp; Martins, 2023)","noteIndex":0},"citationItems":[{"id":1750,"uris":["http://zotero.org/users/9712023/items/4KLDV9I3"],"itemData":{"id":1750,"type":"article-journal","abstract":"Purpose\n              Gamification is a booming motivational approach in information systems. Leaderboards play a key role in gamification; however, there are mixed findings regarding the heterogeneous motivational impacts of leaderboard positions. This study aims to clarify the motivational effects of high and low leaderboard positions by assembling diverse behavioral measures and self-reports. The measures used in this study shed a light on the quantitative and qualitative dynamics of motivation facilitated by leaderboard positions. The authors inspect motivation in relation to satisfaction and frustration of competence need.\n            \n            \n              Design/methodology/approach\n              The authors conducted an online experiment set in a crowdsourcing context, asking the participants to compete in an image tagging game. Participants' leaderboard positions were manipulated to be either high or low for five consecutive rounds. The number of clicks, tags, duration of tagging and persistence on the task were measured as indicators of motivation.\n            \n            \n              Findings\n              High ranks on leaderboards induced complacent behaviors choosing easy ways to maintain their positions, while low ranks led the participants to stick to the right process of the task with intensified motivation round after round. However, neither of the motivations seemed to be of intrinsic nature.\n            \n            \n              Originality/value\n              The present study provides conclusive evidence on the varying motivational impact of leaderboard positions. The authors also demonstrate how the “needs-as-motive” model (Sheldon and Gunz, 2009) applies to gamification. Its implications in self-determination theory and gamification literature are discussed.","container-title":"Internet Research","DOI":"10.1108/INTR-12-2021-0897","ISSN":"1066-2243","issue":"7","journalAbbreviation":"INTR","language":"en","license":"https://www.emerald.com/insight/site-policies","page":"1-18","source":"DOI.org (Crossref)","title":"How leaderboard positions shape our motivation: the impact of competence satisfaction and competence frustration on motivation in a gamified crowdsourcing task","title-short":"How leaderboard positions shape our motivation","volume":"33","author":[{"family":"Na","given":"Kibbeum"},{"family":"Han","given":"Kwanghee"}],"issued":{"date-parts":[["2023",12,18]]}}},{"id":1752,"uris":["http://zotero.org/users/9712023/items/RMM74IFS"],"itemData":{"id":1752,"type":"article-journal","abstract":"Gamification, defined as the integration of videogame components to promote a gameful experience, is increasingly being implemented in education with the aim of enhancing students' engagement and motivation. Accordingly, since 2010 it has constituted an area of growing interest for researchers and teachers. Following PRISMA 2020's methodology, a systematic review (SR) was conducted in November 2022 seeking to explore the influence of gamification strategies on students' motivation to learn. Having identified 548 articles, 40 studies were chosen based on the selection criteria set and analyzed to reveal that game elements such as points, badges and rankings are widely used to motivate students. From a theoretical perspective, gamification studies focus on the dichotomy of intrinsic and extrinsic motivation. The results suggest a positive influence of gamification strategies on students' motivation, although in the long run, such motivation can decline. Furthermore, the influence of a novelty effect and extrinsic rewards on motivation is identified, which can lead to greater motivation in the short term, followed by a decrease with further exposure to gamification. Future studies should focus on the influence of students' individual traits (e.g., gaming experience, openness to competition and cooperation) on gamification strategies. Moreover, long-term exposure to gamification as well as the novelty effect should be explored.","container-title":"Heliyon","DOI":"10.1016/j.heliyon.2023.e19033","ISSN":"2405-8440","issue":"8","journalAbbreviation":"Heliyon","language":"eng","note":"PMID: 37636393\nPMCID: PMC10448467","page":"e19033","source":"PubMed","title":"The role of gamified learning strategies in student's motivation in high school and higher education: A systematic review","title-short":"The role of gamified learning strategies in student's motivation in high school and higher education","volume":"9","author":[{"family":"Ratinho","given":"Elias"},{"family":"Martins","given":"Cátia"}],"issued":{"date-parts":[["2023"]]}}}],"schema":"https://github.com/citation-style-language/schema/raw/master/csl-citation.json"}</w:instrText>
      </w:r>
      <w:r>
        <w:fldChar w:fldCharType="separate"/>
      </w:r>
      <w:r>
        <w:t>(Na &amp; Han, 2023; Ratinho &amp; Martins, 2023)</w:t>
      </w:r>
      <w:r>
        <w:fldChar w:fldCharType="end"/>
      </w:r>
      <w:r>
        <w:t>.</w:t>
      </w:r>
    </w:p>
    <w:p w:rsidR="00993A02" w:rsidRDefault="00FE752C">
      <w:pPr>
        <w:pStyle w:val="felsorols"/>
        <w:spacing w:before="0"/>
        <w:ind w:left="1077" w:hanging="360"/>
      </w:pPr>
      <w:r>
        <w:t xml:space="preserve">A jelvények és kihívások értékesek az irányított viselkedésváltoztatásban. Például a </w:t>
      </w:r>
      <w:r>
        <w:rPr>
          <w:i/>
        </w:rPr>
        <w:t>Stack Overflow Q&amp;A</w:t>
      </w:r>
      <w:r>
        <w:t xml:space="preserve"> oldalon bizonyos jelvények megszerzésének lehetősége dokumentáltan növelte az adott típusú felhasználói hozzájárulásokat, például több régi kérdés megválaszolását eredményezte. A jelvények segítenek kommunikálni a célokat és visszajelzést adni a haladásról, ami a viselkedés formálásához fontos. Hatékonyságuk akkor a legjobb, ha a felhasználó értékesnek és kihívást jelentőnek tartja a jelvény elérését, ehhez pedig az kell, hogy ne osszanak túl könnyen túl sok jelvényt, mert devalválódik az értékük. A kutatások azt is mutatják, hogy a jelvények hatása olykor ideiglenes. Sokan épp addig növelik aktivitásukat, amíg a kitűzőt meg nem szerzik, utána visszaállnak a korábbi szintre, ezt nevezik az irányított hatás ideiglenességének. Ennek kiküszöbölésére a rendszert folyamatosan új célokkal kell frissíteni</w:t>
      </w:r>
      <w:del w:id="75" w:author="Abari Kálmán (EXT)" w:date="2025-06-19T10:43:00Z">
        <w:r w:rsidDel="00861A22">
          <w:delText>.</w:delText>
        </w:r>
      </w:del>
      <w:r>
        <w:t xml:space="preserve"> </w:t>
      </w:r>
      <w:r>
        <w:fldChar w:fldCharType="begin"/>
      </w:r>
      <w:r>
        <w:instrText>ADDIN ZOTERO_ITEM CSL_CITATION {"citationID":"M6vncm8N","properties":{"formattedCitation":"(A. Anderson \\uc0\\u233{}s mtsai., 2013)","plainCitation":"(A. Anderson és mtsai., 2013)","dontUpdate":true,"noteIndex":0},"citationItems":[{"id":1756,"uris":["http://zotero.org/users/9712023/items/QQUQ4EHD"],"itemData":{"id":1756,"type":"paper-conference","container-title":"Proceedings of the 22nd international conference on World Wide Web","DOI":"10.1145/2488388.2488398","event-place":"Rio de Janeiro Brazil","event-title":"WWW '13: 22nd International World Wide Web Conference","ISBN":"978-1-4503-2035-1","language":"en","page":"95-106","publisher":"ACM","publisher-place":"Rio de Janeiro Brazil","source":"DOI.org (Crossref)","title":"Steering user behavior with badges","URL":"https://dl.acm.org/doi/10.1145/2488388.2488398","author":[{"family":"Anderson","given":"Ashton"},{"family":"Huttenlocher","given":"Daniel"},{"family":"Kleinberg","given":"Jon"},{"family":"Leskovec","given":"Jure"}],"accessed":{"date-parts":[["2025",5,6]]},"issued":{"date-parts":[["2013",5,13]]}}}],"schema":"https://github.com/citation-style-language/schema/raw/master/csl-citation.json"}</w:instrText>
      </w:r>
      <w:r>
        <w:fldChar w:fldCharType="separate"/>
      </w:r>
      <w:r>
        <w:rPr>
          <w:rFonts w:cs="Times New Roman"/>
          <w:szCs w:val="24"/>
        </w:rPr>
        <w:t>(Anderson és mtsai., 2013)</w:t>
      </w:r>
      <w:r>
        <w:fldChar w:fldCharType="end"/>
      </w:r>
      <w:r>
        <w:t>.</w:t>
      </w:r>
    </w:p>
    <w:p w:rsidR="00993A02" w:rsidRDefault="00FE752C">
      <w:pPr>
        <w:pStyle w:val="felsorols"/>
        <w:spacing w:before="0"/>
        <w:ind w:left="1077" w:hanging="360"/>
      </w:pPr>
      <w:r>
        <w:t xml:space="preserve">A narratíva és a választás belső motivációt erősítő hatása jól dokumentált, de nehezebben mérhető </w:t>
      </w:r>
      <w:r>
        <w:fldChar w:fldCharType="begin"/>
      </w:r>
      <w:r>
        <w:instrText>ADDIN ZOTERO_ITEM CSL_CITATION {"citationID":"aUQ8GAkH","properties":{"formattedCitation":"(Patall \\uc0\\u233{}s mtsai., 2008)","plainCitation":"(Patall és mtsai., 2008)","noteIndex":0},"citationItems":[{"id":1758,"uris":["http://zotero.org/users/9712023/items/NTFXYJL5"],"itemData":{"id":1758,"type":"article-journal","container-title":"Psychological Bulletin","DOI":"10.1037/0033-2909.134.2.270","ISSN":"1939-1455, 0033-2909","issue":"2","journalAbbreviation":"Psychological Bulletin","language":"en","page":"270-300","source":"DOI.org (Crossref)","title":"The effects of choice on intrinsic motivation and related outcomes: A meta-analysis of research findings.","title-short":"The effects of choice on intrinsic motivation and related outcomes","volume":"134","author":[{"family":"Patall","given":"Erika A."},{"family":"Cooper","given":"Harris"},{"family":"Robinson","given":"Jorgianne Civey"}],"issued":{"date-parts":[["2008"]]}}}],"schema":"https://github.com/citation-style-language/schema/raw/master/csl-citation.json"}</w:instrText>
      </w:r>
      <w:r>
        <w:fldChar w:fldCharType="separate"/>
      </w:r>
      <w:r>
        <w:rPr>
          <w:rFonts w:cs="Times New Roman"/>
          <w:szCs w:val="24"/>
        </w:rPr>
        <w:t>(Patall és mtsai., 2008)</w:t>
      </w:r>
      <w:r>
        <w:fldChar w:fldCharType="end"/>
      </w:r>
      <w:r>
        <w:t xml:space="preserve">. Azok a felhasználók, akiket magával ragad egy jó történet vagy az önirányított felfedezés, gyakran mélyebben bevonódnak és hosszabb ideig hűek maradnak a rendszerhez, még akkor is, ha csak egyszerű külső jutalmak állnak rendelkezésre. Példa erre a Duolingo nyelvtanuló alkalmazás esete: bár tartalmaz pontokat és szériamegőrző számokat, vonzerejének nagy része abban rejlik, hogy játékos, rajzfilmszerű világot teremt a tanuláshoz, és a tanulók maguk dönthetik el, mely leckéket veszik fel milyen sorrendben. A flow állapot fenntartása – amikor a felhasználó elmerül a feladatban, mert pont megfelelő </w:t>
      </w:r>
      <w:r>
        <w:lastRenderedPageBreak/>
        <w:t>számára a kihívás és élvezetes a tevékenység – sokkal inkább múlik ezeken a finom mechanizmusokon, mint narratíva, kihívás, szabadság, semmint a pontok számán.</w:t>
      </w:r>
    </w:p>
    <w:p w:rsidR="00993A02" w:rsidRDefault="00FE752C">
      <w:pPr>
        <w:pStyle w:val="felsorols"/>
        <w:spacing w:before="0" w:after="280"/>
        <w:ind w:left="1077" w:hanging="360"/>
      </w:pPr>
      <w:r>
        <w:t>Különböző felhasználói típusok eltérően reagálnak. Ami versengő alkatú embereknél motiváló, például ranglista és nyílt verseny, az együttműködő vagy felfedező típusoknál akár stresszt okozhat. Például egy introvertált, felfedező beállítottságú tanuló számára egy nyilvános ranglistán való szereplés demotiváló lehet, viszont imádni fog egy olyan gamifikációs elemet, ahol rejtett érdekességeket, például húsvéti tojást találhat a rendszerben, vagy saját tempójában gyűjtögethet jelvényeket nagyobb felhajtás nélkül. Éppen ezért a modern gamifikációs kutatások javasolják a testre szabhatóságot vagy a felhasználói típus szerinti adaptálást, így mindenki azt az élményt kapja, ami számára a leghatékonyabb.</w:t>
      </w:r>
    </w:p>
    <w:p w:rsidR="00993A02" w:rsidRDefault="00FE752C">
      <w:pPr>
        <w:pStyle w:val="bekezdeselso"/>
      </w:pPr>
      <w:r>
        <w:t xml:space="preserve">A játékelemek és mechanizmusok hatékonysága nem független egymástól vagy a kontextustól. A </w:t>
      </w:r>
      <w:r>
        <w:rPr>
          <w:rStyle w:val="Kiemels2"/>
          <w:b w:val="0"/>
        </w:rPr>
        <w:t>holisztikus tervezés</w:t>
      </w:r>
      <w:r>
        <w:rPr>
          <w:b/>
        </w:rPr>
        <w:t xml:space="preserve"> </w:t>
      </w:r>
      <w:r>
        <w:t xml:space="preserve">a kulcs, vagyis olyan élményeket kell alkotni, amelyekben az egyes elemek erősítik egymást, illeszkednek a felhasználók motivációjához, és támogatják az alapcél elérését, legyen az tanulás, egészség, produktivitás. A következő részben bemutatjuk, hogyan lehet mindezt </w:t>
      </w:r>
      <w:del w:id="76" w:author="Abari Kálmán (EXT)" w:date="2025-06-19T10:45:00Z">
        <w:r w:rsidDel="00861A22">
          <w:delText xml:space="preserve">ezt </w:delText>
        </w:r>
      </w:del>
      <w:r>
        <w:t>megtenni.</w:t>
      </w:r>
    </w:p>
    <w:p w:rsidR="00993A02" w:rsidRDefault="00FE752C">
      <w:pPr>
        <w:pStyle w:val="Cmsor2"/>
      </w:pPr>
      <w:bookmarkStart w:id="77" w:name="_Toc197690031"/>
      <w:r>
        <w:t>Gamifikációs keretrendszerek</w:t>
      </w:r>
      <w:bookmarkEnd w:id="77"/>
    </w:p>
    <w:p w:rsidR="00993A02" w:rsidRDefault="00FE752C">
      <w:pPr>
        <w:pStyle w:val="bekezdeselso"/>
      </w:pPr>
      <w:r>
        <w:t xml:space="preserve">Miközben a játékosítás rohamosan elterjedt számos területen, megjelent az igény arra, hogy a gamifikációt szisztematikus keretek között alkalmazzák, így számos </w:t>
      </w:r>
      <w:r>
        <w:rPr>
          <w:rStyle w:val="Kiemels2"/>
          <w:b w:val="0"/>
        </w:rPr>
        <w:t>elméleti modell</w:t>
      </w:r>
      <w:r>
        <w:t xml:space="preserve"> és </w:t>
      </w:r>
      <w:r>
        <w:rPr>
          <w:rStyle w:val="Kiemels2"/>
          <w:b w:val="0"/>
        </w:rPr>
        <w:t>keretrendszer</w:t>
      </w:r>
      <w:r>
        <w:t xml:space="preserve"> született. E keretek segítenek megérteni, hogyan és miért működik a gamifikáció, valamint iránymutatást adnak a tervezőknek a játékmechanizmusok hatékony beépítéséhez. A következő részben kronologikus sorrendben áttekintjük a gamifikáció legfontosabb modelljeit és elméleti kereteit.</w:t>
      </w:r>
    </w:p>
    <w:p w:rsidR="00993A02" w:rsidRDefault="00FE752C">
      <w:pPr>
        <w:pStyle w:val="Cmsor3"/>
      </w:pPr>
      <w:bookmarkStart w:id="78" w:name="_Toc197690032"/>
      <w:r>
        <w:t>Bartle-féle játékostípusok</w:t>
      </w:r>
      <w:bookmarkEnd w:id="78"/>
    </w:p>
    <w:p w:rsidR="00993A02" w:rsidRDefault="00FE752C">
      <w:pPr>
        <w:pStyle w:val="bekezdeselso"/>
      </w:pPr>
      <w:r>
        <w:t xml:space="preserve">Richard </w:t>
      </w:r>
      <w:r>
        <w:rPr>
          <w:rStyle w:val="Kiemels2"/>
          <w:b w:val="0"/>
        </w:rPr>
        <w:t>Bartle 1996-ban</w:t>
      </w:r>
      <w:r>
        <w:rPr>
          <w:b/>
        </w:rPr>
        <w:t xml:space="preserve"> </w:t>
      </w:r>
      <w:r>
        <w:t xml:space="preserve">publikált játékostipológiája eredetileg az online szerepjátékok (MUD-ok) játékosainak preferenciáit írta le, de azóta általánosabban is hivatkozási alap lett a játékosok </w:t>
      </w:r>
      <w:r>
        <w:rPr>
          <w:rStyle w:val="Kiemels2"/>
          <w:b w:val="0"/>
        </w:rPr>
        <w:t xml:space="preserve">motivációinak kategorizálására </w:t>
      </w:r>
      <w:r>
        <w:fldChar w:fldCharType="begin"/>
      </w:r>
      <w:r>
        <w:rPr>
          <w:rStyle w:val="Kiemels2"/>
          <w:b w:val="0"/>
        </w:rPr>
        <w:instrText>ADDIN ZOTERO_ITEM CSL_CITATION {"citationID":"5DgbyktC","properties":{"formattedCitation":"(Bartle, 1996)","plainCitation":"(Bartle, 1996)","noteIndex":0},"citationItems":[{"id":1718,"uris":["http://zotero.org/users/9712023/items/XFPL2I8A"],"itemData":{"id":1718,"type":"article-journal","container-title":"Journal of MUD research","issue":"1","title":"Hearts, clubs, diamonds, spades: Players who suit MUDs","volume":"1","author":[{"family":"Bartle","given":"Richard"}],"issued":{"date-parts":[["1996"]]}}}],"schema":"https://github.com/citation-style-language/schema/raw/master/csl-citation.json"}</w:instrText>
      </w:r>
      <w:r>
        <w:rPr>
          <w:rStyle w:val="Kiemels2"/>
          <w:b w:val="0"/>
        </w:rPr>
        <w:fldChar w:fldCharType="separate"/>
      </w:r>
      <w:r>
        <w:t>(Bartle, 1996)</w:t>
      </w:r>
      <w:r>
        <w:rPr>
          <w:rStyle w:val="Kiemels2"/>
          <w:b w:val="0"/>
        </w:rPr>
        <w:fldChar w:fldCharType="end"/>
      </w:r>
      <w:r>
        <w:t>. Bartle négy játékostípusra osztotta a játékosokat egy két dimenziós modell segítségével: a vízszintes tengelyen az „egyén vs. világ” preferencia, a függőleges tengelyen a “cselekvés vs. interakció” preferencia helyezkedik el</w:t>
      </w:r>
      <w:r>
        <w:rPr>
          <w:rStyle w:val="Lbjegyzet-horgony"/>
        </w:rPr>
        <w:footnoteReference w:id="9"/>
      </w:r>
      <w:r>
        <w:t>. A négy kvadráns ennek megfelelően:</w:t>
      </w:r>
    </w:p>
    <w:p w:rsidR="00993A02" w:rsidRDefault="00FE752C">
      <w:pPr>
        <w:pStyle w:val="felsorols"/>
        <w:spacing w:before="280"/>
        <w:ind w:left="1077" w:hanging="360"/>
      </w:pPr>
      <w:r>
        <w:rPr>
          <w:rStyle w:val="Kiemels2"/>
          <w:b w:val="0"/>
        </w:rPr>
        <w:t>Teljesítő (Achiever)</w:t>
      </w:r>
      <w:r>
        <w:rPr>
          <w:b/>
        </w:rPr>
        <w:t xml:space="preserve"> </w:t>
      </w:r>
      <w:r>
        <w:t>–</w:t>
      </w:r>
      <w:r>
        <w:rPr>
          <w:b/>
        </w:rPr>
        <w:t xml:space="preserve"> </w:t>
      </w:r>
      <w:r>
        <w:t>a</w:t>
      </w:r>
      <w:r>
        <w:rPr>
          <w:b/>
        </w:rPr>
        <w:t xml:space="preserve"> </w:t>
      </w:r>
      <w:r>
        <w:rPr>
          <w:rStyle w:val="Kiemels2"/>
          <w:b w:val="0"/>
        </w:rPr>
        <w:t>kihívásokat és eredményeket</w:t>
      </w:r>
      <w:r>
        <w:t xml:space="preserve"> hajszoló típus. Számukra a pontok, szintek, eredmények megszerzése a fő motiváció. Élvezik a kihívásokat, és büszkék az elért rangjaikra, eredményeikre. Gamifikált környezetben ők azok, akik maximálni akarják a rendszer által nyújtott jutalmakat, kitüntetéseket.</w:t>
      </w:r>
    </w:p>
    <w:p w:rsidR="00993A02" w:rsidRDefault="00FE752C">
      <w:pPr>
        <w:pStyle w:val="felsorols"/>
        <w:spacing w:before="0"/>
        <w:ind w:left="1077" w:hanging="360"/>
      </w:pPr>
      <w:r>
        <w:rPr>
          <w:rStyle w:val="Kiemels2"/>
          <w:b w:val="0"/>
        </w:rPr>
        <w:lastRenderedPageBreak/>
        <w:t>Felfedező (Explorer)</w:t>
      </w:r>
      <w:r>
        <w:rPr>
          <w:b/>
        </w:rPr>
        <w:t xml:space="preserve"> </w:t>
      </w:r>
      <w:r>
        <w:t>–</w:t>
      </w:r>
      <w:r>
        <w:rPr>
          <w:b/>
        </w:rPr>
        <w:t xml:space="preserve"> </w:t>
      </w:r>
      <w:r>
        <w:t xml:space="preserve">a </w:t>
      </w:r>
      <w:r>
        <w:rPr>
          <w:rStyle w:val="Kiemels2"/>
          <w:b w:val="0"/>
        </w:rPr>
        <w:t>felfedezés örömét</w:t>
      </w:r>
      <w:r>
        <w:t xml:space="preserve"> kereső típus. Számukra az újdonságok, titkok feltárása a jutalom, nem annyira a formális pontszám. Szeretnek új funkciókat, tartalmakat felfedezni, és mély tudást szerezni a rendszerről. Gamifikációban értékelik a </w:t>
      </w:r>
      <w:r>
        <w:rPr>
          <w:rStyle w:val="Kiemels2"/>
          <w:b w:val="0"/>
        </w:rPr>
        <w:t>felfedezhető tartalmakat</w:t>
      </w:r>
      <w:r>
        <w:t>, húsvéti tojásokat, nyitott világú elemeket.</w:t>
      </w:r>
    </w:p>
    <w:p w:rsidR="00993A02" w:rsidRDefault="00FE752C">
      <w:pPr>
        <w:pStyle w:val="felsorols"/>
        <w:spacing w:before="0"/>
        <w:ind w:left="1077" w:hanging="360"/>
      </w:pPr>
      <w:r>
        <w:rPr>
          <w:rStyle w:val="Kiemels2"/>
          <w:b w:val="0"/>
        </w:rPr>
        <w:t>Társasági (Socializer)</w:t>
      </w:r>
      <w:r>
        <w:rPr>
          <w:b/>
        </w:rPr>
        <w:t xml:space="preserve"> </w:t>
      </w:r>
      <w:r>
        <w:t xml:space="preserve">– a </w:t>
      </w:r>
      <w:r>
        <w:rPr>
          <w:rStyle w:val="Kiemels2"/>
          <w:b w:val="0"/>
        </w:rPr>
        <w:t>közösségi interakciók</w:t>
      </w:r>
      <w:r>
        <w:t xml:space="preserve"> által motivált típus. Számukra a másokkal való kommunikáció, együttműködés a legfontosabb. A játék (vagy játékosított rendszer) inkább </w:t>
      </w:r>
      <w:r>
        <w:rPr>
          <w:rStyle w:val="Hangslyozs"/>
          <w:i w:val="0"/>
        </w:rPr>
        <w:t>színtér</w:t>
      </w:r>
      <w:r>
        <w:t>, ahol kapcsolatokat építhetnek. Gamifikációban a csoportos kihívások, fórumok, csapatversenyek ragadják meg őket.</w:t>
      </w:r>
    </w:p>
    <w:p w:rsidR="00993A02" w:rsidRDefault="00FE752C">
      <w:pPr>
        <w:pStyle w:val="felsorols"/>
        <w:spacing w:before="0" w:after="280"/>
        <w:ind w:left="1077" w:hanging="360"/>
      </w:pPr>
      <w:r>
        <w:rPr>
          <w:rStyle w:val="Kiemels2"/>
          <w:b w:val="0"/>
        </w:rPr>
        <w:t>Versengő (Killer)</w:t>
      </w:r>
      <w:r>
        <w:rPr>
          <w:b/>
        </w:rPr>
        <w:t xml:space="preserve"> </w:t>
      </w:r>
      <w:r>
        <w:t>–</w:t>
      </w:r>
      <w:r>
        <w:rPr>
          <w:b/>
        </w:rPr>
        <w:t xml:space="preserve"> </w:t>
      </w:r>
      <w:r>
        <w:t xml:space="preserve">a </w:t>
      </w:r>
      <w:r>
        <w:rPr>
          <w:rStyle w:val="Kiemels2"/>
          <w:b w:val="0"/>
        </w:rPr>
        <w:t>versengés és befolyás</w:t>
      </w:r>
      <w:r>
        <w:t xml:space="preserve"> által hajtott típus. Ők mások legyőzésében és a hatalom fitogtatásában lelik örömüket. Gyakran kompetitívek, szeretik a játékos vs. játékos helyzeteket. A gamifikációban az ilyen típusú embereket a ranglisták, versenyek motiválják, ahol felülkerekedhetnek másokon. </w:t>
      </w:r>
    </w:p>
    <w:p w:rsidR="00993A02" w:rsidRDefault="00FE752C">
      <w:pPr>
        <w:pStyle w:val="bekezdestobbi"/>
      </w:pPr>
      <w:r>
        <w:t xml:space="preserve">Bartle tipológiája fontos mérföldkő, mert rámutatott, hogy a különböző felhasználók eltérő dolgokat élveznek egy játékban vagy játékosított rendszerben. </w:t>
      </w:r>
      <w:r>
        <w:rPr>
          <w:rStyle w:val="Kiemels2"/>
          <w:b w:val="0"/>
        </w:rPr>
        <w:t>Előnye</w:t>
      </w:r>
      <w:r>
        <w:rPr>
          <w:b/>
        </w:rPr>
        <w:t>,</w:t>
      </w:r>
      <w:r>
        <w:t xml:space="preserve"> hogy egyszerű és egyben felhívja a figyelmet arra, hogy egy gamifikált rendszerben többféle motivációs utat kínáljunk a különböző típusú felhasználóknak. </w:t>
      </w:r>
      <w:r>
        <w:rPr>
          <w:rStyle w:val="Kiemels2"/>
          <w:b w:val="0"/>
        </w:rPr>
        <w:t>Hátránya</w:t>
      </w:r>
      <w:r>
        <w:rPr>
          <w:b/>
        </w:rPr>
        <w:t xml:space="preserve"> </w:t>
      </w:r>
      <w:r>
        <w:t>ugyanakkor, hogy eredetileg egy szűk kontextusban (a MUD játékok között) született, nem empirikus kutatáson alapuló pszichológiai modell, így általánosítása korlátos. Például ritkán fordulnak elő tiszta típusok, a legtöbb ember több kategória jellemzőit is mutatja. Ennek ellenére a Bartle-féle felosztást gyakran használják kiindulópontként: számos későbbi gamifikációs felhasználói típusmodell például a Marczewski Hexad modellje is részben erre épít, vagy ezt egészíti ki.</w:t>
      </w:r>
    </w:p>
    <w:p w:rsidR="00993A02" w:rsidRDefault="00FE752C">
      <w:pPr>
        <w:pStyle w:val="Cmsor3"/>
      </w:pPr>
      <w:bookmarkStart w:id="79" w:name="_Toc197690033"/>
      <w:r>
        <w:t>MDA keretrendszer – Mechanika, Dinamika, Esztétika</w:t>
      </w:r>
      <w:bookmarkEnd w:id="79"/>
    </w:p>
    <w:p w:rsidR="00993A02" w:rsidRDefault="00FE752C">
      <w:pPr>
        <w:pStyle w:val="bekezdeselso"/>
      </w:pPr>
      <w:r>
        <w:t xml:space="preserve">Az egyik első és legtöbbet hivatkozott átfogó keret a gamifikáció, illetve általában a játéktervezés leírására a </w:t>
      </w:r>
      <w:r>
        <w:rPr>
          <w:rStyle w:val="Kiemels2"/>
          <w:b w:val="0"/>
        </w:rPr>
        <w:t>Mechanika–Dinamika–Esztétika (MDA)</w:t>
      </w:r>
      <w:r>
        <w:t xml:space="preserve"> keretrendszer. Ezt 2004-ben vezették be </w:t>
      </w:r>
      <w:r>
        <w:fldChar w:fldCharType="begin"/>
      </w:r>
      <w:r>
        <w:instrText>ADDIN ZOTERO_ITEM CSL_CITATION {"citationID":"IHHDs6Vn","properties":{"formattedCitation":"(Hunicke \\uc0\\u233{}s mtsai., 2004)","plainCitation":"(Hunicke és mtsai., 2004)","noteIndex":0},"citationItems":[{"id":138,"uris":["http://zotero.org/users/9712023/items/ELJGE7EU"],"itemData":{"id":138,"type":"paper-conference","container-title":"In Proceedings of the Challenges in Games AI Workshop, Nineteenth National Conference of Artificial Intelligence","note":"Citation Key: Hunicke2004","page":"1-5","publisher":"In Proceedings of the Challenges in Games AI Workshop, Nineteenth National Conference of Artificial Intelligence","title":"MDA: A formal approach to game design and game research","author":[{"family":"Hunicke","given":"Robin"},{"family":"Leblanc","given":"Marc"},{"family":"Zubek","given":"Robert"}],"issued":{"date-parts":[["2004"]]}}}],"schema":"https://github.com/citation-style-language/schema/raw/master/csl-citation.json"}</w:instrText>
      </w:r>
      <w:r>
        <w:fldChar w:fldCharType="separate"/>
      </w:r>
      <w:r>
        <w:rPr>
          <w:rFonts w:cs="Times New Roman"/>
          <w:szCs w:val="24"/>
        </w:rPr>
        <w:t>(Hunicke és mtsai., 2004)</w:t>
      </w:r>
      <w:r>
        <w:fldChar w:fldCharType="end"/>
      </w:r>
      <w:r>
        <w:t xml:space="preserve"> a videójátékok formai elemzésére, és célja az volt, hogy </w:t>
      </w:r>
      <w:r>
        <w:rPr>
          <w:rStyle w:val="Kiemels2"/>
          <w:b w:val="0"/>
        </w:rPr>
        <w:t>áthidalja a játéktervezés és a játékos élményének kutatása közti szakadékot</w:t>
      </w:r>
      <w:r>
        <w:t>. Az MDA mozaikszó három szintet takar:</w:t>
      </w:r>
    </w:p>
    <w:p w:rsidR="00993A02" w:rsidRDefault="00FE752C">
      <w:pPr>
        <w:pStyle w:val="felsorols"/>
        <w:spacing w:before="280"/>
        <w:ind w:left="1077" w:hanging="360"/>
      </w:pPr>
      <w:r>
        <w:t>Játékmenet-mechanika (Mechanics): az alapvető játékelemek és szabályok szintje – például pontok, jelvények, szintek, kihívások, időzítők, avatárok stb. Ezek azok a konkrét komponensek, amelyeket a tervező beépít a rendszerbe.</w:t>
      </w:r>
    </w:p>
    <w:p w:rsidR="00993A02" w:rsidRDefault="00FE752C">
      <w:pPr>
        <w:pStyle w:val="felsorols"/>
        <w:spacing w:before="0"/>
        <w:ind w:left="1077" w:hanging="360"/>
      </w:pPr>
      <w:r>
        <w:t>Játékdinamika (Dynamics): a mechanikák kölcsönhatásából adódó rendszerszintű viselkedés és a játékosok interakciói. Ide tartoznak például a kihívás folyamata, a versengés vagy együttműködés kialakulása, a kockázat és jutalom viszonya, a narratíva kibontakozása, vagy a közösségi kapcsolatok, státusz vagy altruizmus megjelenése. A dinamika lényegében azt írja le, hogyan működnek a mechanikák a gyakorlatban, a játékosok reakciói nyomán.</w:t>
      </w:r>
    </w:p>
    <w:p w:rsidR="00993A02" w:rsidRDefault="00FE752C">
      <w:pPr>
        <w:pStyle w:val="felsorols"/>
        <w:spacing w:before="0" w:after="280"/>
        <w:ind w:left="1077" w:hanging="360"/>
      </w:pPr>
      <w:r>
        <w:lastRenderedPageBreak/>
        <w:t>Játékesztétika (Aesthetics): a játékos szubjektív élményei, érzelmi reakciói a mechanikák és dinamikák hatására. Hunicke-ék itt nem pusztán vizuális szépségre gondoltak, hanem arra, hogy milyen érzéseket kelt a játék, például a győzelem érzése, kíváncsiság, feszültség, megkönnyebbülés vagy társas öröm. Ez felel meg annak, ahogyan a játékos „esztétikailag” megéli a játékmenetet.</w:t>
      </w:r>
    </w:p>
    <w:p w:rsidR="00993A02" w:rsidRDefault="00FE752C">
      <w:pPr>
        <w:pStyle w:val="bekezdestobbi"/>
      </w:pPr>
      <w:r>
        <w:t xml:space="preserve">Az MDA keretrendszer hierarchikusnak tekinthető: a tervező oldaláról haladva először a mechanikákat határozzuk meg, amelyekből dinamika alakul ki, végül ez esztétikai, azaz élmény hatásokat eredményez a játékosban. A játékos szemszögéből viszont az élmény az első, és azon keresztül következtet vissza a szabályokra. Ez a modell segít a gamifikáció tervezőinek is </w:t>
      </w:r>
      <w:r>
        <w:rPr>
          <w:rStyle w:val="Kiemels2"/>
          <w:b w:val="0"/>
        </w:rPr>
        <w:t>strukturáltan gondolkodni, mivel</w:t>
      </w:r>
      <w:r>
        <w:t xml:space="preserve"> különválasztja, hogy </w:t>
      </w:r>
      <w:r>
        <w:rPr>
          <w:rStyle w:val="Hangslyozs"/>
          <w:i w:val="0"/>
        </w:rPr>
        <w:t>mit építünk be</w:t>
      </w:r>
      <w:r>
        <w:rPr>
          <w:i/>
        </w:rPr>
        <w:t xml:space="preserve"> </w:t>
      </w:r>
      <w:r>
        <w:t xml:space="preserve">(mechanika), </w:t>
      </w:r>
      <w:r>
        <w:rPr>
          <w:rStyle w:val="Hangslyozs"/>
          <w:i w:val="0"/>
        </w:rPr>
        <w:t>mi történik</w:t>
      </w:r>
      <w:r>
        <w:rPr>
          <w:i/>
        </w:rPr>
        <w:t xml:space="preserve"> </w:t>
      </w:r>
      <w:r>
        <w:t xml:space="preserve">tőle (dinamika), és </w:t>
      </w:r>
      <w:r>
        <w:rPr>
          <w:rStyle w:val="Hangslyozs"/>
          <w:i w:val="0"/>
        </w:rPr>
        <w:t>mit érez</w:t>
      </w:r>
      <w:r>
        <w:t xml:space="preserve"> a felhasználó (élmény).</w:t>
      </w:r>
    </w:p>
    <w:p w:rsidR="00993A02" w:rsidRDefault="00FE752C">
      <w:pPr>
        <w:pStyle w:val="bekezdestobbi"/>
      </w:pPr>
      <w:r>
        <w:t xml:space="preserve">Az MDA eredetileg a játékok formalizált megértéséhez született, de Karl </w:t>
      </w:r>
      <w:r>
        <w:rPr>
          <w:rStyle w:val="Kiemels2"/>
          <w:b w:val="0"/>
        </w:rPr>
        <w:t xml:space="preserve">Kapp </w:t>
      </w:r>
      <w:r>
        <w:fldChar w:fldCharType="begin"/>
      </w:r>
      <w:r>
        <w:rPr>
          <w:rStyle w:val="Kiemels2"/>
          <w:b w:val="0"/>
        </w:rPr>
        <w:instrText>ADDIN ZOTERO_ITEM CSL_CITATION {"citationID":"PvE6mvoR","properties":{"formattedCitation":"(2012)","plainCitation":"(2012)","noteIndex":0},"citationItems":[{"id":355,"uris":["http://zotero.org/users/9712023/items/N48TPAPV"],"itemData":{"id":355,"type":"book","note":"collection-title: Pfeiffer essential resources for training and HR professionals\nCitation Key: Kapp2012","publisher":"Wiley","title":"The Gamification of Learning and Instruction: Game-based Methods and Strategies for Training and Education","URL":"https://books.google.hu/books?id=M2Rb9ZtFxccC","author":[{"family":"Kapp","given":"Karl"}],"issued":{"date-parts":[["2012"]]}},"suppress-author":true}],"schema":"https://github.com/citation-style-language/schema/raw/master/csl-citation.json"}</w:instrText>
      </w:r>
      <w:r>
        <w:rPr>
          <w:rStyle w:val="Kiemels2"/>
          <w:b w:val="0"/>
        </w:rPr>
        <w:fldChar w:fldCharType="separate"/>
      </w:r>
      <w:r>
        <w:t>(2012)</w:t>
      </w:r>
      <w:r>
        <w:rPr>
          <w:rStyle w:val="Kiemels2"/>
          <w:b w:val="0"/>
        </w:rPr>
        <w:fldChar w:fldCharType="end"/>
      </w:r>
      <w:r>
        <w:t xml:space="preserve">, valamint </w:t>
      </w:r>
      <w:r>
        <w:rPr>
          <w:rStyle w:val="Kiemels2"/>
          <w:b w:val="0"/>
        </w:rPr>
        <w:t xml:space="preserve">Werbach és Hunter </w:t>
      </w:r>
      <w:r>
        <w:fldChar w:fldCharType="begin"/>
      </w:r>
      <w:r>
        <w:rPr>
          <w:rStyle w:val="Kiemels2"/>
          <w:b w:val="0"/>
        </w:rPr>
        <w:instrText>ADDIN ZOTERO_ITEM CSL_CITATION {"citationID":"rR69S9Jk","properties":{"formattedCitation":"(2012)","plainCitation":"(2012)","noteIndex":0},"citationItems":[{"id":835,"uris":["http://zotero.org/users/9712023/items/TQZ855LQ"],"itemData":{"id":835,"type":"book","event-place":"Philadelphia, PA","ISBN":"978-1-61363-023-5","note":"Citation Key: werbach2012win","publisher":"Wharton Digital Press","publisher-place":"Philadelphia, PA","title":"For the Win: How Game Thinking Can Revolutionize Your Business","URL":"https://books.google.hu/books?id=abg0SnK3XdMC","author":[{"family":"Werbach","given":"K"},{"family":"Hunter","given":"D"}],"issued":{"date-parts":[["2012"]]}},"suppress-author":true}],"schema":"https://github.com/citation-style-language/schema/raw/master/csl-citation.json"}</w:instrText>
      </w:r>
      <w:r>
        <w:rPr>
          <w:rStyle w:val="Kiemels2"/>
          <w:b w:val="0"/>
        </w:rPr>
        <w:fldChar w:fldCharType="separate"/>
      </w:r>
      <w:r>
        <w:t>(2012)</w:t>
      </w:r>
      <w:r>
        <w:rPr>
          <w:rStyle w:val="Kiemels2"/>
          <w:b w:val="0"/>
        </w:rPr>
        <w:fldChar w:fldCharType="end"/>
      </w:r>
      <w:r>
        <w:t xml:space="preserve"> munkássága nyomán a gamifikációban is alkalmazni kezdték. Werbach-ék például a már említett, hasonló hármas felosztást népszerűsítettek: d</w:t>
      </w:r>
      <w:r>
        <w:rPr>
          <w:rStyle w:val="Kiemels2"/>
          <w:b w:val="0"/>
        </w:rPr>
        <w:t>inamika, mechanika és komponensek</w:t>
      </w:r>
      <w:r>
        <w:rPr>
          <w:b/>
        </w:rPr>
        <w:t xml:space="preserve">, </w:t>
      </w:r>
      <w:r>
        <w:t xml:space="preserve">ahol a </w:t>
      </w:r>
      <w:r>
        <w:rPr>
          <w:rStyle w:val="Hangslyozs"/>
          <w:i w:val="0"/>
        </w:rPr>
        <w:t>komponensek</w:t>
      </w:r>
      <w:r>
        <w:t xml:space="preserve"> konkrét játékobjektumok (pontok, jelvények), a </w:t>
      </w:r>
      <w:r>
        <w:rPr>
          <w:rStyle w:val="Hangslyozs"/>
          <w:i w:val="0"/>
        </w:rPr>
        <w:t>mechanikák</w:t>
      </w:r>
      <w:r>
        <w:t xml:space="preserve"> az ezek által generált folyamatok (versengés, jutalmazás), a </w:t>
      </w:r>
      <w:r>
        <w:rPr>
          <w:rStyle w:val="Hangslyozs"/>
          <w:i w:val="0"/>
        </w:rPr>
        <w:t>dinamikák</w:t>
      </w:r>
      <w:r>
        <w:t xml:space="preserve"> pedig a magas szintű viselkedési minták (például haladás és kapcsolatok). Ez lényegében az MDA gamifikáció illesztése, azzal a különbséggel, hogy az „Esztétika” helyett a</w:t>
      </w:r>
      <w:r>
        <w:rPr>
          <w:b/>
        </w:rPr>
        <w:t xml:space="preserve"> </w:t>
      </w:r>
      <w:r>
        <w:rPr>
          <w:rStyle w:val="Kiemels2"/>
          <w:b w:val="0"/>
        </w:rPr>
        <w:t>játékos viselkedésére és motivációjára</w:t>
      </w:r>
      <w:r>
        <w:t xml:space="preserve"> koncentrál. Robson és mtsai. </w:t>
      </w:r>
      <w:r>
        <w:fldChar w:fldCharType="begin"/>
      </w:r>
      <w:r>
        <w:instrText>ADDIN ZOTERO_ITEM CSL_CITATION {"citationID":"RqMxdmJl","properties":{"formattedCitation":"(2015)","plainCitation":"(2015)","noteIndex":0},"citationItems":[{"id":1581,"uris":["http://zotero.org/users/9712023/items/9ACGPHK4"],"itemData":{"id":1581,"type":"article-journal","container-title":"Business Horizons","DOI":"10.1016/j.bushor.2015.03.006","ISSN":"00076813","issue":"4","journalAbbreviation":"Business Horizons","language":"en","page":"411-420","source":"DOI.org (Crossref)","title":"Is it all a game? Understanding the principles of gamification","title-short":"Is it all a game?","volume":"58","author":[{"family":"Robson","given":"Karen"},{"family":"Plangger","given":"Kirk"},{"family":"Kietzmann","given":"Jan H."},{"family":"McCarthy","given":"Ian"},{"family":"Pitt","given":"Leyland"}],"issued":{"date-parts":[["2015",7]]}},"suppress-author":true}],"schema":"https://github.com/citation-style-language/schema/raw/master/csl-citation.json"}</w:instrText>
      </w:r>
      <w:r>
        <w:fldChar w:fldCharType="separate"/>
      </w:r>
      <w:r>
        <w:t>(2015)</w:t>
      </w:r>
      <w:r>
        <w:fldChar w:fldCharType="end"/>
      </w:r>
      <w:r>
        <w:t xml:space="preserve"> később az </w:t>
      </w:r>
      <w:r>
        <w:rPr>
          <w:rStyle w:val="Hangslyozs"/>
        </w:rPr>
        <w:t>MDA</w:t>
      </w:r>
      <w:r>
        <w:t xml:space="preserve">-t </w:t>
      </w:r>
      <w:r>
        <w:rPr>
          <w:rStyle w:val="Kiemels2"/>
          <w:b w:val="0"/>
        </w:rPr>
        <w:t>MDE</w:t>
      </w:r>
      <w:r>
        <w:t xml:space="preserve">-vé alakították, az </w:t>
      </w:r>
      <w:r>
        <w:rPr>
          <w:rStyle w:val="Hangslyozs"/>
        </w:rPr>
        <w:t>Esztétikát</w:t>
      </w:r>
      <w:r>
        <w:t xml:space="preserve"> explicit </w:t>
      </w:r>
      <w:r>
        <w:rPr>
          <w:rStyle w:val="Hangslyozs"/>
        </w:rPr>
        <w:t>Érzelmekre</w:t>
      </w:r>
      <w:r>
        <w:t xml:space="preserve"> cserélték, ezzel kihangsúlyozva a játékos érzelmi állapotát.</w:t>
      </w:r>
    </w:p>
    <w:p w:rsidR="00993A02" w:rsidRDefault="00FE752C">
      <w:pPr>
        <w:pStyle w:val="bekezdestobbi"/>
      </w:pPr>
      <w:r>
        <w:t xml:space="preserve">Az MDA keret </w:t>
      </w:r>
      <w:r>
        <w:rPr>
          <w:rStyle w:val="Kiemels2"/>
          <w:b w:val="0"/>
        </w:rPr>
        <w:t>áttekinthető vizuális modellt</w:t>
      </w:r>
      <w:r>
        <w:t xml:space="preserve"> ad, ami segít rendszerezni a gamifikációs elemeket. Különösen hasznos lehet kezdő tervezőknek, hogy ne vesszenek el a sok játékelem között. Könnyebb átgondolni, hogy milyen élményt (esztétikát) akarunk nyújtani, ahhoz milyen dinamikák szükségesek, és azokhoz milyen konkrét mechanikák illenek. A modell kritikája, hogy meglehetősen </w:t>
      </w:r>
      <w:r>
        <w:rPr>
          <w:rStyle w:val="Kiemels2"/>
          <w:b w:val="0"/>
        </w:rPr>
        <w:t>általános</w:t>
      </w:r>
      <w:r>
        <w:t xml:space="preserve"> keret, nem ad konkrét listát a használható elemekről vagy motivációkról. Emiatt önmagában iránytűként szolgál, de a gyakorlati alkalmazáshoz ki kell tölteni tartalommal, meg kell állapítanunk, mely mechanikákat válasszuk az adott célhoz. Továbbá, az MDA inkább </w:t>
      </w:r>
      <w:r>
        <w:rPr>
          <w:rStyle w:val="Hangslyozs"/>
          <w:i w:val="0"/>
        </w:rPr>
        <w:t>leíró</w:t>
      </w:r>
      <w:r>
        <w:t xml:space="preserve"> modell, nem mond ítéletet arról, mely elemek jók vagy rosszak, csak kategorizál. Az MDA modellt a szakirodalomban nagyon gyakran idézik, szinte </w:t>
      </w:r>
      <w:r>
        <w:rPr>
          <w:rStyle w:val="Hangslyozs"/>
          <w:i w:val="0"/>
        </w:rPr>
        <w:t>alapműnek</w:t>
      </w:r>
      <w:r>
        <w:t xml:space="preserve"> számít a gamifikációs publikációkban is. Számos későbbi keretrendszer épít rá vagy indul ki belőle. A gyakorlatban leginkább </w:t>
      </w:r>
      <w:r>
        <w:rPr>
          <w:rStyle w:val="Kiemels2"/>
          <w:b w:val="0"/>
        </w:rPr>
        <w:t>analitikus eszközként</w:t>
      </w:r>
      <w:r>
        <w:t xml:space="preserve"> használják: például oktatási gamifikáció tervezésénél a tanárok </w:t>
      </w:r>
      <w:ins w:id="80" w:author="Abari Kálmán (EXT)" w:date="2025-06-19T10:51:00Z">
        <w:r w:rsidR="00990632">
          <w:t xml:space="preserve">úgy </w:t>
        </w:r>
      </w:ins>
      <w:r>
        <w:t xml:space="preserve">alkalmazhatják az MDA-t, hogy végiggondolják: </w:t>
      </w:r>
      <w:r>
        <w:rPr>
          <w:rStyle w:val="Hangslyozs"/>
        </w:rPr>
        <w:t>Milyen érzést akarok kelteni a diákokban?</w:t>
      </w:r>
      <w:r>
        <w:t xml:space="preserve"> (versengés izgalmát, vagy kreatív felfedezés örömét), </w:t>
      </w:r>
      <w:r>
        <w:rPr>
          <w:rStyle w:val="Hangslyozs"/>
        </w:rPr>
        <w:t>ehhez milyen dinamikus folyamat kell?</w:t>
      </w:r>
      <w:r>
        <w:t xml:space="preserve"> (csapatverseny, vagy sandbox</w:t>
      </w:r>
      <w:r>
        <w:rPr>
          <w:rStyle w:val="Lbjegyzet-horgony"/>
        </w:rPr>
        <w:footnoteReference w:id="10"/>
      </w:r>
      <w:r>
        <w:t xml:space="preserve"> jellegű feladat), </w:t>
      </w:r>
      <w:r>
        <w:rPr>
          <w:rStyle w:val="Hangslyozs"/>
        </w:rPr>
        <w:t>és azt milyen mechanikákkal érem el?</w:t>
      </w:r>
      <w:r>
        <w:t xml:space="preserve"> (pontverseny és ranglista a versengéshez, vagy nyílt végű projektfeladatok a kreatív felfedezéshez). Összességében az MDA biztosította a korai időkben </w:t>
      </w:r>
      <w:r>
        <w:lastRenderedPageBreak/>
        <w:t xml:space="preserve">azt a </w:t>
      </w:r>
      <w:r>
        <w:rPr>
          <w:rStyle w:val="Kiemels2"/>
          <w:b w:val="0"/>
        </w:rPr>
        <w:t>logikai keretet</w:t>
      </w:r>
      <w:r>
        <w:t>, amely segített a gamifikáció elemeit értelmes rendszerben elhelyezni. Innen indult ki sok másik modell.</w:t>
      </w:r>
    </w:p>
    <w:p w:rsidR="00993A02" w:rsidRDefault="00FE752C">
      <w:pPr>
        <w:pStyle w:val="Cmsor3"/>
      </w:pPr>
      <w:bookmarkStart w:id="81" w:name="_Toc197690034"/>
      <w:r>
        <w:t>Pontok, Jelvények, Ranglisták (PBL) – az egyszerű kezdet</w:t>
      </w:r>
      <w:bookmarkEnd w:id="81"/>
    </w:p>
    <w:p w:rsidR="00993A02" w:rsidRDefault="00FE752C">
      <w:pPr>
        <w:pStyle w:val="bekezdeselso"/>
      </w:pPr>
      <w:r>
        <w:t xml:space="preserve">A gamifikáció kifejezés a 2010-es évek elejétől kezdve vált széles körben ismertté. Ekkoriban vállalatok és oktatási intézmények sora kezdett kísérletezni játékos elemek bevezetésével, aminek hatására megjelentek az első gyakorlati tervezési útmutatók és keretek. Ezek a modellek jellemzően azt célozták, hogy </w:t>
      </w:r>
      <w:r>
        <w:rPr>
          <w:rStyle w:val="Kiemels2"/>
          <w:b w:val="0"/>
        </w:rPr>
        <w:t>lépésről lépésre vezessék végig</w:t>
      </w:r>
      <w:r>
        <w:t xml:space="preserve"> a tervezőt egy gamifikációs projekt megvalósításán, illetve listákat adjanak a potenciális játékmechanizmusokról.</w:t>
      </w:r>
    </w:p>
    <w:p w:rsidR="00993A02" w:rsidRDefault="00FE752C">
      <w:pPr>
        <w:pStyle w:val="bekezdestobbi"/>
      </w:pPr>
      <w:r>
        <w:t>A korai gamifikációs alkalmazásokra nagy hatással volt a „Pontok, Jelvények, Ranglisták” triász (</w:t>
      </w:r>
      <w:r>
        <w:rPr>
          <w:rStyle w:val="Kiemels2"/>
          <w:b w:val="0"/>
          <w:bCs w:val="0"/>
        </w:rPr>
        <w:t>„</w:t>
      </w:r>
      <w:r>
        <w:rPr>
          <w:rStyle w:val="Kiemels2"/>
          <w:b w:val="0"/>
        </w:rPr>
        <w:t>Points, Badges, Leaderboards</w:t>
      </w:r>
      <w:r>
        <w:rPr>
          <w:rStyle w:val="Kiemels2"/>
          <w:b w:val="0"/>
          <w:bCs w:val="0"/>
        </w:rPr>
        <w:t>”,</w:t>
      </w:r>
      <w:r>
        <w:rPr>
          <w:rStyle w:val="Kiemels2"/>
        </w:rPr>
        <w:t xml:space="preserve"> </w:t>
      </w:r>
      <w:r>
        <w:rPr>
          <w:rStyle w:val="Kiemels2"/>
          <w:b w:val="0"/>
        </w:rPr>
        <w:t>PBL).</w:t>
      </w:r>
      <w:r>
        <w:t xml:space="preserve"> Sokan, különösen az üzleti életben, úgy tekintettek a gamifikációra, mint e három </w:t>
      </w:r>
      <w:r>
        <w:rPr>
          <w:rStyle w:val="Kiemels2"/>
          <w:b w:val="0"/>
        </w:rPr>
        <w:t>külső jutalmazó elem</w:t>
      </w:r>
      <w:r>
        <w:t xml:space="preserve"> receptszerű bevezetésére. Például </w:t>
      </w:r>
      <w:r>
        <w:rPr>
          <w:rStyle w:val="Kiemels2"/>
          <w:b w:val="0"/>
        </w:rPr>
        <w:t>Gabe Zichermann</w:t>
      </w:r>
      <w:r>
        <w:t xml:space="preserve"> és társszerzői könyvei nyomán is </w:t>
      </w:r>
      <w:r>
        <w:fldChar w:fldCharType="begin"/>
      </w:r>
      <w:r>
        <w:instrText>ADDIN ZOTERO_ITEM CSL_CITATION {"citationID":"owzbnJFz","properties":{"formattedCitation":"(Zichermann &amp; Cunningham, 2011; Zichermann, 2013; Zichermann &amp; Linder, 2010)","plainCitation":"(Zichermann &amp; Cunningham, 2011; Zichermann, 2013; Zichermann &amp; Linder, 2010)","noteIndex":0},"citationItems":[{"id":1607,"uris":["http://zotero.org/users/9712023/items/RBX4WLMB"],"itemData":{"id":1607,"type":"book","abstract":"\"What do Foursquare, Zynga, Nike+, and Groupon have in common? These and many other brands use gamification to deliver a sticky, viral and engaging experience to their customers. This book provides the design strategy and tactics you need to integrate game mechanics into any kind of consumer-facing website or mobile app. You'll learn how to use core game concepts, design patterns, and meaningful code samples to create a fun and captivating social environment\"--P. [4] of cover","call-number":"QA76.76.C672 Z53 2011","edition":"1st. ed","event-place":"Sebastopol, Calif","ISBN":"978-1-4493-9767-8","note":"OCLC: ocn711045699","number-of-pages":"182","publisher":"O'Reilly Media","publisher-place":"Sebastopol, Calif","source":"Library of Congress ISBN","title":"Gamification by design: implementing game mechanics in web and mobile apps","title-short":"Gamification by design","author":[{"family":"Zichermann","given":"Gabe"},{"family":"Cunningham","given":"Christopher"}],"issued":{"date-parts":[["2011"]]}}},{"id":1722,"uris":["http://zotero.org/users/9712023/items/MTMSNUD2"],"itemData":{"id":1722,"type":"book","abstract":"THE REVOLUTION WILL BE GAMIFIED MASTER THE GAMIFIED STRATEGIES THAT WILL TRANSFORM YOUR BUSINESS--OR BE LEFT BEHIND Gamification: It's the hottest new strategy in business, and for good reason--it's helping leading companies create unprecedented engagement with customers and employees. Gamification uses the latest innovations from game design, loyalty programs, and behavioral economics to help you cut through the noise and transform your organization into a lean, mean machine ready to fight the battle for user attention and loyalty. With The Gamification Revolution you'll learn how top companies: Recruit and retain the best talent from the gamer generation and beyond Train employees and drive excellence with noncash incentives Cut through the market noise and ignite consumer sales growth Generate unprecedented customer loyalty without breaking the bank Drawing inspiration from the most popular games of all time--from Angry Birds to World of Warcraft--the authors reveal the secrets of market leaders that you can apply immediately to your business. As a bonus, the book gives you full access to The Gamification Revolution app--a great way to optimize and enhance your experience with videos, tips, and social tools, including the ability to easily share the best ideas with your colleagues and workgroup. You'll learn the new rules of engagement that are guaranteed to generate excitement and enthusiasm--in your employees and your customers. You'll understand how game designers predict and motivate behaviors--and how you can get the results you want. You'll also find a winning selection of fascinating case studies, best practices, and game-ready tools of the trade you can easily apply to your specific needs. It's all here in one ready-to-use strategy guide filled with the best ideas and pitfalls you can avoid. If you're going to play the game, this is how you play it. To win. Praise for The Gamification Revolution : \"For consumer-facing businesses today, nothing matters more than delivering a great user experience and creating lasting engagement with your consumers and employees. The Gamification Revolution will show you how leaders have reached for the top and won.\" -- ALEXANDRA WILKIS WILSON, Cofounder, Gilt Groupe, and author of the New York Times bestseller By Invitation Only \"In today's fast-paced world, people are more distracted than ever. To stand out, you'll need to cut through the noise and get them engaged. The Gamification Revolution will","event-place":"New York","ISBN":"978-0-07-180831-6","language":"eng","number-of-pages":"1","publisher":"McGraw-Hill Education","publisher-place":"New York","source":"K10plus ISBN","title":"The gamification revolution: how leaders leverage game mechanics to crush the competition","title-short":"The gamification revolution","author":[{"family":"Zichermann","given":"Gabe"}],"contributor":[{"family":"Linder","given":"Joselin"}],"issued":{"date-parts":[["2013"]]}}},{"id":1719,"uris":["http://zotero.org/users/9712023/items/XDLMVMEG"],"itemData":{"id":1719,"type":"book","event-place":"Hoboken, NJ","ISBN":"978-0-470-56223-9","language":"eng","number-of-pages":"220","publisher":"John Wiley &amp; Sons, Inc","publisher-place":"Hoboken, NJ","source":"K10plus ISBN","title":"Game-based marketing: inspire customer loyalty through rewards, challenges, and contests","title-short":"Game-based marketing","author":[{"family":"Zichermann","given":"Gabe"},{"family":"Linder","given":"Joselin"}],"issued":{"date-parts":[["2010"]]}}}],"schema":"https://github.com/citation-style-language/schema/raw/master/csl-citation.json"}</w:instrText>
      </w:r>
      <w:r>
        <w:fldChar w:fldCharType="separate"/>
      </w:r>
      <w:r>
        <w:t>(Zichermann &amp; Cunningham, 2011; Zichermann, 2013; Zichermann &amp; Linder, 2010)</w:t>
      </w:r>
      <w:r>
        <w:fldChar w:fldCharType="end"/>
      </w:r>
      <w:r>
        <w:t xml:space="preserve"> népszerű lett az az egyszerű megközelítés, miszerint a felhasználók aktivitását pontokkal jutalmazzuk, ezeket bizonyos mérföldköveknél jelvényekké alakítjuk, majd az eredményeket ranglisták segítségével hasonlítjuk össze. A PBL-elemek könnyen implementálhatók, és rövid távon látványos aktivitásnövekedést hozhatnak, például egy vállalati belső képzési rendszerben a ranglista hatására a dolgozók versenyezni kezdenek, hogy ki végez el több tananyagot. </w:t>
      </w:r>
      <w:r>
        <w:rPr>
          <w:rStyle w:val="Kiemels2"/>
          <w:b w:val="0"/>
        </w:rPr>
        <w:t>Hátránya</w:t>
      </w:r>
      <w:r>
        <w:t xml:space="preserve"> azonban ennek a megközelítésnek, hogy gyakran csak a </w:t>
      </w:r>
      <w:r>
        <w:rPr>
          <w:rStyle w:val="Kiemels2"/>
          <w:b w:val="0"/>
        </w:rPr>
        <w:t>felszíni motivációt</w:t>
      </w:r>
      <w:r>
        <w:t xml:space="preserve"> (extrinzik jutalmakat) erősíti, ami hosszú távon kifulladhat, sőt a belső motiváció rovására mehet. Emiatt a szakértők hamar figyelmeztettek: a gamifikáció </w:t>
      </w:r>
      <w:r>
        <w:rPr>
          <w:rStyle w:val="Kiemels2"/>
          <w:b w:val="0"/>
        </w:rPr>
        <w:t>nem merülhet ki</w:t>
      </w:r>
      <w:r>
        <w:t xml:space="preserve"> a PBL-ben, ennél mélyebb tervezésre van szükség.</w:t>
      </w:r>
    </w:p>
    <w:p w:rsidR="00993A02" w:rsidRDefault="00FE752C">
      <w:pPr>
        <w:pStyle w:val="Cmsor3"/>
      </w:pPr>
      <w:bookmarkStart w:id="82" w:name="_Toc197690035"/>
      <w:r>
        <w:t>Werbach és Hunter 6D keretrendszere</w:t>
      </w:r>
      <w:bookmarkEnd w:id="82"/>
    </w:p>
    <w:p w:rsidR="00993A02" w:rsidRDefault="00FE752C">
      <w:pPr>
        <w:pStyle w:val="bekezdeselso"/>
      </w:pPr>
      <w:r>
        <w:t xml:space="preserve">Kevin </w:t>
      </w:r>
      <w:r>
        <w:rPr>
          <w:rStyle w:val="Kiemels2"/>
          <w:b w:val="0"/>
        </w:rPr>
        <w:t>Werbach</w:t>
      </w:r>
      <w:r>
        <w:rPr>
          <w:b/>
        </w:rPr>
        <w:t xml:space="preserve"> </w:t>
      </w:r>
      <w:r>
        <w:t xml:space="preserve">és Dan </w:t>
      </w:r>
      <w:r>
        <w:rPr>
          <w:rStyle w:val="Kiemels2"/>
          <w:b w:val="0"/>
        </w:rPr>
        <w:t>Hunter</w:t>
      </w:r>
      <w:r>
        <w:rPr>
          <w:b/>
        </w:rPr>
        <w:t xml:space="preserve"> </w:t>
      </w:r>
      <w:r>
        <w:t xml:space="preserve">2012-ben megjelent </w:t>
      </w:r>
      <w:r>
        <w:rPr>
          <w:i/>
        </w:rPr>
        <w:t>For the Win: How Game Thinking Can Revolutionize Your Business</w:t>
      </w:r>
      <w:r>
        <w:t xml:space="preserve"> c. könyvükben egy gyakorlatközpontú gamifikációs tervezési folyamatmodellt mutattak be </w:t>
      </w:r>
      <w:r>
        <w:fldChar w:fldCharType="begin"/>
      </w:r>
      <w:r>
        <w:instrText>ADDIN ZOTERO_ITEM CSL_CITATION {"citationID":"rAGJywcs","properties":{"formattedCitation":"(Werbach &amp; Hunter, 2012)","plainCitation":"(Werbach &amp; Hunter, 2012)","noteIndex":0},"citationItems":[{"id":835,"uris":["http://zotero.org/users/9712023/items/TQZ855LQ"],"itemData":{"id":835,"type":"book","event-place":"Philadelphia, PA","ISBN":"978-1-61363-023-5","note":"Citation Key: werbach2012win","publisher":"Wharton Digital Press","publisher-place":"Philadelphia, PA","title":"For the Win: How Game Thinking Can Revolutionize Your Business","URL":"https://books.google.hu/books?id=abg0SnK3XdMC","author":[{"family":"Werbach","given":"K"},{"family":"Hunter","given":"D"}],"issued":{"date-parts":[["2012"]]}}}],"schema":"https://github.com/citation-style-language/schema/raw/master/csl-citation.json"}</w:instrText>
      </w:r>
      <w:r>
        <w:fldChar w:fldCharType="separate"/>
      </w:r>
      <w:r>
        <w:t>(Werbach &amp; Hunter, 2012)</w:t>
      </w:r>
      <w:r>
        <w:fldChar w:fldCharType="end"/>
      </w:r>
      <w:r>
        <w:t xml:space="preserve">, amelyet gyakran </w:t>
      </w:r>
      <w:r>
        <w:rPr>
          <w:rStyle w:val="Kiemels2"/>
          <w:b w:val="0"/>
        </w:rPr>
        <w:t>6D keretrendszer</w:t>
      </w:r>
      <w:r>
        <w:t xml:space="preserve"> néven emlegetnek. Ez hat fő lépést tartalmaz, amely angolul mind D betűvel kezdődik:</w:t>
      </w:r>
    </w:p>
    <w:p w:rsidR="00993A02" w:rsidRDefault="00FE752C">
      <w:pPr>
        <w:pStyle w:val="felsorols"/>
        <w:numPr>
          <w:ilvl w:val="0"/>
          <w:numId w:val="7"/>
        </w:numPr>
        <w:spacing w:before="280"/>
        <w:ind w:left="567"/>
      </w:pPr>
      <w:r>
        <w:t xml:space="preserve">Üzleti célok meghatározása (Define business objectives) – Mit szeretnénk elérni a gamifikációval? </w:t>
      </w:r>
      <w:del w:id="83" w:author="Abari Kálmán (EXT)" w:date="2025-06-19T10:54:00Z">
        <w:r w:rsidDel="00990632">
          <w:delText>(p</w:delText>
        </w:r>
      </w:del>
      <w:ins w:id="84" w:author="Abari Kálmán (EXT)" w:date="2025-06-19T10:54:00Z">
        <w:r w:rsidR="00990632">
          <w:t>P</w:t>
        </w:r>
      </w:ins>
      <w:r>
        <w:t>éldául nagyobb felhasználói aktivitás</w:t>
      </w:r>
      <w:ins w:id="85" w:author="Abari Kálmán (EXT)" w:date="2025-06-19T10:54:00Z">
        <w:r w:rsidR="00990632">
          <w:t>t</w:t>
        </w:r>
      </w:ins>
      <w:r>
        <w:t xml:space="preserve">, </w:t>
      </w:r>
      <w:ins w:id="86" w:author="Abari Kálmán (EXT)" w:date="2025-06-19T10:54:00Z">
        <w:r w:rsidR="00990632">
          <w:t xml:space="preserve">vagy </w:t>
        </w:r>
      </w:ins>
      <w:r>
        <w:t>jobb tanulási eredmények</w:t>
      </w:r>
      <w:del w:id="87" w:author="Abari Kálmán (EXT)" w:date="2025-06-19T10:54:00Z">
        <w:r w:rsidDel="00990632">
          <w:delText>)</w:delText>
        </w:r>
      </w:del>
      <w:ins w:id="88" w:author="Abari Kálmán (EXT)" w:date="2025-06-19T10:54:00Z">
        <w:r w:rsidR="00990632">
          <w:t>et.</w:t>
        </w:r>
      </w:ins>
    </w:p>
    <w:p w:rsidR="00993A02" w:rsidRDefault="00FE752C">
      <w:pPr>
        <w:pStyle w:val="felsorols"/>
        <w:numPr>
          <w:ilvl w:val="0"/>
          <w:numId w:val="7"/>
        </w:numPr>
        <w:spacing w:before="0"/>
        <w:ind w:left="567"/>
      </w:pPr>
      <w:r>
        <w:t xml:space="preserve">Elvárt viselkedések meghatározása (Delineate target behaviors) – Milyen konkrét felhasználói tevékenységeket akarunk ösztönözni? </w:t>
      </w:r>
      <w:del w:id="89" w:author="Abari Kálmán (EXT)" w:date="2025-06-19T10:55:00Z">
        <w:r w:rsidDel="00990632">
          <w:delText>(p</w:delText>
        </w:r>
      </w:del>
      <w:ins w:id="90" w:author="Abari Kálmán (EXT)" w:date="2025-06-19T10:55:00Z">
        <w:r w:rsidR="00990632">
          <w:t>P</w:t>
        </w:r>
      </w:ins>
      <w:r>
        <w:t xml:space="preserve">éldául heti 3 edzés teljesítése, </w:t>
      </w:r>
      <w:ins w:id="91" w:author="Abari Kálmán (EXT)" w:date="2025-06-19T10:55:00Z">
        <w:r w:rsidR="00990632">
          <w:t xml:space="preserve">vagy </w:t>
        </w:r>
      </w:ins>
      <w:r>
        <w:t>fórumhozzászólások írása</w:t>
      </w:r>
      <w:del w:id="92" w:author="Abari Kálmán (EXT)" w:date="2025-06-19T10:55:00Z">
        <w:r w:rsidDel="00990632">
          <w:delText>)</w:delText>
        </w:r>
      </w:del>
      <w:ins w:id="93" w:author="Abari Kálmán (EXT)" w:date="2025-06-19T10:55:00Z">
        <w:r w:rsidR="00990632">
          <w:t>.</w:t>
        </w:r>
      </w:ins>
    </w:p>
    <w:p w:rsidR="00993A02" w:rsidRDefault="00FE752C">
      <w:pPr>
        <w:pStyle w:val="felsorols"/>
        <w:numPr>
          <w:ilvl w:val="0"/>
          <w:numId w:val="7"/>
        </w:numPr>
        <w:spacing w:before="0"/>
        <w:ind w:left="567"/>
      </w:pPr>
      <w:r>
        <w:t>Felhasználó</w:t>
      </w:r>
      <w:del w:id="94" w:author="Abari Kálmán (EXT)" w:date="2025-06-19T10:53:00Z">
        <w:r w:rsidDel="00990632">
          <w:delText>i</w:delText>
        </w:r>
      </w:del>
      <w:r>
        <w:t xml:space="preserve"> </w:t>
      </w:r>
      <w:del w:id="95" w:author="Abari Kálmán (EXT)" w:date="2025-06-19T10:53:00Z">
        <w:r w:rsidDel="00990632">
          <w:delText xml:space="preserve">perszónák </w:delText>
        </w:r>
      </w:del>
      <w:ins w:id="96" w:author="Abari Kálmán (EXT)" w:date="2025-06-19T10:53:00Z">
        <w:r w:rsidR="00990632">
          <w:t xml:space="preserve">típusok </w:t>
        </w:r>
      </w:ins>
      <w:r>
        <w:t xml:space="preserve">leírása (Describe your players) – Kik a játékosaink? Mik az ő motivációik, preferenciáik? </w:t>
      </w:r>
      <w:del w:id="97" w:author="Abari Kálmán (EXT)" w:date="2025-06-19T10:55:00Z">
        <w:r w:rsidDel="00990632">
          <w:delText>(</w:delText>
        </w:r>
      </w:del>
      <w:r>
        <w:t>Itt akár Bartle-típusokat vagy más felosztást használhatunk a megértéshez.</w:t>
      </w:r>
      <w:del w:id="98" w:author="Abari Kálmán (EXT)" w:date="2025-06-19T10:55:00Z">
        <w:r w:rsidDel="00990632">
          <w:delText>)</w:delText>
        </w:r>
      </w:del>
    </w:p>
    <w:p w:rsidR="00993A02" w:rsidRDefault="00FE752C">
      <w:pPr>
        <w:pStyle w:val="felsorols"/>
        <w:numPr>
          <w:ilvl w:val="0"/>
          <w:numId w:val="7"/>
        </w:numPr>
        <w:spacing w:before="0"/>
        <w:ind w:left="567"/>
      </w:pPr>
      <w:r>
        <w:t>Aktivitási ciklusok megtervezése (Devise activity loops) – Milyen rövid távú ciklusok (napi feladatok, visszajelzések) és hosszú távú ciklusok (heti kihívások, fejlődési ív) legyenek a rendszerben? Fontos a jutalmazási és visszajelzési hurkok kialakítása.</w:t>
      </w:r>
    </w:p>
    <w:p w:rsidR="00993A02" w:rsidRDefault="00FE752C">
      <w:pPr>
        <w:pStyle w:val="felsorols"/>
        <w:numPr>
          <w:ilvl w:val="0"/>
          <w:numId w:val="7"/>
        </w:numPr>
        <w:spacing w:before="0"/>
        <w:ind w:left="567"/>
      </w:pPr>
      <w:r>
        <w:lastRenderedPageBreak/>
        <w:t>Ne feledkezz meg a szórakozásról! (Don't forget the fun!) – Biztosítsuk, hogy az élmény valóban élvezetes legyen, ne csak „kötelező játék”. Itt jön be a tematikus körítés, humor, történet, vagy bármilyen plusz fun-faktor.</w:t>
      </w:r>
    </w:p>
    <w:p w:rsidR="00993A02" w:rsidRDefault="00FE752C">
      <w:pPr>
        <w:pStyle w:val="felsorols"/>
        <w:numPr>
          <w:ilvl w:val="0"/>
          <w:numId w:val="7"/>
        </w:numPr>
        <w:spacing w:before="0" w:after="280"/>
        <w:ind w:left="567"/>
      </w:pPr>
      <w:r>
        <w:t>Megfelelő eszközök bevetése (Deploy the appropriate tools) – A fenti tervek alapján válasszuk ki és implementáljuk a konkrét játékmechanizmusokat és technológiai eszközöket, például milyen pontozási rendszer, milyen szoftverplatform kerüljön felhasználásra.</w:t>
      </w:r>
    </w:p>
    <w:p w:rsidR="00993A02" w:rsidRDefault="00FE752C">
      <w:pPr>
        <w:pStyle w:val="bekezdestobbi"/>
      </w:pPr>
      <w:r>
        <w:t xml:space="preserve">Werbachék hangsúlyozták, hogy ez a lista inkább </w:t>
      </w:r>
      <w:r>
        <w:rPr>
          <w:rStyle w:val="Kiemels2"/>
          <w:b w:val="0"/>
        </w:rPr>
        <w:t>ellenőrző lista,</w:t>
      </w:r>
      <w:r>
        <w:t xml:space="preserve"> mint merev keretrendszer, de hasznos iránymutatás a tervezési folyamat során. </w:t>
      </w:r>
      <w:r>
        <w:rPr>
          <w:rStyle w:val="Kiemels2"/>
          <w:b w:val="0"/>
        </w:rPr>
        <w:t>Előnye</w:t>
      </w:r>
      <w:r>
        <w:t xml:space="preserve">, hogy rendszerezett gondolkodásra késztet, nem engedi, hogy rögtön belevessük magunkat a játékmechanikák kiválasztásába, előbb tisztázzuk a célok és a felhasználók jellemzőit. Emellett külön kiemeli a szórakozás (fun) elemét, ami gyakran kimarad egy üzleti projektből. A modell kritikája, hogy meglehetősen </w:t>
      </w:r>
      <w:r>
        <w:rPr>
          <w:rStyle w:val="Kiemels2"/>
          <w:b w:val="0"/>
        </w:rPr>
        <w:t>általános tanácsokat</w:t>
      </w:r>
      <w:r>
        <w:t xml:space="preserve"> ad, konkrét motivációelméleti mélységet nem tartalmaz, így célszerű más modellekkel kombinálva alkalmazni. A szerzők maguk is óvtak attól, hogy a 6D-t túlmisztifikálják, valóban inkább </w:t>
      </w:r>
      <w:r>
        <w:rPr>
          <w:rStyle w:val="Hangslyozs"/>
          <w:i w:val="0"/>
        </w:rPr>
        <w:t>projektmenedzsment keret</w:t>
      </w:r>
      <w:r>
        <w:t>, nem pszichológiai modell.</w:t>
      </w:r>
    </w:p>
    <w:p w:rsidR="00993A02" w:rsidRDefault="00FE752C">
      <w:pPr>
        <w:pStyle w:val="bekezdestobbi"/>
      </w:pPr>
      <w:r>
        <w:t xml:space="preserve">A 6D modellt széles körben oktatták, a Coursera oktatási platform </w:t>
      </w:r>
      <w:r>
        <w:rPr>
          <w:i/>
        </w:rPr>
        <w:t>Gamification</w:t>
      </w:r>
      <w:r>
        <w:t xml:space="preserve"> kurzusán több tízezer résztvevő saját gamifikációs tervét készítette el ezen lépések mentén. Tipikus felhasználása volt vállalati környezetben egy HR gamifikációs projekt, ahol egy cég a dolgozók egészségprogramját akarta játékosítani. A 6D mentén haladva először kitűzték a célt (egészségesebb életmód, csökkentett betegszabadság), meghatározták a kívánt viselkedést (napi lépésszám növelése, edzések látogatása), felmérték a dolgozók típusait (vannak-e, akik szeretnek versengeni, vagy inkább csapatban mozognak), majd megtervezték az aktivitási ciklusokat (heti kihívások, baráti versenyek, havi sorsolások a kitartóknak), ügyeltek rá, hogy az élmény változatos és élvezetes maradjon (vicces csapatnevek, közös események), végül kiválasztották az eszközöket (lépésszámláló applikáció, pontgyűjtő rendszer, céges wellness platform). A projekt ennek köszönhetően átgondoltan, strukturáltan valósult meg </w:t>
      </w:r>
      <w:r>
        <w:fldChar w:fldCharType="begin"/>
      </w:r>
      <w:r>
        <w:instrText>ADDIN ZOTERO_ITEM CSL_CITATION {"citationID":"UvCGVQBk","properties":{"formattedCitation":"(Campos \\uc0\\u233{}s mtsai., 2024)","plainCitation":"(Campos és mtsai., 2024)","noteIndex":0},"citationItems":[{"id":1724,"uris":["http://zotero.org/users/9712023/items/SJBKWXAH"],"itemData":{"id":1724,"type":"article-journal","abstract":"Abstract  Purpose: This work has two objectives: 1. to present, based on theory, a Canvas framework, which helps in the analysis of elements used in the gamification of different processes, and 2. to use this framework to analyze multiple cases of sport, health, and wellness apps (fitness apps). We selected four apps for this study: My Fitness Pal, Nike Run, Nike Training, and Zombies, Run!.  Originality/value: This study contributes to the theory with the systematization and organization of gamification components in a Canvas framework. For practitioners, this framework facilitates the creation and deepening of gamification initiatives.  Design/methodology/approach: In order to support the comparison between cases, we used six gamification steps from the bibliography, divided into 1. define business objectives; 2. outline target behavior of players; 3. describe players; 4. determine activity loops; 5. entertain players; and 6. deploy appropriate tools. These steps were organized in a Canvas format. Through six propositions, we concluded that convergent and divergent factors exist between the cases studied, with no complete use of the gamification elements among the cases analyzed.  Findings: Among the similarities, the following stand out: 1. search for users’ well-being, 2. use of the steps suggested for gamification, 3. factors of the player’s journey, and 4. fun. Among the differences are: 1. the specificity of each app, 2. ways of rewarding, and 3. motivating users, depending on the proposed activity and type of player.\n          , \n            Resumo  Objetivo: Este trabalho tem dois objetivos: 1. apresentar, a partir da teoria, um framework no formato Canvas, que auxilie na análise de elementos utilizados em gamificação de diferentes processos; e 2. utilizar esse framework para analisar múltiplos casos de aplicativos de esporte, saúde e bem-estar (apps fitness). Foram selecionados quatro aplicativos para estudo: My Fitness Pal, Nike Run, Nike Training e Zombies, Run!.  Originalidade/valor: Este estudo contribui para a teoria com a sistematização e a organização dos componentes de gamificação em um framework Canvas. Para praticantes, essa estrutura facilita a criação e o aprofundamento de iniciativas de gamificação.  Design/metodologia/abordagem: Para respaldar a comparação entre os casos, adotaram-se seis etapas de gamificação obtidas a partir da bibliografia, divididas em: 1. definir os objetivos do negócio; 2. delinear o comportamento-alvo dos jogadores; 3. descrever os jogadores; 4. determinar os loops de atividade; 5. divertir os jogadores; e 6. desdobrar as ferramentas apropriadas. Esses passos foram organizados em uma estrutura do formato Canvas. Conclui-se, por meio de seis proposições, que existem fatores convergentes e divergentes entre os casos estudados, não havendo a utilização completa dos elementos de gamificação entre eles.  Resultados: Entre as similaridades, destacam-se: 1. busca de bem-estar dos usuários, 2. utilização das etapas sugeridas para a gamificação, 3. fatores da jornada do jogador e 4. diversão. Entre as divergências, há: 1. especificidade de cada app, 2. modos de recompensar e 3. motivar usuários, dependendo da proposta de atividade e do tipo de jogador.","container-title":"RAM. Revista de Administração Mackenzie","DOI":"10.1590/1678-6971/eramc240234.en","ISSN":"1678-6971","issue":"1","journalAbbreviation":"RAM, Rev. Adm. Mackenzie","license":"http://creativecommons.org/licenses/by/4.0/","page":"eRAMC240234","source":"DOI.org (Crossref)","title":"Gamification framework applied to organizational processes","volume":"25","author":[{"family":"Campos","given":"Henrique De"},{"family":"Lourenço","given":"Carlos Eduardo"},{"family":"Mellão","given":"Júlia Marmo"},{"family":"Lombardi","given":"Vittoria Pereira Valente"},{"family":"Cesar","given":"Eliana Ferreira"}],"issued":{"date-parts":[["2024"]]}}}],"schema":"https://github.com/citation-style-language/schema/raw/master/csl-citation.json"}</w:instrText>
      </w:r>
      <w:r>
        <w:fldChar w:fldCharType="separate"/>
      </w:r>
      <w:r>
        <w:rPr>
          <w:rFonts w:cs="Times New Roman"/>
          <w:szCs w:val="24"/>
        </w:rPr>
        <w:t>(Campos és mtsai., 2024)</w:t>
      </w:r>
      <w:r>
        <w:fldChar w:fldCharType="end"/>
      </w:r>
      <w:r>
        <w:t>.</w:t>
      </w:r>
    </w:p>
    <w:p w:rsidR="00993A02" w:rsidRDefault="00FE752C">
      <w:pPr>
        <w:pStyle w:val="Cmsor3"/>
      </w:pPr>
      <w:bookmarkStart w:id="99" w:name="_Toc197690036"/>
      <w:r>
        <w:t>Karl Kapp – Oktatási gamifikáció (2012)</w:t>
      </w:r>
      <w:bookmarkEnd w:id="99"/>
    </w:p>
    <w:p w:rsidR="00993A02" w:rsidRDefault="00FE752C">
      <w:pPr>
        <w:pStyle w:val="bekezdeselso"/>
      </w:pPr>
      <w:r>
        <w:rPr>
          <w:rStyle w:val="Kiemels2"/>
          <w:b w:val="0"/>
        </w:rPr>
        <w:t>Karl Kapp</w:t>
      </w:r>
      <w:r>
        <w:t xml:space="preserve"> a gamifikáció oktatási alkalmazásának egyik úttörője, 2012-es könyvében (</w:t>
      </w:r>
      <w:r>
        <w:rPr>
          <w:i/>
        </w:rPr>
        <w:t>The Gamification of Learning and Instruction</w:t>
      </w:r>
      <w:r>
        <w:t xml:space="preserve">) számos gyakorlati példát és elvet mutatott be </w:t>
      </w:r>
      <w:r>
        <w:fldChar w:fldCharType="begin"/>
      </w:r>
      <w:r>
        <w:instrText>ADDIN ZOTERO_ITEM CSL_CITATION {"citationID":"9g2oRLvf","properties":{"formattedCitation":"(Kapp, 2012)","plainCitation":"(Kapp, 2012)","noteIndex":0},"citationItems":[{"id":355,"uris":["http://zotero.org/users/9712023/items/N48TPAPV"],"itemData":{"id":355,"type":"book","note":"collection-title: Pfeiffer essential resources for training and HR professionals\nCitation Key: Kapp2012","publisher":"Wiley","title":"The Gamification of Learning and Instruction: Game-based Methods and Strategies for Training and Education","URL":"https://books.google.hu/books?id=M2Rb9ZtFxccC","author":[{"family":"Kapp","given":"Karl"}],"issued":{"date-parts":[["2012"]]}}}],"schema":"https://github.com/citation-style-language/schema/raw/master/csl-citation.json"}</w:instrText>
      </w:r>
      <w:r>
        <w:fldChar w:fldCharType="separate"/>
      </w:r>
      <w:r>
        <w:t>(Kapp, 2012)</w:t>
      </w:r>
      <w:r>
        <w:fldChar w:fldCharType="end"/>
      </w:r>
      <w:r>
        <w:t xml:space="preserve">. Kapp nem egy formális lépéssorozatot adott, mint a 6D, hanem inkább egy </w:t>
      </w:r>
      <w:r>
        <w:rPr>
          <w:rStyle w:val="Kiemels2"/>
          <w:b w:val="0"/>
        </w:rPr>
        <w:t>keretrendszerszerű szemléletmódot</w:t>
      </w:r>
      <w:r>
        <w:t xml:space="preserve"> az oktatási tervezőknek. Kiemelte a </w:t>
      </w:r>
      <w:r>
        <w:rPr>
          <w:rStyle w:val="Kiemels2"/>
          <w:b w:val="0"/>
        </w:rPr>
        <w:t>célcsoport ismeretének</w:t>
      </w:r>
      <w:r>
        <w:t xml:space="preserve"> fontosságát, a narratíva és a játékmechanikák összhangját, valamint az eredmények mérését. Kapp felosztotta a játékelemeket hasonlóan </w:t>
      </w:r>
      <w:r>
        <w:rPr>
          <w:rStyle w:val="Hangslyozs"/>
        </w:rPr>
        <w:t>dinamika–mechanika–komponensek</w:t>
      </w:r>
      <w:r>
        <w:t xml:space="preserve"> szintekre, és hangsúlyozta a </w:t>
      </w:r>
      <w:r>
        <w:rPr>
          <w:rStyle w:val="Kiemels2"/>
          <w:b w:val="0"/>
        </w:rPr>
        <w:t>jelentéssel bíró játékosítás</w:t>
      </w:r>
      <w:r>
        <w:t xml:space="preserve"> fontosságát, vagyis hogy a játékosítás ne öncélú legyen, hanem illeszkedjen a tanulási célokhoz. Munkássága nyomán terjedt el az az elv, hogy a gamifikációban „</w:t>
      </w:r>
      <w:r>
        <w:rPr>
          <w:rStyle w:val="Kiemels2"/>
          <w:b w:val="0"/>
          <w:i/>
        </w:rPr>
        <w:t>előbb a miért, utána a hogyan”,</w:t>
      </w:r>
      <w:r>
        <w:rPr>
          <w:rStyle w:val="Kiemels2"/>
          <w:i/>
        </w:rPr>
        <w:t xml:space="preserve"> </w:t>
      </w:r>
      <w:r w:rsidRPr="00BA4B6E">
        <w:rPr>
          <w:rStyle w:val="Kiemels2"/>
          <w:b w:val="0"/>
          <w:rPrChange w:id="100" w:author="Abari Kálmán (EXT)" w:date="2025-06-19T10:58:00Z">
            <w:rPr>
              <w:rStyle w:val="Kiemels2"/>
              <w:b w:val="0"/>
              <w:i/>
            </w:rPr>
          </w:rPrChange>
        </w:rPr>
        <w:t>azaz</w:t>
      </w:r>
      <w:r>
        <w:rPr>
          <w:rStyle w:val="Kiemels2"/>
          <w:b w:val="0"/>
          <w:i/>
        </w:rPr>
        <w:t xml:space="preserve"> </w:t>
      </w:r>
      <w:r>
        <w:t>előbb a pedagógiai vagy üzleti célt és motivációt tisztázzuk, és csak utána válasszunk konkrét játékmechanikát.</w:t>
      </w:r>
    </w:p>
    <w:p w:rsidR="00993A02" w:rsidRDefault="00FE752C">
      <w:pPr>
        <w:pStyle w:val="bekezdestobbi"/>
      </w:pPr>
      <w:r>
        <w:lastRenderedPageBreak/>
        <w:t xml:space="preserve">Kapp emellett sok konkrét mechanikát sorolt fel és kategorizált (milyen esetben hatékony a narratíva használata, vagy a csapatverseny), ami kvázi receptkönyvként szolgálhat az oktatóknak. Bár Kapp keretrendszere nem annyira formális, </w:t>
      </w:r>
      <w:r>
        <w:rPr>
          <w:rStyle w:val="Kiemels2"/>
          <w:b w:val="0"/>
        </w:rPr>
        <w:t>előnye</w:t>
      </w:r>
      <w:r>
        <w:t xml:space="preserve">, hogy </w:t>
      </w:r>
      <w:r>
        <w:rPr>
          <w:rStyle w:val="Kiemels2"/>
          <w:b w:val="0"/>
        </w:rPr>
        <w:t>szakmailag megalapozott</w:t>
      </w:r>
      <w:r>
        <w:t xml:space="preserve"> és gyakorlatorientált, integrálja az oktatáselméletet a játéktervezéssel. </w:t>
      </w:r>
      <w:r>
        <w:rPr>
          <w:rStyle w:val="Kiemels2"/>
          <w:b w:val="0"/>
        </w:rPr>
        <w:t>Hátránya, hogy kevésbé áttekinthető, mint a vizuális modellek (például az Oktalízis, amit hamarosan bemutatunk), sokkal inkább egy átfogó, szöveges elméleti rendszerként jelenik meg, amely mélyebb és részletesebb megértést kíván.</w:t>
      </w:r>
    </w:p>
    <w:p w:rsidR="00993A02" w:rsidRDefault="00FE752C">
      <w:pPr>
        <w:pStyle w:val="Cmsor3"/>
      </w:pPr>
      <w:bookmarkStart w:id="101" w:name="_Toc197690037"/>
      <w:r>
        <w:t>Jelentésközpontú gamifikáció (2015)</w:t>
      </w:r>
      <w:bookmarkEnd w:id="101"/>
    </w:p>
    <w:p w:rsidR="00993A02" w:rsidRDefault="00FE752C">
      <w:pPr>
        <w:pStyle w:val="bekezdeselso"/>
      </w:pPr>
      <w:r>
        <w:t xml:space="preserve">Érdemes megemlíteni </w:t>
      </w:r>
      <w:r>
        <w:rPr>
          <w:rStyle w:val="Kiemels2"/>
          <w:b w:val="0"/>
        </w:rPr>
        <w:t>Sebastian Nicholson</w:t>
      </w:r>
      <w:r>
        <w:t xml:space="preserve"> megközelítését is, aki a </w:t>
      </w:r>
      <w:r>
        <w:rPr>
          <w:rStyle w:val="Hangslyozs"/>
        </w:rPr>
        <w:t xml:space="preserve">jelentésközpontú gamifikáció </w:t>
      </w:r>
      <w:r>
        <w:t xml:space="preserve">híveként kritizálta a pusztán jutalmazás-orientált gamifikációt </w:t>
      </w:r>
      <w:r>
        <w:fldChar w:fldCharType="begin"/>
      </w:r>
      <w:r>
        <w:instrText>ADDIN ZOTERO_ITEM CSL_CITATION {"citationID":"Oiy3ONGb","properties":{"formattedCitation":"(Nicholson, 2015)","plainCitation":"(Nicholson, 2015)","noteIndex":0},"citationItems":[{"id":1613,"uris":["http://zotero.org/users/9712023/items/PP37HSX5"],"itemData":{"id":1613,"type":"chapter","container-title":"Gamification in Education and Business","event-place":"Cham","ISBN":"978-3-319-10207-8","language":"en","note":"DOI: 10.1007/978-3-319-10208-5_1","page":"1-20","publisher":"Springer International Publishing","publisher-place":"Cham","source":"DOI.org (Crossref)","title":"A RECIPE for Meaningful Gamification","URL":"https://link.springer.com/10.1007/978-3-319-10208-5_1","editor":[{"family":"Reiners","given":"Torsten"},{"family":"Wood","given":"Lincoln C."}],"author":[{"family":"Nicholson","given":"Scott"}],"accessed":{"date-parts":[["2025",3,30]]},"issued":{"date-parts":[["2015"]]}}}],"schema":"https://github.com/citation-style-language/schema/raw/master/csl-citation.json"}</w:instrText>
      </w:r>
      <w:r>
        <w:fldChar w:fldCharType="separate"/>
      </w:r>
      <w:r>
        <w:t>(Nicholson, 2015)</w:t>
      </w:r>
      <w:r>
        <w:fldChar w:fldCharType="end"/>
      </w:r>
      <w:r>
        <w:t>. Nicholson egy RECIPE nevű keretet javasolt, mely hat tényezőt foglal magába: R</w:t>
      </w:r>
      <w:r>
        <w:rPr>
          <w:rStyle w:val="Kiemels2"/>
          <w:b w:val="0"/>
        </w:rPr>
        <w:t>eflexió (Reflection)</w:t>
      </w:r>
      <w:r>
        <w:t>, E</w:t>
      </w:r>
      <w:r>
        <w:rPr>
          <w:rStyle w:val="Kiemels2"/>
          <w:b w:val="0"/>
        </w:rPr>
        <w:t>lköteleződés (Engagement)</w:t>
      </w:r>
      <w:r>
        <w:t xml:space="preserve">, </w:t>
      </w:r>
      <w:r>
        <w:rPr>
          <w:rStyle w:val="Kiemels2"/>
          <w:b w:val="0"/>
        </w:rPr>
        <w:t>Választás (Choice)</w:t>
      </w:r>
      <w:r>
        <w:t>, I</w:t>
      </w:r>
      <w:r>
        <w:rPr>
          <w:rStyle w:val="Kiemels2"/>
          <w:b w:val="0"/>
        </w:rPr>
        <w:t>nformáció (Information)</w:t>
      </w:r>
      <w:r>
        <w:t xml:space="preserve">, </w:t>
      </w:r>
      <w:del w:id="102" w:author="Abari Kálmán (EXT)" w:date="2025-06-19T10:59:00Z">
        <w:r w:rsidDel="00BA4B6E">
          <w:rPr>
            <w:rStyle w:val="Kiemels2"/>
            <w:b w:val="0"/>
          </w:rPr>
          <w:delText>Play (j</w:delText>
        </w:r>
      </w:del>
      <w:ins w:id="103" w:author="Abari Kálmán (EXT)" w:date="2025-06-19T10:59:00Z">
        <w:r w:rsidR="00BA4B6E">
          <w:rPr>
            <w:rStyle w:val="Kiemels2"/>
            <w:b w:val="0"/>
          </w:rPr>
          <w:t>J</w:t>
        </w:r>
      </w:ins>
      <w:r>
        <w:rPr>
          <w:rStyle w:val="Kiemels2"/>
          <w:b w:val="0"/>
        </w:rPr>
        <w:t>átékosság</w:t>
      </w:r>
      <w:del w:id="104" w:author="Abari Kálmán (EXT)" w:date="2025-06-19T10:59:00Z">
        <w:r w:rsidDel="00BA4B6E">
          <w:rPr>
            <w:rStyle w:val="Kiemels2"/>
            <w:b w:val="0"/>
          </w:rPr>
          <w:delText>)</w:delText>
        </w:r>
      </w:del>
      <w:ins w:id="105" w:author="Abari Kálmán (EXT)" w:date="2025-06-19T10:59:00Z">
        <w:r w:rsidR="00BA4B6E">
          <w:rPr>
            <w:rStyle w:val="Kiemels2"/>
            <w:b w:val="0"/>
          </w:rPr>
          <w:t xml:space="preserve"> (Play)</w:t>
        </w:r>
      </w:ins>
      <w:r>
        <w:t>,</w:t>
      </w:r>
      <w:ins w:id="106" w:author="Abari Kálmán (EXT)" w:date="2025-06-19T10:59:00Z">
        <w:r w:rsidR="00BA4B6E">
          <w:t xml:space="preserve"> </w:t>
        </w:r>
      </w:ins>
      <w:del w:id="107" w:author="Abari Kálmán (EXT)" w:date="2025-06-19T10:59:00Z">
        <w:r w:rsidDel="00BA4B6E">
          <w:delText xml:space="preserve"> </w:delText>
        </w:r>
      </w:del>
      <w:ins w:id="108" w:author="Abari Kálmán (EXT)" w:date="2025-06-19T10:59:00Z">
        <w:r w:rsidR="00BA4B6E">
          <w:t>K</w:t>
        </w:r>
        <w:r w:rsidR="00BA4B6E">
          <w:rPr>
            <w:rStyle w:val="Kiemels2"/>
            <w:b w:val="0"/>
          </w:rPr>
          <w:t>itettség</w:t>
        </w:r>
        <w:r w:rsidR="00BA4B6E">
          <w:t xml:space="preserve"> (</w:t>
        </w:r>
      </w:ins>
      <w:r>
        <w:rPr>
          <w:rStyle w:val="Kiemels2"/>
          <w:b w:val="0"/>
        </w:rPr>
        <w:t>Exposure</w:t>
      </w:r>
      <w:ins w:id="109" w:author="Abari Kálmán (EXT)" w:date="2025-06-19T10:59:00Z">
        <w:r w:rsidR="00BA4B6E">
          <w:rPr>
            <w:rStyle w:val="Kiemels2"/>
            <w:b w:val="0"/>
          </w:rPr>
          <w:t>)</w:t>
        </w:r>
      </w:ins>
      <w:del w:id="110" w:author="Abari Kálmán (EXT)" w:date="2025-06-19T10:59:00Z">
        <w:r w:rsidDel="00BA4B6E">
          <w:rPr>
            <w:rStyle w:val="Kiemels2"/>
            <w:b w:val="0"/>
          </w:rPr>
          <w:delText xml:space="preserve"> (kitettség)</w:delText>
        </w:r>
      </w:del>
      <w:r>
        <w:t xml:space="preserve">. Az ő modelljének lényege, hogy a felhasználók kapjanak lehetőséget önálló döntésre, értsék a jutalmak mögötti </w:t>
      </w:r>
      <w:r>
        <w:rPr>
          <w:rStyle w:val="Kiemels2"/>
          <w:b w:val="0"/>
        </w:rPr>
        <w:t>jelentést</w:t>
      </w:r>
      <w:r>
        <w:t xml:space="preserve">, reflektáljanak a tanultakra, és így a motivációjuk belülről fakadjon, ne csak a pontok kedvéért tegyenek valamit. Nicholson munkája rámutatott arra, hogy a keretrendszerek alkalmazásánál a </w:t>
      </w:r>
      <w:r>
        <w:rPr>
          <w:rStyle w:val="Kiemels2"/>
          <w:b w:val="0"/>
          <w:i/>
        </w:rPr>
        <w:t>miért</w:t>
      </w:r>
      <w:r>
        <w:t xml:space="preserve"> (a tevékenység értelme a felhasználó számára) legalább olyan fontos, mint a </w:t>
      </w:r>
      <w:r>
        <w:rPr>
          <w:rStyle w:val="Kiemels2"/>
          <w:b w:val="0"/>
          <w:i/>
        </w:rPr>
        <w:t>hogyan</w:t>
      </w:r>
      <w:r>
        <w:t xml:space="preserve"> (milyen játékmechanikával).</w:t>
      </w:r>
    </w:p>
    <w:p w:rsidR="00993A02" w:rsidRDefault="00FE752C">
      <w:pPr>
        <w:pStyle w:val="bekezdestobbi"/>
      </w:pPr>
      <w:r>
        <w:t xml:space="preserve">Nicholson RECIPE modellje kevésbé ismert, mint az Oktalízis vagy a Hexad, de a tudományos párbeszédben fontos </w:t>
      </w:r>
      <w:r>
        <w:rPr>
          <w:rStyle w:val="Kiemels2"/>
          <w:b w:val="0"/>
        </w:rPr>
        <w:t>kritikai ellensúly, amely arra</w:t>
      </w:r>
      <w:r>
        <w:t xml:space="preserve"> figyelmeztet, hogy a gamifikációs keretrendszerek használatakor mindig az emberi tényezőt, a résztvevők értékrendjét is vegyük figyelembe, ne csak a viselkedésük manipulálását.</w:t>
      </w:r>
    </w:p>
    <w:p w:rsidR="00993A02" w:rsidRDefault="00FE752C">
      <w:pPr>
        <w:pStyle w:val="Cmsor3"/>
      </w:pPr>
      <w:bookmarkStart w:id="111" w:name="_Toc197690038"/>
      <w:r>
        <w:t>Oktalízis keretrendszer (2014) – A 8 fő hajtóerő modellje</w:t>
      </w:r>
      <w:bookmarkEnd w:id="111"/>
    </w:p>
    <w:p w:rsidR="00993A02" w:rsidRDefault="00FE752C">
      <w:pPr>
        <w:pStyle w:val="bekezdeselso"/>
      </w:pPr>
      <w:r>
        <w:rPr>
          <w:rStyle w:val="Kiemels2"/>
          <w:b w:val="0"/>
        </w:rPr>
        <w:t>Yu-kai Chou Oktalízis (Octalysis)</w:t>
      </w:r>
      <w:r>
        <w:t xml:space="preserve"> nevű keretrendszere a gamifikáció egyik legismertebb és legátfogóbb motivációs modellje, amelyet 2014-ben publikált blogján, majd könyv formájában </w:t>
      </w:r>
      <w:r>
        <w:fldChar w:fldCharType="begin"/>
      </w:r>
      <w:r>
        <w:instrText>ADDIN ZOTERO_ITEM CSL_CITATION {"citationID":"wjIpJleO","properties":{"formattedCitation":"(Chou, 2019)","plainCitation":"(Chou, 2019)","noteIndex":0},"citationItems":[{"id":1604,"uris":["http://zotero.org/users/9712023/items/MA8QDBTW"],"itemData":{"id":1604,"type":"book","abstract":"Learn all about implementing a good gamification design into your products, workplace, and lifestyle Key Features Explore what makes a game fun and engaging Gain insight into the Octalysis Framework and its applications Discover the potential of the Core Drives of gamification through real-world scenarios Book Description Effective gamification is a combination of game design, game dynamics, user experience, and ROI-driving business implementations. This book explores the interplay between these disciplines and captures the core principles that contribute to a good gamification design. The book starts with an overview of the Octalysis Framework and the 8 Core Drives that can be used to build strategies around the various systems that make games engaging. As the book progresses, each chapter delves deep into a Core Drive, explaining its design and how it should be used. Finally, to apply all the concepts and techniques that you learn throughout, the book contains a brief showcase of using the Octalysis Framework to design a project experience from scratch. After reading this book, you'll have the knowledge and skills to enable the widespread adoption of good gamification and human-focused design in all types of industries. What you will learn Discover ways to use gamification techniques in real-world situations Design fun, engaging, and rewarding experiences with Octalysis Understand what gamification means and how to categorize it Leverage the power of different Core Drives in your applications Explore how Left Brain and Right Brain Core Drives differ in motivation and design methodologies Examine the fascinating intricacies of White Hat and Black Hat Core Drives Who this book is for Anyone who wants to implement gamification principles and techniques into their products, workplace, and lifestyle will find this book useful","ISBN":"978-1-83921-077-8","language":"eng","number-of-pages":"1","publisher":"Packt Publishing","source":"K10plus ISBN","title":"Actionable gamification: beyond points, badges, and leaderboards","title-short":"Actionable gamification","author":[{"family":"Chou","given":"Yu-kai"}],"issued":{"date-parts":[["2019"]]}}}],"schema":"https://github.com/citation-style-language/schema/raw/master/csl-citation.json"}</w:instrText>
      </w:r>
      <w:r>
        <w:fldChar w:fldCharType="separate"/>
      </w:r>
      <w:r>
        <w:t>(Chou, 2019)</w:t>
      </w:r>
      <w:r>
        <w:fldChar w:fldCharType="end"/>
      </w:r>
      <w:r>
        <w:t xml:space="preserve">. Az Oktalízis az emberi motiváció </w:t>
      </w:r>
      <w:r>
        <w:rPr>
          <w:rStyle w:val="Kiemels2"/>
          <w:b w:val="0"/>
        </w:rPr>
        <w:t>nyolc alapvető hajtóerejét</w:t>
      </w:r>
      <w:r>
        <w:t xml:space="preserve"> (</w:t>
      </w:r>
      <w:r>
        <w:rPr>
          <w:rStyle w:val="Hangslyozs"/>
        </w:rPr>
        <w:t>Eight Core Drives</w:t>
      </w:r>
      <w:r>
        <w:t xml:space="preserve">) azonosítja, és ezeket egy </w:t>
      </w:r>
      <w:r>
        <w:rPr>
          <w:rStyle w:val="Kiemels2"/>
          <w:b w:val="0"/>
        </w:rPr>
        <w:t>nyolcszög diagram</w:t>
      </w:r>
      <w:r>
        <w:t xml:space="preserve"> (oktogon) formájában ábrázolja</w:t>
      </w:r>
      <w:r>
        <w:rPr>
          <w:rStyle w:val="Lbjegyzet-horgony"/>
        </w:rPr>
        <w:footnoteReference w:id="11"/>
      </w:r>
      <w:r>
        <w:t xml:space="preserve">, innen a keret neve. Chou több mint egy évtizedes elemző munka során szűrte le ezeket a hajtóerőket, amelyek szerinte minden játékosított tevékenység mozgatórugói. A nyolc </w:t>
      </w:r>
      <w:r>
        <w:rPr>
          <w:rStyle w:val="Kiemels2"/>
          <w:b w:val="0"/>
        </w:rPr>
        <w:t>motivációs hajtóerő</w:t>
      </w:r>
      <w:r>
        <w:t xml:space="preserve"> a következő:</w:t>
      </w:r>
    </w:p>
    <w:p w:rsidR="00993A02" w:rsidRDefault="00FE752C">
      <w:pPr>
        <w:pStyle w:val="felsorolasutolso"/>
        <w:numPr>
          <w:ilvl w:val="0"/>
          <w:numId w:val="8"/>
        </w:numPr>
        <w:spacing w:beforeAutospacing="1"/>
        <w:ind w:left="567" w:hanging="357"/>
        <w:rPr>
          <w:rFonts w:ascii="Minion Pro" w:hAnsi="Minion Pro"/>
        </w:rPr>
      </w:pPr>
      <w:r>
        <w:rPr>
          <w:rFonts w:ascii="Minion Pro" w:hAnsi="Minion Pro"/>
        </w:rPr>
        <w:t>Értelem és magasztos cél (Epic Meaning &amp; Calling): Az a motiváció, amikor a résztvevő úgy érzi, hogy valami nála nagyobb, magasztos ügy része lehet. Például a Wikipédia önkéntes szerkesztőit a közösség javáért végzett munka hajtja, nem anyagi jutalom. Egy gamifikált rendszerben ez jelenhet meg úgy, hogy a felhasználó különleges küldetésnek érzi a részvételt, vagy valamilyen nemes cél, például jótékonyság érdekében pontozunk.</w:t>
      </w:r>
    </w:p>
    <w:p w:rsidR="00993A02" w:rsidRDefault="00FE752C">
      <w:pPr>
        <w:pStyle w:val="felsorolasutolso"/>
        <w:numPr>
          <w:ilvl w:val="0"/>
          <w:numId w:val="8"/>
        </w:numPr>
        <w:ind w:left="567" w:hanging="357"/>
        <w:rPr>
          <w:rFonts w:ascii="Minion Pro" w:hAnsi="Minion Pro"/>
        </w:rPr>
      </w:pPr>
      <w:r>
        <w:rPr>
          <w:rFonts w:ascii="Minion Pro" w:hAnsi="Minion Pro"/>
        </w:rPr>
        <w:lastRenderedPageBreak/>
        <w:t>Fejlődés és teljesítmény (Development &amp; Accomplishment): A folyamatos fejlődés, kihívások legyőzése és eredmények elérése iránti belső vágy. Ez a legtipikusabb hajtóerő, amire a PBL is épít, de Chou hangsúlyozza, hogy csak valódi kihívás mellett működik a jutalom igazán. Például a Duolingo nyelvtanuló alkalmazásban a naponta kitűzött célok, szintlépések tartják fenn a haladás élményét.</w:t>
      </w:r>
    </w:p>
    <w:p w:rsidR="00993A02" w:rsidRDefault="00FE752C">
      <w:pPr>
        <w:pStyle w:val="felsorolasutolso"/>
        <w:numPr>
          <w:ilvl w:val="0"/>
          <w:numId w:val="8"/>
        </w:numPr>
        <w:ind w:left="567" w:hanging="357"/>
        <w:rPr>
          <w:rFonts w:ascii="Minion Pro" w:hAnsi="Minion Pro"/>
        </w:rPr>
      </w:pPr>
      <w:r>
        <w:rPr>
          <w:rFonts w:ascii="Minion Pro" w:hAnsi="Minion Pro"/>
        </w:rPr>
        <w:t>Alkotás és visszajelzés (Empowerment of Creativity &amp; Feedback): A kreativitás kibontakoztatása és az erre kapott visszajelzés motivációja. Ide tartozik a játékos kísérletezés, felfedező alkotás vágya, például egy Minecraft-szerű élmény vagy Lego-szerű építés, ahol a rendszer reagál a játékos ötleteire. A gamifikáció területén például egy vállalati innovációs platform lehetőséget adhat a dolgozók számára ötleteik megosztására, miközben visszajelzést is nyújt számukra szavazatok és kommentek formájában.</w:t>
      </w:r>
    </w:p>
    <w:p w:rsidR="00993A02" w:rsidRDefault="00FE752C">
      <w:pPr>
        <w:pStyle w:val="felsorolasutolso"/>
        <w:numPr>
          <w:ilvl w:val="0"/>
          <w:numId w:val="8"/>
        </w:numPr>
        <w:ind w:left="567" w:hanging="357"/>
        <w:rPr>
          <w:rFonts w:ascii="Minion Pro" w:hAnsi="Minion Pro"/>
        </w:rPr>
      </w:pPr>
      <w:r>
        <w:rPr>
          <w:rFonts w:ascii="Minion Pro" w:hAnsi="Minion Pro"/>
        </w:rPr>
        <w:t>Tulajdon és birtoklás (Ownership &amp; Possession): Az a motiváció, hogy valaminek a gazdájának érezzük magunkat, amit gondozunk és gyarapítunk. A digitális környezetben ezt megtestesítheti például egy avatar vagy testre szabható felhasználói profil, valamint virtuális tárgyak gyűjtése vagy bármilyen más típusú gyűjtögetési lehetőség. Például egy fitneszalkalmazásban a felhasználó trófeákat és érmeket gyűjthet, és minél több energiát és időt fektet bele, annál inkább sajátjának érzi a profilját, és ennek megfelelően nem akarja elveszíteni a megszerzett státuszát.</w:t>
      </w:r>
    </w:p>
    <w:p w:rsidR="00993A02" w:rsidRDefault="00FE752C">
      <w:pPr>
        <w:pStyle w:val="felsorolasutolso"/>
        <w:numPr>
          <w:ilvl w:val="0"/>
          <w:numId w:val="8"/>
        </w:numPr>
        <w:ind w:left="567" w:hanging="357"/>
        <w:rPr>
          <w:rFonts w:ascii="Minion Pro" w:hAnsi="Minion Pro"/>
        </w:rPr>
      </w:pPr>
      <w:r>
        <w:rPr>
          <w:rFonts w:ascii="Minion Pro" w:hAnsi="Minion Pro"/>
        </w:rPr>
        <w:t xml:space="preserve">Társas befolyás és kapcsolódás (Social Influence &amp; Relatedness): A szociális motiváció minden formája ide sorolható: mások követendő példája, az elismerés iránti vágy, a versengés vagy az együttműködés élménye, valamint a közösséghez tartozás érzése. Ez lényegében a </w:t>
      </w:r>
      <w:r>
        <w:rPr>
          <w:rStyle w:val="Kiemels2"/>
          <w:rFonts w:ascii="Minion Pro" w:hAnsi="Minion Pro"/>
          <w:b w:val="0"/>
          <w:i/>
        </w:rPr>
        <w:t>Társasági</w:t>
      </w:r>
      <w:r>
        <w:rPr>
          <w:rStyle w:val="Kiemels2"/>
          <w:rFonts w:ascii="Minion Pro" w:hAnsi="Minion Pro"/>
          <w:b w:val="0"/>
        </w:rPr>
        <w:t xml:space="preserve"> </w:t>
      </w:r>
      <w:r>
        <w:rPr>
          <w:rFonts w:ascii="Minion Pro" w:hAnsi="Minion Pro"/>
        </w:rPr>
        <w:t>Bartle-típus megfelelője, de Chou ide sorol olyan finomabb jelenségeket is, mint a irigység (látva egy barát sikereit, magunk is motiváltak leszünk) vagy a nosztalgia (kapcsolódás múltbéli élményekhez). Gamifikációnál ez a hajtóerő megjelenik például mentorálási rendszerekben, közösségi kihívásokban, vagy egyszerűen a Facebook reakciókban.</w:t>
      </w:r>
    </w:p>
    <w:p w:rsidR="00993A02" w:rsidRDefault="00FE752C">
      <w:pPr>
        <w:pStyle w:val="felsorolasutolso"/>
        <w:numPr>
          <w:ilvl w:val="0"/>
          <w:numId w:val="8"/>
        </w:numPr>
        <w:ind w:left="567" w:hanging="357"/>
        <w:rPr>
          <w:rFonts w:ascii="Minion Pro" w:hAnsi="Minion Pro"/>
        </w:rPr>
      </w:pPr>
      <w:r>
        <w:rPr>
          <w:rFonts w:ascii="Minion Pro" w:hAnsi="Minion Pro"/>
        </w:rPr>
        <w:t xml:space="preserve">Szűkösség és türelmetlenség (Scarcity &amp; Impatience): </w:t>
      </w:r>
      <w:r>
        <w:t>A motiváció abból fakad, hogy amit ritkának érzékelünk, vagy ami nem érhető el azonnal, azt erősebben kívánjuk.</w:t>
      </w:r>
      <w:r>
        <w:rPr>
          <w:rFonts w:ascii="Minion Pro" w:hAnsi="Minion Pro"/>
        </w:rPr>
        <w:t xml:space="preserve"> Játékokban tipikus példa az időzár (például „gyere vissza 2 óra múlva a jutalmadért”), ami miatt egész nap azon jár az eszünk, hogy később valamit megkapjunk. Ez a mechanizmus tudatosan épít az emberi hiányérzetre, amit nem lehet, azt jobban akarjuk. Például egy webshopban limitált ideig elérhető kedvezmények vagy a „Még 3 darab van raktáron!” jelzések is ebbe a kategóriába tartoznak.</w:t>
      </w:r>
    </w:p>
    <w:p w:rsidR="00993A02" w:rsidRDefault="00FE752C">
      <w:pPr>
        <w:pStyle w:val="felsorolasutolso"/>
        <w:numPr>
          <w:ilvl w:val="0"/>
          <w:numId w:val="8"/>
        </w:numPr>
        <w:ind w:left="567" w:hanging="357"/>
        <w:rPr>
          <w:rFonts w:ascii="Minion Pro" w:hAnsi="Minion Pro"/>
        </w:rPr>
      </w:pPr>
      <w:r>
        <w:rPr>
          <w:rFonts w:ascii="Minion Pro" w:hAnsi="Minion Pro"/>
        </w:rPr>
        <w:t>Kiszámíthatatlanság és kíváncsiság (Unpredictability &amp; Curiosity): A meglepetés és bizonytalanság hajtotta kíváncsiság. Ez az, ami miatt az emberek például sorozatokat néznek, tudni akarják, mi történik a következő részben. A gamifikációban ide tartoznak a váratlan jutalmak, sorsolások, loot boxok</w:t>
      </w:r>
      <w:r>
        <w:rPr>
          <w:rStyle w:val="Lbjegyzet-horgony"/>
          <w:rFonts w:ascii="Minion Pro" w:hAnsi="Minion Pro"/>
        </w:rPr>
        <w:footnoteReference w:id="12"/>
      </w:r>
      <w:r>
        <w:rPr>
          <w:rFonts w:ascii="Minion Pro" w:hAnsi="Minion Pro"/>
        </w:rPr>
        <w:t xml:space="preserve">. Fontos megjegyzés, hogy ez a hajtóerő túlzott </w:t>
      </w:r>
      <w:r>
        <w:rPr>
          <w:rFonts w:ascii="Minion Pro" w:hAnsi="Minion Pro"/>
        </w:rPr>
        <w:lastRenderedPageBreak/>
        <w:t>alkalmazása szerencsejátékszerű viselkedést idézhet elő, ezért etikus keretek között indokolt használni.</w:t>
      </w:r>
    </w:p>
    <w:p w:rsidR="00993A02" w:rsidRDefault="00FE752C">
      <w:pPr>
        <w:pStyle w:val="felsorolasutolso"/>
        <w:numPr>
          <w:ilvl w:val="0"/>
          <w:numId w:val="8"/>
        </w:numPr>
        <w:spacing w:afterAutospacing="1"/>
        <w:ind w:left="567" w:hanging="357"/>
        <w:rPr>
          <w:rFonts w:ascii="Minion Pro" w:hAnsi="Minion Pro"/>
        </w:rPr>
      </w:pPr>
      <w:r>
        <w:rPr>
          <w:rFonts w:ascii="Minion Pro" w:hAnsi="Minion Pro"/>
        </w:rPr>
        <w:t>Elkerülés (Loss &amp; Avoidance): A veszteségtől való félelem motivációja. Az emberek sokszor azért cselekszenek, hogy elkerüljenek valami negatívat, például ne veszítsék el a már megszerzett státuszt, vagy ne maradjanak le egy lehetőségről. Gamifikációs példaként említhető a Duolingo nyelvtanuló applikáció, mely napi sorozatot</w:t>
      </w:r>
      <w:r>
        <w:rPr>
          <w:rStyle w:val="Lbjegyzet-horgony"/>
          <w:rFonts w:ascii="Minion Pro" w:hAnsi="Minion Pro"/>
        </w:rPr>
        <w:footnoteReference w:id="13"/>
      </w:r>
      <w:r>
        <w:rPr>
          <w:rFonts w:ascii="Minion Pro" w:hAnsi="Minion Pro"/>
        </w:rPr>
        <w:t xml:space="preserve"> (streak) számol. </w:t>
      </w:r>
      <w:r>
        <w:t>A felhasználókat gyakran az motiválja a belépésre, hogy elkerüljék a megszakítást egy folyamatosan épülő jutalomsorozatban, csak azért térnek vissza, hogy ne veszítsék el a „nyerő szériájukat”.</w:t>
      </w:r>
    </w:p>
    <w:p w:rsidR="00993A02" w:rsidRDefault="00FE752C">
      <w:pPr>
        <w:pStyle w:val="bekezdestobbi"/>
      </w:pPr>
      <w:r>
        <w:t xml:space="preserve">Chou az Oktalízis hajtóerőit további szempontok szerint is csoportosította. Megkülönböztet </w:t>
      </w:r>
      <w:r>
        <w:rPr>
          <w:rStyle w:val="Kiemels2"/>
          <w:b w:val="0"/>
          <w:i/>
        </w:rPr>
        <w:t>bal agyfélteke</w:t>
      </w:r>
      <w:r>
        <w:t xml:space="preserve"> vs. </w:t>
      </w:r>
      <w:r>
        <w:rPr>
          <w:rStyle w:val="Kiemels2"/>
          <w:b w:val="0"/>
          <w:i/>
        </w:rPr>
        <w:t>jobb agyfélteke</w:t>
      </w:r>
      <w:r>
        <w:t xml:space="preserve"> motivátorokat, de valójában ezek szimbolikus kategóriák: a bal oldali hajtóerők inkább </w:t>
      </w:r>
      <w:r>
        <w:rPr>
          <w:rStyle w:val="Kiemels2"/>
          <w:b w:val="0"/>
        </w:rPr>
        <w:t>logikai, extrinzik</w:t>
      </w:r>
      <w:r>
        <w:t xml:space="preserve"> motivátorok (2. Teljesítmény, 4. Tulajdon, 6. Szűkösség), míg a jobb oldaliak </w:t>
      </w:r>
      <w:r>
        <w:rPr>
          <w:rStyle w:val="Kiemels2"/>
          <w:b w:val="0"/>
        </w:rPr>
        <w:t>kreatív, intrinzik</w:t>
      </w:r>
      <w:r>
        <w:t xml:space="preserve"> motivátorok (3. Alkotás, 5. Közösségi hatás, 7. Kíváncsiság). Az 1. és 8. hajtóerő fenn és lenn helyezkedik el a diagramon, ezek kapcsán Chou bevezette a </w:t>
      </w:r>
      <w:r>
        <w:rPr>
          <w:rStyle w:val="Kiemels2"/>
          <w:b w:val="0"/>
          <w:i/>
        </w:rPr>
        <w:t>Fehér kalap</w:t>
      </w:r>
      <w:r>
        <w:t xml:space="preserve"> vs. </w:t>
      </w:r>
      <w:r>
        <w:rPr>
          <w:rStyle w:val="Kiemels2"/>
          <w:b w:val="0"/>
          <w:i/>
        </w:rPr>
        <w:t>Fekete kalap</w:t>
      </w:r>
      <w:r>
        <w:t xml:space="preserve"> gamifikáció fogalmát. A felső, Fehér kalap motivátorok – mint a magasabb cél, fejlődés, kreativitás – </w:t>
      </w:r>
      <w:r>
        <w:rPr>
          <w:rStyle w:val="Kiemels2"/>
          <w:b w:val="0"/>
        </w:rPr>
        <w:t>pozitív, tartósan felemelő</w:t>
      </w:r>
      <w:r>
        <w:t xml:space="preserve"> motivációk: a játékos jól érzi magát tőlük és önként tevékenykedik. Az alsó, Fekete kalap motivátorok – mint a bizonytalanság, hiány, veszteségtől való félelem – </w:t>
      </w:r>
      <w:r>
        <w:rPr>
          <w:rStyle w:val="Kiemels2"/>
          <w:b w:val="0"/>
        </w:rPr>
        <w:t>nyomasztóbb, kényszerítő</w:t>
      </w:r>
      <w:r>
        <w:rPr>
          <w:b/>
        </w:rPr>
        <w:t xml:space="preserve"> </w:t>
      </w:r>
      <w:r>
        <w:t xml:space="preserve">erejűek: erős cselekvésre sarkallnak ugyan, de hosszú távon szorongást vagy kiégést okozhatnak. Chou hangsúlyozta, hogy a jó gamifikációs terv </w:t>
      </w:r>
      <w:r>
        <w:rPr>
          <w:rStyle w:val="Kiemels2"/>
          <w:b w:val="0"/>
        </w:rPr>
        <w:t>mind a 8 hajtóerőt figyelembe veszi</w:t>
      </w:r>
      <w:r>
        <w:t>, de etikusan és kiegyensúlyozottan kell alkalmazni őket. Például nem baj, ha van a rendszerben határidő miatti feszültség – ez Fekete kalap elem –, de ezt ellensúlyozni kell pozitív élményekkel is, hogy a felhasználó hosszú távon is jól érezze magát.</w:t>
      </w:r>
    </w:p>
    <w:p w:rsidR="00993A02" w:rsidRDefault="00FE752C">
      <w:pPr>
        <w:pStyle w:val="bekezdestobbi"/>
      </w:pPr>
      <w:r>
        <w:t xml:space="preserve">Az Oktalízis óriási népszerűségre tett szert. </w:t>
      </w:r>
      <w:r>
        <w:rPr>
          <w:rStyle w:val="Kiemels2"/>
          <w:b w:val="0"/>
        </w:rPr>
        <w:t>Közérthető nyelven</w:t>
      </w:r>
      <w:r>
        <w:t xml:space="preserve"> magyarázza el a motivációkat, vizuális oktogon ábrája miatt könnyen megjegyezhető, és </w:t>
      </w:r>
      <w:r>
        <w:rPr>
          <w:rStyle w:val="Kiemels2"/>
          <w:b w:val="0"/>
        </w:rPr>
        <w:t>komplex, mégis kiegyensúlyozott:</w:t>
      </w:r>
      <w:r>
        <w:t xml:space="preserve"> egyszerre fedi le a belső és külső motivációkat, a pozitív és negatív hajtóerőket. Gyakran </w:t>
      </w:r>
      <w:r>
        <w:rPr>
          <w:rStyle w:val="Hangslyozs"/>
          <w:i w:val="0"/>
        </w:rPr>
        <w:t>referencia keretként</w:t>
      </w:r>
      <w:r>
        <w:t xml:space="preserve"> használják, ugyanis a tervezők az Oktalízis alapján könnyen ellenőrizhetik, hogy dizájnjuk kihasználja-e az összes releváns motivátort, vagy esetleg túlságosan egyféle motivációra támaszkodik. Chou számos konkrét játékmechanikát is összegyűjtött és besorolta őket a 8 hajtóerő alá, ezzel is segítve az alkalmazást. Kritikaként szokták említeni, hogy az Oktalízis </w:t>
      </w:r>
      <w:r>
        <w:rPr>
          <w:rStyle w:val="Hangslyozs"/>
          <w:i w:val="0"/>
        </w:rPr>
        <w:t>nem egy akadémiai kutatáson alapuló</w:t>
      </w:r>
      <w:r>
        <w:rPr>
          <w:i/>
        </w:rPr>
        <w:t xml:space="preserve"> </w:t>
      </w:r>
      <w:r>
        <w:t xml:space="preserve">modell, inkább Chou tapasztalati úton összeállított keretrendszere. Ebből fakadóan a hajtóerők némelyike nem független (például a </w:t>
      </w:r>
      <w:r>
        <w:rPr>
          <w:i/>
        </w:rPr>
        <w:t>Fejlődés és teljesítmény</w:t>
      </w:r>
      <w:r>
        <w:t xml:space="preserve"> és a </w:t>
      </w:r>
      <w:r>
        <w:rPr>
          <w:i/>
        </w:rPr>
        <w:t>Tulajdon</w:t>
      </w:r>
      <w:r>
        <w:t xml:space="preserve"> is a kompetencia/birtoklás érzését nyújtja, vagy a </w:t>
      </w:r>
      <w:r>
        <w:rPr>
          <w:i/>
        </w:rPr>
        <w:t>Kíváncsiság</w:t>
      </w:r>
      <w:r>
        <w:t xml:space="preserve"> és a </w:t>
      </w:r>
      <w:r>
        <w:rPr>
          <w:i/>
        </w:rPr>
        <w:t>Szűkösség</w:t>
      </w:r>
      <w:r>
        <w:t xml:space="preserve"> is rokon jelenségek). Ennek ellenére az Oktalízis </w:t>
      </w:r>
      <w:r>
        <w:rPr>
          <w:rStyle w:val="Kiemels2"/>
          <w:b w:val="0"/>
        </w:rPr>
        <w:t>dokumentált sikerekhez</w:t>
      </w:r>
      <w:r>
        <w:t xml:space="preserve"> vezetett a gyakorlati alkalmazásokban.</w:t>
      </w:r>
    </w:p>
    <w:p w:rsidR="00993A02" w:rsidRDefault="00FE752C">
      <w:pPr>
        <w:pStyle w:val="bekezdestobbi"/>
      </w:pPr>
      <w:r>
        <w:t xml:space="preserve">Az Oktalízis keretrendszert Chou közösségi licenccel szabadon elérhetővé tette, és </w:t>
      </w:r>
      <w:r>
        <w:rPr>
          <w:rStyle w:val="Kiemels2"/>
          <w:b w:val="0"/>
        </w:rPr>
        <w:t>egy éven belül 16 nyelvre lefordították</w:t>
      </w:r>
      <w:r>
        <w:t xml:space="preserve">, számos gamifikációs képzés kötelező tananyagává vált. Bár </w:t>
      </w:r>
      <w:r>
        <w:lastRenderedPageBreak/>
        <w:t xml:space="preserve">tudományos igénnyel viszonylag kevés tanulmány tesztelte, gyakorlati szakemberek körében alapműnek számít. Chou és kollégái létrehozták az </w:t>
      </w:r>
      <w:r>
        <w:rPr>
          <w:rStyle w:val="Kiemels2"/>
          <w:b w:val="0"/>
          <w:i/>
        </w:rPr>
        <w:t>Octalysis Group</w:t>
      </w:r>
      <w:r>
        <w:t xml:space="preserve"> tanácsadó céget, amely vállalatoknak segít a keretrendszer alkalmazásában. A cég esettanulmányokat publikáló weboldalán</w:t>
      </w:r>
      <w:r>
        <w:rPr>
          <w:rStyle w:val="Lbjegyzet-horgony"/>
        </w:rPr>
        <w:footnoteReference w:id="14"/>
      </w:r>
      <w:r>
        <w:t xml:space="preserve"> található információk szerint számos üzleti esetben dokumentálható az Oktalízis sikere: például egy webfejlesztőket képző oldal, a </w:t>
      </w:r>
      <w:r>
        <w:rPr>
          <w:rStyle w:val="Kiemels2"/>
          <w:b w:val="0"/>
        </w:rPr>
        <w:t>DevHub</w:t>
      </w:r>
      <w:r>
        <w:t xml:space="preserve">, az Oktalízis elvei mentén játékosítva 10%-ról 80%-ra növelte a felhasználók feladatbefejezési arányát egyes feladatoknál. A marketingben is kedvelt az Oktalízis, például e-kereskedelmi hűségprogramok tervezésénél segíthet azonosítani, hogyan lehet a vásárlókat nemcsak pontokkal (teljesítmény), hanem közösségi elemekkel (társas hatás) vagy épp exkluzív tartalommal (szűkösség) motiválni. Oktatásban is sikerrel használták az Oktalízist. Egy tanár </w:t>
      </w:r>
      <w:r>
        <w:rPr>
          <w:rStyle w:val="Kiemels2"/>
          <w:b w:val="0"/>
        </w:rPr>
        <w:t>Chou</w:t>
      </w:r>
      <w:r>
        <w:t xml:space="preserve"> és </w:t>
      </w:r>
      <w:r>
        <w:rPr>
          <w:rStyle w:val="Kiemels2"/>
          <w:b w:val="0"/>
        </w:rPr>
        <w:t>Marczewski</w:t>
      </w:r>
      <w:r>
        <w:t xml:space="preserve"> modelljeit kombinálva játékosította a teljes tanévét. Az Oktalízis segítségével gondoskodott arról, hogy mind a 8 motivációs tényezőt lefedje a rendszer, például történet a magasztos célhoz, pontok és érmek a teljesítményhez, műhelyfeladatok a kreativitáshoz, míg a Hexad keretet használta a diákok típus szerinti igényeinek kielégítésére. A program eredményeképp a diákok teljesítménye látványosan javult: az év végére 14%-kal nőtt azok aránya, akik 80% feletti eredményt értek el a tantárgyban a gamifikáció előtti évhez képest </w:t>
      </w:r>
      <w:r>
        <w:fldChar w:fldCharType="begin"/>
      </w:r>
      <w:r>
        <w:instrText>ADDIN ZOTERO_ITEM CSL_CITATION {"citationID":"52rTG5IA","properties":{"formattedCitation":"(Marczewski, 2016)","plainCitation":"(Marczewski, 2016)","noteIndex":0},"citationItems":[{"id":1725,"uris":["http://zotero.org/users/9712023/items/22PADKSL"],"itemData":{"id":1725,"type":"post-weblog","container-title":"Gamified UK","title":"The Gamification Hexad Saves My Classroom! Guest Blog","URL":"https://www.gamified.uk/2016/01/20/gamification-hexad-saves-classroom-guest-blog/","author":[{"family":"Marczewski","given":"Andrzej"}],"issued":{"date-parts":[["2016"]]}}}],"schema":"https://github.com/citation-style-language/schema/raw/master/csl-citation.json"}</w:instrText>
      </w:r>
      <w:r>
        <w:fldChar w:fldCharType="separate"/>
      </w:r>
      <w:r>
        <w:t>(Marczewski, 2016)</w:t>
      </w:r>
      <w:r>
        <w:fldChar w:fldCharType="end"/>
      </w:r>
      <w:r>
        <w:t>.</w:t>
      </w:r>
    </w:p>
    <w:p w:rsidR="00993A02" w:rsidRDefault="00FE752C">
      <w:pPr>
        <w:pStyle w:val="bekezdestobbi"/>
      </w:pPr>
      <w:r>
        <w:t xml:space="preserve">Az Oktalízis a </w:t>
      </w:r>
      <w:r>
        <w:rPr>
          <w:rStyle w:val="Kiemels2"/>
          <w:b w:val="0"/>
        </w:rPr>
        <w:t>gamifikáció motivációs térképének</w:t>
      </w:r>
      <w:r>
        <w:t xml:space="preserve"> is tekinthető, segít abban, hogy ne feledkezzünk meg egyik fontos motivációs hajtóerőről sem a tervezés során. Bár tudományos megalapozottsága nem olyan szilárd, mint az SDT-nek, a benne foglalt elvek sok más elmélettel (például SDT, Flow) összhangban vannak, és a gyakorlatban igazolták hatékonyságukat.</w:t>
      </w:r>
    </w:p>
    <w:p w:rsidR="00993A02" w:rsidRDefault="00FE752C">
      <w:pPr>
        <w:pStyle w:val="Cmsor3"/>
      </w:pPr>
      <w:bookmarkStart w:id="112" w:name="_Toc197690039"/>
      <w:r>
        <w:t>Hexad keretrendszer (2015) – Felhasználói típusok a játékosításban</w:t>
      </w:r>
      <w:bookmarkEnd w:id="112"/>
    </w:p>
    <w:p w:rsidR="00993A02" w:rsidRDefault="00FE752C">
      <w:pPr>
        <w:pStyle w:val="bekezdeselso"/>
      </w:pPr>
      <w:r>
        <w:t xml:space="preserve">Ahogy Bartle tipológiája rámutatott a különböző játékosmotívumokra, a gamifikáció területén is megszületett egy kifejezetten </w:t>
      </w:r>
      <w:r>
        <w:rPr>
          <w:rStyle w:val="Kiemels2"/>
          <w:b w:val="0"/>
        </w:rPr>
        <w:t>felhasználói motivációs modell</w:t>
      </w:r>
      <w:r>
        <w:t xml:space="preserve">, az úgynevezett </w:t>
      </w:r>
      <w:r>
        <w:rPr>
          <w:rStyle w:val="Kiemels2"/>
          <w:b w:val="0"/>
          <w:i/>
        </w:rPr>
        <w:t>Gamification Hexad</w:t>
      </w:r>
      <w:r>
        <w:t xml:space="preserve"> keretrendszer. Ezt </w:t>
      </w:r>
      <w:r>
        <w:rPr>
          <w:rStyle w:val="Kiemels2"/>
          <w:b w:val="0"/>
        </w:rPr>
        <w:t>Andrzej Marczewski</w:t>
      </w:r>
      <w:r>
        <w:t xml:space="preserve"> alkotta meg 2015-ben, a játékosok és felhasználók motivációiról szóló kutatások (köztük Bartle munkája és az SDT) szintetizálásával </w:t>
      </w:r>
      <w:r>
        <w:fldChar w:fldCharType="begin"/>
      </w:r>
      <w:r>
        <w:instrText>ADDIN ZOTERO_ITEM CSL_CITATION {"citationID":"0rWHDPUk","properties":{"formattedCitation":"(Marczewski, 2015; Tondello \\uc0\\u233{}s mtsai., 2016)","plainCitation":"(Marczewski, 2015; Tondello és mtsai., 2016)","noteIndex":0},"citationItems":[{"id":1726,"uris":["http://zotero.org/users/9712023/items/4Y53DVN9"],"itemData":{"id":1726,"type":"chapter","container-title":"Even Ninja Monkeys Like to Play: Gamification, Game Thinking and Motivational Design","edition":"1st","page":"65-80","publisher":"CreateSpace Independent Publishing Platform","title":"User Types","author":[{"family":"Marczewski","given":"Andrzej"}],"issued":{"date-parts":[["2015"]]}}},{"id":1727,"uris":["http://zotero.org/users/9712023/items/V94ANTVG"],"itemData":{"id":1727,"type":"paper-conference","container-title":"Proceedings of the 2016 Annual Symposium on Computer-Human Interaction in Play","DOI":"10.1145/2967934.2968082","event-place":"Austin Texas USA","event-title":"CHI PLAY '16: The annual symposium on Computer-Human Interaction in Play","ISBN":"978-1-4503-4456-2","language":"en","page":"229-243","publisher":"ACM","publisher-place":"Austin Texas USA","source":"DOI.org (Crossref)","title":"The Gamification User Types Hexad Scale","URL":"https://dl.acm.org/doi/10.1145/2967934.2968082","author":[{"family":"Tondello","given":"Gustavo F."},{"family":"Wehbe","given":"Rina R."},{"family":"Diamond","given":"Lisa"},{"family":"Busch","given":"Marc"},{"family":"Marczewski","given":"Andrzej"},{"family":"Nacke","given":"Lennart E."}],"accessed":{"date-parts":[["2025",5,5]]},"issued":{"date-parts":[["2016",10,15]]}}}],"schema":"https://github.com/citation-style-language/schema/raw/master/csl-citation.json"}</w:instrText>
      </w:r>
      <w:r>
        <w:fldChar w:fldCharType="separate"/>
      </w:r>
      <w:r>
        <w:rPr>
          <w:rFonts w:cs="Times New Roman"/>
          <w:szCs w:val="24"/>
        </w:rPr>
        <w:t>(Marczewski, 2015; Tondello és mtsai., 2016)</w:t>
      </w:r>
      <w:r>
        <w:fldChar w:fldCharType="end"/>
      </w:r>
      <w:r>
        <w:t xml:space="preserve">. A Hexad – nevéhez híven – </w:t>
      </w:r>
      <w:r>
        <w:rPr>
          <w:rStyle w:val="Kiemels2"/>
          <w:b w:val="0"/>
        </w:rPr>
        <w:t>hat felhasználói típust</w:t>
      </w:r>
      <w:r>
        <w:t xml:space="preserve"> különböztet meg, attól függően, hogy az adott személyt inkább </w:t>
      </w:r>
      <w:r>
        <w:rPr>
          <w:rStyle w:val="Kiemels2"/>
          <w:b w:val="0"/>
        </w:rPr>
        <w:t>belső</w:t>
      </w:r>
      <w:r>
        <w:rPr>
          <w:rStyle w:val="Kiemels2"/>
        </w:rPr>
        <w:t xml:space="preserve"> </w:t>
      </w:r>
      <w:r>
        <w:t xml:space="preserve">vagy </w:t>
      </w:r>
      <w:r>
        <w:rPr>
          <w:rStyle w:val="Kiemels2"/>
          <w:b w:val="0"/>
        </w:rPr>
        <w:t>külső</w:t>
      </w:r>
      <w:r>
        <w:t xml:space="preserve"> motivációk hajtják, illetve milyen tevékenységekben lel örömet. A hat típus röviden a következő:</w:t>
      </w:r>
    </w:p>
    <w:p w:rsidR="00993A02" w:rsidRDefault="00FE752C">
      <w:pPr>
        <w:pStyle w:val="felsorols"/>
        <w:spacing w:before="280"/>
        <w:ind w:left="1077" w:hanging="360"/>
      </w:pPr>
      <w:r>
        <w:t xml:space="preserve">Társas lény (Socializer): a kapcsolódás motiválja. Szeret másokkal interakcióba lépni, közösséget építeni. A rendszer azon részei vonzzák, ahol kommunikálhat, együttműködhet. Ez lényegében megfelel Bartle </w:t>
      </w:r>
      <w:r>
        <w:rPr>
          <w:rStyle w:val="Kiemels2"/>
          <w:b w:val="0"/>
          <w:i/>
        </w:rPr>
        <w:t>Társasági</w:t>
      </w:r>
      <w:r>
        <w:rPr>
          <w:rStyle w:val="Kiemels2"/>
          <w:b w:val="0"/>
        </w:rPr>
        <w:t xml:space="preserve"> típusának.</w:t>
      </w:r>
    </w:p>
    <w:p w:rsidR="00993A02" w:rsidRDefault="00FE752C">
      <w:pPr>
        <w:pStyle w:val="felsorols"/>
        <w:spacing w:before="0"/>
        <w:ind w:left="1077" w:hanging="360"/>
      </w:pPr>
      <w:r>
        <w:t xml:space="preserve">Szabad szellem (Free Spirit): a függetlenség és önkifejezés motiválja. Örömmel mozog szabadon a rendszerben, élvezi a felfedezés folyamatát, valamint azt, ha kreatívan alakíthatja a környezetét. Különösen motiválja, ha lehetősége van a profilja testreszabására és új megoldások, alternatív utak felfedezésére. Hasonlít Bartle </w:t>
      </w:r>
      <w:r>
        <w:rPr>
          <w:rStyle w:val="Kiemels2"/>
          <w:b w:val="0"/>
          <w:i/>
        </w:rPr>
        <w:t>Felfedező</w:t>
      </w:r>
      <w:r>
        <w:rPr>
          <w:rStyle w:val="Kiemels2"/>
          <w:b w:val="0"/>
        </w:rPr>
        <w:t xml:space="preserve"> típusára.</w:t>
      </w:r>
    </w:p>
    <w:p w:rsidR="00993A02" w:rsidRDefault="00FE752C">
      <w:pPr>
        <w:pStyle w:val="felsorols"/>
        <w:spacing w:before="0"/>
        <w:ind w:left="1077" w:hanging="360"/>
      </w:pPr>
      <w:r>
        <w:lastRenderedPageBreak/>
        <w:t>Teljesítő (Achiever): a mesteri tudás és fejlődés motiválja. Célja saját képességeinek fejlesztése, új tudás elsajátítása és a kihívások leküzdése. Eredményeit elsősorban önmaga számára éri el; nem a versengés motiválja, hanem a belső törekvés a kompetencia folyamatos növelésére.</w:t>
      </w:r>
    </w:p>
    <w:p w:rsidR="00993A02" w:rsidRDefault="00FE752C">
      <w:pPr>
        <w:pStyle w:val="felsorols"/>
        <w:spacing w:before="0"/>
        <w:ind w:left="1077" w:hanging="360"/>
      </w:pPr>
      <w:r>
        <w:t>Filantróp (Philanthropist): a magasabb rendű cél, önzetlenség motiválja. Másoknak akar segíteni, értéket teremteni, anélkül hogy viszonzást várna. Akkor érzi jól magát, ha hozzájárulhat a közösség vagy mások jóllétéhez, például tudását megosztja vagy kezdőket mentorál.</w:t>
      </w:r>
    </w:p>
    <w:p w:rsidR="00993A02" w:rsidRDefault="00FE752C">
      <w:pPr>
        <w:pStyle w:val="felsorols"/>
        <w:spacing w:before="0"/>
        <w:ind w:left="1077" w:hanging="360"/>
      </w:pPr>
      <w:r>
        <w:t>Játékos gyűjtögető (Player): a jutalmak motiválják. Elsősorban a külső nyereményekért vesz részt a rendszerben, legyen az pont, díj, kedvezmény vagy bármilyen nyeremény. Ő az, aki hajlandó bármit megtenni, ha jutalmat kap érte, de ha nincs jutalom, akkor kevésbé aktív. Ez a típus a tipikus extrinzik motivált felhasználó, aki például a hűségprogramokban a pontokért játszik.</w:t>
      </w:r>
    </w:p>
    <w:p w:rsidR="00993A02" w:rsidRDefault="00FE752C">
      <w:pPr>
        <w:pStyle w:val="felsorols"/>
        <w:spacing w:before="0" w:after="280"/>
        <w:ind w:left="1077" w:hanging="360"/>
      </w:pPr>
      <w:r>
        <w:t>Bomlasztó (Disruptor): a változtatás motiválja. Szeret rendszereket megkérdőjelezni, alakítani, akár provokatív módon is. Lehet pozitív változást hozó, például konstruktív ötletekkel javítana a rendszeren, vagy romboló, aki szabályokat szeg meg, hogy felforgassa a rendszert. Lényege, hogy nem elégszik meg a rendszer kereteivel, hatni akar rá.</w:t>
      </w:r>
    </w:p>
    <w:p w:rsidR="00993A02" w:rsidRDefault="00FE752C">
      <w:pPr>
        <w:pStyle w:val="bekezdestobbi"/>
      </w:pPr>
      <w:r>
        <w:t>Marczewski négy típust (</w:t>
      </w:r>
      <w:r>
        <w:rPr>
          <w:i/>
        </w:rPr>
        <w:t>Társas lény</w:t>
      </w:r>
      <w:r>
        <w:t xml:space="preserve">, </w:t>
      </w:r>
      <w:r>
        <w:rPr>
          <w:i/>
        </w:rPr>
        <w:t>Szabad szellem</w:t>
      </w:r>
      <w:r>
        <w:t xml:space="preserve">, </w:t>
      </w:r>
      <w:r>
        <w:rPr>
          <w:i/>
        </w:rPr>
        <w:t>Teljesítő</w:t>
      </w:r>
      <w:r>
        <w:t xml:space="preserve">, </w:t>
      </w:r>
      <w:r>
        <w:rPr>
          <w:i/>
        </w:rPr>
        <w:t>Filantróp</w:t>
      </w:r>
      <w:r>
        <w:t xml:space="preserve">) </w:t>
      </w:r>
      <w:r>
        <w:rPr>
          <w:rStyle w:val="Kiemels2"/>
          <w:b w:val="0"/>
        </w:rPr>
        <w:t>intrinzik motiváltnak</w:t>
      </w:r>
      <w:r>
        <w:t xml:space="preserve"> tekinti, míg a </w:t>
      </w:r>
      <w:r>
        <w:rPr>
          <w:i/>
        </w:rPr>
        <w:t>Játékos gyűjtögető</w:t>
      </w:r>
      <w:r>
        <w:t xml:space="preserve"> egyértelműen </w:t>
      </w:r>
      <w:r>
        <w:rPr>
          <w:rStyle w:val="Kiemels2"/>
          <w:b w:val="0"/>
        </w:rPr>
        <w:t>külső motivált</w:t>
      </w:r>
      <w:r>
        <w:t xml:space="preserve">, a </w:t>
      </w:r>
      <w:r>
        <w:rPr>
          <w:i/>
        </w:rPr>
        <w:t>Bomlasztó</w:t>
      </w:r>
      <w:r>
        <w:t xml:space="preserve"> pedig vegyes kategória a változtatási vágy miatt. Marczewski saját motivációs modellt dolgozott ki, amelynek célja a belső motiváció mélyebb megértése és kategorizálása volt. Modelljének alapját az SDT és Daniel H. Pink motivációs rendszere képezi </w:t>
      </w:r>
      <w:r>
        <w:fldChar w:fldCharType="begin"/>
      </w:r>
      <w:r>
        <w:instrText>ADDIN ZOTERO_ITEM CSL_CITATION {"citationID":"L7C1ZiCq","properties":{"formattedCitation":"(Pink, 2009)","plainCitation":"(Pink, 2009)","noteIndex":0},"citationItems":[{"id":302,"uris":["http://zotero.org/users/9712023/items/XJXAB63H"],"itemData":{"id":302,"type":"book","ISBN":"978-1-101-52438-1","note":"Citation Key: pink2011drive","publisher":"Penguin Publishing Group","title":"Drive: The Surprising Truth About What Motivates Us","author":[{"family":"Pink","given":"Daniel H."}],"issued":{"date-parts":[["2009"]]}}}],"schema":"https://github.com/citation-style-language/schema/raw/master/csl-citation.json"}</w:instrText>
      </w:r>
      <w:r>
        <w:fldChar w:fldCharType="separate"/>
      </w:r>
      <w:r>
        <w:t>(Pink, 2009)</w:t>
      </w:r>
      <w:r>
        <w:fldChar w:fldCharType="end"/>
      </w:r>
      <w:r>
        <w:t>. Ennek mentén fogalmazta meg a RAMP modellt (Relatedness – Kapcsolódás, Autonomy – Autonómia, Mastery – Kompetencia, Purpose – Céltudatosság), amely a belső motiváció fő összetevőit emeli ki, hangsúlyozva, hogy a tartós elköteleződéshez nem elegendőek a külső jutalmak. Míg az első három komponens – a kapcsolódás, autonómia és kompetencia – lényegében az SDT alapvető pszichológiai szükségleteit tükrözi, addig a negyedik elem, a céltudatosság (Purpose) már Daniel H. Pink motivációs modelljéből származik. Pink szerint a modern, belső motiváció egyik kulcsa az, hogy az egyének olyan célokat követhessenek, amelyek túlmutatnak önmagukon, és valamilyen társadalmi vagy erkölcsi értékkel is bírnak. A Céltudatosság így kibővíti az SDT keretét, és segít megérteni, miért tartanak ki a felhasználók olyan tevékenységek mellett is, amelyek hosszú távon térülnek meg, vagy nem járnak közvetlen jutalommal.</w:t>
      </w:r>
    </w:p>
    <w:p w:rsidR="00993A02" w:rsidRDefault="00FE752C">
      <w:pPr>
        <w:pStyle w:val="bekezdestobbi"/>
      </w:pPr>
      <w:r>
        <w:t xml:space="preserve">A Hexad keretrendszer nagy előnye, hogy kifejezetten a </w:t>
      </w:r>
      <w:r>
        <w:rPr>
          <w:rStyle w:val="Kiemels2"/>
          <w:b w:val="0"/>
        </w:rPr>
        <w:t>gamifikált rendszert használók</w:t>
      </w:r>
      <w:r>
        <w:t xml:space="preserve"> szempontjaira szabott. Míg Bartle eredetileg játékosokra, a Hexad bármilyen játékos alkalmazás felhasználóira értelmezhető. </w:t>
      </w:r>
      <w:r>
        <w:rPr>
          <w:rStyle w:val="Kiemels2"/>
          <w:b w:val="0"/>
        </w:rPr>
        <w:t>Tervezési szempontból</w:t>
      </w:r>
      <w:r>
        <w:t xml:space="preserve"> azért értékes, mert segít a gamifikációt </w:t>
      </w:r>
      <w:r>
        <w:rPr>
          <w:rStyle w:val="Kiemels2"/>
          <w:b w:val="0"/>
        </w:rPr>
        <w:t>személyre szabni</w:t>
      </w:r>
      <w:r>
        <w:t xml:space="preserve">, ha tudjuk, hogy közönségünkben sok a </w:t>
      </w:r>
      <w:r>
        <w:rPr>
          <w:i/>
        </w:rPr>
        <w:t>Filantróp</w:t>
      </w:r>
      <w:r>
        <w:t xml:space="preserve"> típus, érdemes például közösségi segítési funkciókat, altruista kihívásokat beépíteni; ha sok a </w:t>
      </w:r>
      <w:r>
        <w:rPr>
          <w:i/>
        </w:rPr>
        <w:t>Szabad szellem</w:t>
      </w:r>
      <w:r>
        <w:t xml:space="preserve">, adjunk nekik sandbox lehetőséget vagy opcionális felfedezni valót; ha pedig domináns a </w:t>
      </w:r>
      <w:r>
        <w:rPr>
          <w:i/>
        </w:rPr>
        <w:t>Játékos gyűjtögető</w:t>
      </w:r>
      <w:r>
        <w:t xml:space="preserve">, akkor igenis fontosak lesznek a jól megválasztott jutalmak. A Hexadhoz Marczewski </w:t>
      </w:r>
      <w:r>
        <w:lastRenderedPageBreak/>
        <w:t xml:space="preserve">készített egy </w:t>
      </w:r>
      <w:r>
        <w:rPr>
          <w:rStyle w:val="Kiemels2"/>
          <w:b w:val="0"/>
        </w:rPr>
        <w:t>kérdőíves tesztet</w:t>
      </w:r>
      <w:r>
        <w:t xml:space="preserve"> is, amellyel felmérhető, hogy egy adott személyre milyen arányban jellemzőek az egyes típusok. Ezt a tesztet több nyelvre validálták, és a kutatások szerint megfelelő pszichometriai tulajdonságokkal bír </w:t>
      </w:r>
      <w:r>
        <w:fldChar w:fldCharType="begin"/>
      </w:r>
      <w:r>
        <w:instrText>ADDIN ZOTERO_ITEM CSL_CITATION {"citationID":"dNH3wOk7","properties":{"formattedCitation":"(Tondello \\uc0\\u233{}s mtsai., 2019)","plainCitation":"(Tondello és mtsai., 2019)","noteIndex":0},"citationItems":[{"id":1729,"uris":["http://zotero.org/users/9712023/items/2KQ25HQS"],"itemData":{"id":1729,"type":"article-journal","container-title":"International Journal of Human-Computer Studies","DOI":"10.1016/j.ijhcs.2018.10.002","ISSN":"10715819","journalAbbreviation":"International Journal of Human-Computer Studies","language":"en","page":"95-111","source":"DOI.org (Crossref)","title":"Empirical validation of the Gamification User Types Hexad scale in English and Spanish","volume":"127","author":[{"family":"Tondello","given":"Gustavo F."},{"family":"Mora","given":"Alberto"},{"family":"Marczewski","given":"Andrzej"},{"family":"Nacke","given":"Lennart E."}],"issued":{"date-parts":[["2019",7]]}}}],"schema":"https://github.com/citation-style-language/schema/raw/master/csl-citation.json"}</w:instrText>
      </w:r>
      <w:r>
        <w:fldChar w:fldCharType="separate"/>
      </w:r>
      <w:r>
        <w:rPr>
          <w:rFonts w:cs="Times New Roman"/>
          <w:szCs w:val="24"/>
        </w:rPr>
        <w:t>(Tondello és mtsai., 2019)</w:t>
      </w:r>
      <w:r>
        <w:fldChar w:fldCharType="end"/>
      </w:r>
      <w:r>
        <w:t xml:space="preserve">. A modellel kapcsolatban felmerül, hogy bár hat külön típust nevez meg, a valóságban az emberek gyakran </w:t>
      </w:r>
      <w:r>
        <w:rPr>
          <w:rStyle w:val="Kiemels2"/>
          <w:b w:val="0"/>
        </w:rPr>
        <w:t>kevert profilok</w:t>
      </w:r>
      <w:r>
        <w:t xml:space="preserve">, nehéz tisztán kategorizálni. Maga Marczewski is rámutat, hogy egy adott felhasználó mind a hat motivációból valamennyit mutathat, csak eltérő erősséggel. Emellett a </w:t>
      </w:r>
      <w:r>
        <w:rPr>
          <w:i/>
        </w:rPr>
        <w:t>Bomlasztó</w:t>
      </w:r>
      <w:r>
        <w:t xml:space="preserve"> típus kezelése kihívás, ugyanis nem mindig világos, hogy egy gamifikált rendszerben hogyan lehet pozitív mederbe terelni a bomlasztók energiáját. </w:t>
      </w:r>
    </w:p>
    <w:p w:rsidR="00993A02" w:rsidRDefault="00FE752C">
      <w:pPr>
        <w:pStyle w:val="bekezdestobbi"/>
      </w:pPr>
      <w:r>
        <w:t xml:space="preserve">A Hexad-modell gyorsan bekerült az akadémiai köztudatba. Számos kutatás vizsgálta például, hogy egyes Hexad típusokhoz milyen </w:t>
      </w:r>
      <w:r>
        <w:rPr>
          <w:rStyle w:val="Kiemels2"/>
          <w:b w:val="0"/>
        </w:rPr>
        <w:t>játékelem preferenciák</w:t>
      </w:r>
      <w:r>
        <w:t xml:space="preserve"> tartoznak. Megfigyelték, hogy a különböző típusú emberek más-más elemekre reagálnak pozitívan </w:t>
      </w:r>
      <w:r>
        <w:fldChar w:fldCharType="begin"/>
      </w:r>
      <w:r>
        <w:instrText>ADDIN ZOTERO_ITEM CSL_CITATION {"citationID":"TgYtDnCC","properties":{"formattedCitation":"(Krath &amp; Von Korflesch, 2021; Tondello \\uc0\\u233{}s mtsai., 2016)","plainCitation":"(Krath &amp; Von Korflesch, 2021; Tondello és mtsai., 2016)","noteIndex":0},"citationItems":[{"id":1730,"uris":["http://zotero.org/users/9712023/items/QBQCCKIF"],"itemData":{"id":1730,"type":"chapter","container-title":"HCI in Games: Experience Design and Game Mechanics","event-place":"Cham","ISBN":"978-3-030-77276-5","language":"en","note":"collection-title: Lecture Notes in Computer Science\nDOI: 10.1007/978-3-030-77277-2_18","page":"219-238","publisher":"Springer International Publishing","publisher-place":"Cham","source":"DOI.org (Crossref)","title":"Player Types and Game Element Preferences: Investigating the Relationship with the Gamification User Types HEXAD Scale","title-short":"Player Types and Game Element Preferences","URL":"https://link.springer.com/10.1007/978-3-030-77277-2_18","volume":"12789","editor":[{"family":"Fang","given":"Xiaowen"}],"author":[{"family":"Krath","given":"Jeanine"},{"family":"Von Korflesch","given":"Harald F. O."}],"accessed":{"date-parts":[["2025",5,5]]},"issued":{"date-parts":[["2021"]]}}},{"id":1727,"uris":["http://zotero.org/users/9712023/items/V94ANTVG"],"itemData":{"id":1727,"type":"paper-conference","container-title":"Proceedings of the 2016 Annual Symposium on Computer-Human Interaction in Play","DOI":"10.1145/2967934.2968082","event-place":"Austin Texas USA","event-title":"CHI PLAY '16: The annual symposium on Computer-Human Interaction in Play","ISBN":"978-1-4503-4456-2","language":"en","page":"229-243","publisher":"ACM","publisher-place":"Austin Texas USA","source":"DOI.org (Crossref)","title":"The Gamification User Types Hexad Scale","URL":"https://dl.acm.org/doi/10.1145/2967934.2968082","author":[{"family":"Tondello","given":"Gustavo F."},{"family":"Wehbe","given":"Rina R."},{"family":"Diamond","given":"Lisa"},{"family":"Busch","given":"Marc"},{"family":"Marczewski","given":"Andrzej"},{"family":"Nacke","given":"Lennart E."}],"accessed":{"date-parts":[["2025",5,5]]},"issued":{"date-parts":[["2016",10,15]]}}}],"schema":"https://github.com/citation-style-language/schema/raw/master/csl-citation.json"}</w:instrText>
      </w:r>
      <w:r>
        <w:fldChar w:fldCharType="separate"/>
      </w:r>
      <w:r>
        <w:rPr>
          <w:rFonts w:cs="Times New Roman"/>
          <w:szCs w:val="24"/>
        </w:rPr>
        <w:t>(Krath &amp; Von Korflesch, 2021; Tondello és mtsai., 2016)</w:t>
      </w:r>
      <w:r>
        <w:fldChar w:fldCharType="end"/>
      </w:r>
      <w:r>
        <w:t>.</w:t>
      </w:r>
    </w:p>
    <w:p w:rsidR="00993A02" w:rsidRDefault="00FE752C">
      <w:pPr>
        <w:pStyle w:val="tablazatabraszam"/>
      </w:pPr>
      <w:r>
        <w:t>2. táblázat</w:t>
      </w:r>
    </w:p>
    <w:p w:rsidR="00993A02" w:rsidRDefault="00FE752C">
      <w:pPr>
        <w:pStyle w:val="Tablabracim"/>
      </w:pPr>
      <w:r>
        <w:t xml:space="preserve">Marczewski Hexad játékostípusai és javasolt játékosítási elemek </w:t>
      </w:r>
      <w:r>
        <w:fldChar w:fldCharType="begin"/>
      </w:r>
      <w:r>
        <w:instrText>ADDIN ZOTERO_ITEM CSL_CITATION {"citationID":"bcyfIsIu","properties":{"formattedCitation":"(Tondello \\uc0\\u233{}s mtsai., 2016)","plainCitation":"(Tondello és mtsai., 2016)","noteIndex":0},"citationItems":[{"id":1727,"uris":["http://zotero.org/users/9712023/items/V94ANTVG"],"itemData":{"id":1727,"type":"paper-conference","container-title":"Proceedings of the 2016 Annual Symposium on Computer-Human Interaction in Play","DOI":"10.1145/2967934.2968082","event-place":"Austin Texas USA","event-title":"CHI PLAY '16: The annual symposium on Computer-Human Interaction in Play","ISBN":"978-1-4503-4456-2","language":"en","page":"229-243","publisher":"ACM","publisher-place":"Austin Texas USA","source":"DOI.org (Crossref)","title":"The Gamification User Types Hexad Scale","URL":"https://dl.acm.org/doi/10.1145/2967934.2968082","author":[{"family":"Tondello","given":"Gustavo F."},{"family":"Wehbe","given":"Rina R."},{"family":"Diamond","given":"Lisa"},{"family":"Busch","given":"Marc"},{"family":"Marczewski","given":"Andrzej"},{"family":"Nacke","given":"Lennart E."}],"accessed":{"date-parts":[["2025",5,5]]},"issued":{"date-parts":[["2016",10,15]]}}}],"schema":"https://github.com/citation-style-language/schema/raw/master/csl-citation.json"}</w:instrText>
      </w:r>
      <w:r>
        <w:fldChar w:fldCharType="separate"/>
      </w:r>
      <w:r>
        <w:rPr>
          <w:rFonts w:cs="Times New Roman"/>
          <w:szCs w:val="24"/>
        </w:rPr>
        <w:t>(Tondello és mtsai., 2016)</w:t>
      </w:r>
      <w:r>
        <w:fldChar w:fldCharType="end"/>
      </w:r>
    </w:p>
    <w:tbl>
      <w:tblPr>
        <w:tblStyle w:val="tablasajat"/>
        <w:tblW w:w="8505" w:type="dxa"/>
        <w:tblInd w:w="0" w:type="dxa"/>
        <w:tblLayout w:type="fixed"/>
        <w:tblCellMar>
          <w:top w:w="0" w:type="dxa"/>
          <w:left w:w="108" w:type="dxa"/>
          <w:bottom w:w="0" w:type="dxa"/>
          <w:right w:w="108" w:type="dxa"/>
        </w:tblCellMar>
        <w:tblLook w:val="04A0" w:firstRow="1" w:lastRow="0" w:firstColumn="1" w:lastColumn="0" w:noHBand="0" w:noVBand="1"/>
      </w:tblPr>
      <w:tblGrid>
        <w:gridCol w:w="2878"/>
        <w:gridCol w:w="5627"/>
      </w:tblGrid>
      <w:tr w:rsidR="00993A02" w:rsidTr="00993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8" w:type="dxa"/>
            <w:tcBorders>
              <w:bottom w:val="nil"/>
            </w:tcBorders>
          </w:tcPr>
          <w:p w:rsidR="00993A02" w:rsidRDefault="00FE752C">
            <w:pPr>
              <w:widowControl w:val="0"/>
              <w:spacing w:after="0" w:line="240" w:lineRule="auto"/>
              <w:rPr>
                <w:b/>
                <w:i w:val="0"/>
              </w:rPr>
            </w:pPr>
            <w:r>
              <w:rPr>
                <w:rFonts w:eastAsia="Calibri"/>
                <w:b/>
                <w:iCs/>
              </w:rPr>
              <w:t>Hexad játékostípus</w:t>
            </w:r>
          </w:p>
        </w:tc>
        <w:tc>
          <w:tcPr>
            <w:tcW w:w="5626" w:type="dxa"/>
            <w:tcBorders>
              <w:bottom w:val="nil"/>
            </w:tcBorders>
          </w:tcPr>
          <w:p w:rsidR="00993A02" w:rsidRDefault="00FE752C">
            <w:pPr>
              <w:widowControl w:val="0"/>
              <w:spacing w:after="0" w:line="240" w:lineRule="auto"/>
              <w:cnfStyle w:val="100000000000" w:firstRow="1" w:lastRow="0" w:firstColumn="0" w:lastColumn="0" w:oddVBand="0" w:evenVBand="0" w:oddHBand="0" w:evenHBand="0" w:firstRowFirstColumn="0" w:firstRowLastColumn="0" w:lastRowFirstColumn="0" w:lastRowLastColumn="0"/>
              <w:rPr>
                <w:b/>
                <w:i w:val="0"/>
              </w:rPr>
            </w:pPr>
            <w:r>
              <w:rPr>
                <w:rFonts w:eastAsia="Calibri"/>
                <w:b/>
                <w:iCs/>
              </w:rPr>
              <w:t>Javasolt játékosítási elemek</w:t>
            </w:r>
          </w:p>
        </w:tc>
      </w:tr>
      <w:tr w:rsidR="00993A02" w:rsidTr="00993A02">
        <w:tc>
          <w:tcPr>
            <w:cnfStyle w:val="001000000000" w:firstRow="0" w:lastRow="0" w:firstColumn="1" w:lastColumn="0" w:oddVBand="0" w:evenVBand="0" w:oddHBand="0" w:evenHBand="0" w:firstRowFirstColumn="0" w:firstRowLastColumn="0" w:lastRowFirstColumn="0" w:lastRowLastColumn="0"/>
            <w:tcW w:w="2878" w:type="dxa"/>
            <w:tcBorders>
              <w:top w:val="nil"/>
              <w:bottom w:val="nil"/>
            </w:tcBorders>
          </w:tcPr>
          <w:p w:rsidR="00993A02" w:rsidRDefault="00FE752C">
            <w:pPr>
              <w:widowControl w:val="0"/>
              <w:spacing w:after="0" w:line="240" w:lineRule="auto"/>
              <w:rPr>
                <w:rFonts w:eastAsia="Calibri"/>
              </w:rPr>
            </w:pPr>
            <w:r>
              <w:rPr>
                <w:rFonts w:eastAsia="Calibri"/>
              </w:rPr>
              <w:t>Filantróp</w:t>
            </w:r>
          </w:p>
        </w:tc>
        <w:tc>
          <w:tcPr>
            <w:tcW w:w="5626" w:type="dxa"/>
            <w:tcBorders>
              <w:top w:val="nil"/>
              <w:bottom w:val="nil"/>
            </w:tcBorders>
          </w:tcPr>
          <w:p w:rsidR="00993A02" w:rsidRDefault="00FE752C">
            <w:pPr>
              <w:widowControl w:val="0"/>
              <w:spacing w:after="0" w:line="240" w:lineRule="auto"/>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Gyűjtögetés, ajándékozás, tudásmegosztás, adminisztratív szerepek</w:t>
            </w:r>
          </w:p>
        </w:tc>
      </w:tr>
      <w:tr w:rsidR="00993A02" w:rsidTr="00993A02">
        <w:tc>
          <w:tcPr>
            <w:cnfStyle w:val="001000000000" w:firstRow="0" w:lastRow="0" w:firstColumn="1" w:lastColumn="0" w:oddVBand="0" w:evenVBand="0" w:oddHBand="0" w:evenHBand="0" w:firstRowFirstColumn="0" w:firstRowLastColumn="0" w:lastRowFirstColumn="0" w:lastRowLastColumn="0"/>
            <w:tcW w:w="2878" w:type="dxa"/>
            <w:tcBorders>
              <w:top w:val="nil"/>
              <w:bottom w:val="nil"/>
            </w:tcBorders>
          </w:tcPr>
          <w:p w:rsidR="00993A02" w:rsidRDefault="00FE752C">
            <w:pPr>
              <w:widowControl w:val="0"/>
              <w:spacing w:after="0" w:line="240" w:lineRule="auto"/>
              <w:rPr>
                <w:rFonts w:eastAsia="Calibri"/>
              </w:rPr>
            </w:pPr>
            <w:r>
              <w:rPr>
                <w:rFonts w:eastAsia="Calibri"/>
              </w:rPr>
              <w:t>Társas lény</w:t>
            </w:r>
          </w:p>
        </w:tc>
        <w:tc>
          <w:tcPr>
            <w:tcW w:w="5626" w:type="dxa"/>
            <w:tcBorders>
              <w:top w:val="nil"/>
              <w:bottom w:val="nil"/>
            </w:tcBorders>
          </w:tcPr>
          <w:p w:rsidR="00993A02" w:rsidRDefault="00FE752C">
            <w:pPr>
              <w:widowControl w:val="0"/>
              <w:spacing w:after="0" w:line="240" w:lineRule="auto"/>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Csoportok, csapatok, közösségi hálók, társas összehasonlítás, versengés, közösségi felfedezés</w:t>
            </w:r>
          </w:p>
        </w:tc>
      </w:tr>
      <w:tr w:rsidR="00993A02" w:rsidTr="00993A02">
        <w:tc>
          <w:tcPr>
            <w:cnfStyle w:val="001000000000" w:firstRow="0" w:lastRow="0" w:firstColumn="1" w:lastColumn="0" w:oddVBand="0" w:evenVBand="0" w:oddHBand="0" w:evenHBand="0" w:firstRowFirstColumn="0" w:firstRowLastColumn="0" w:lastRowFirstColumn="0" w:lastRowLastColumn="0"/>
            <w:tcW w:w="2878" w:type="dxa"/>
            <w:tcBorders>
              <w:top w:val="nil"/>
              <w:bottom w:val="nil"/>
            </w:tcBorders>
          </w:tcPr>
          <w:p w:rsidR="00993A02" w:rsidRDefault="00FE752C">
            <w:pPr>
              <w:widowControl w:val="0"/>
              <w:spacing w:after="0" w:line="240" w:lineRule="auto"/>
              <w:rPr>
                <w:rFonts w:eastAsia="Calibri"/>
              </w:rPr>
            </w:pPr>
            <w:r>
              <w:rPr>
                <w:rFonts w:eastAsia="Calibri"/>
              </w:rPr>
              <w:t>Szabad szellem</w:t>
            </w:r>
          </w:p>
        </w:tc>
        <w:tc>
          <w:tcPr>
            <w:tcW w:w="5626" w:type="dxa"/>
            <w:tcBorders>
              <w:top w:val="nil"/>
              <w:bottom w:val="nil"/>
            </w:tcBorders>
          </w:tcPr>
          <w:p w:rsidR="00993A02" w:rsidRDefault="00FE752C">
            <w:pPr>
              <w:widowControl w:val="0"/>
              <w:spacing w:after="0" w:line="240" w:lineRule="auto"/>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Felfedező feladatok, nemlineáris játékmenet, feloldható tartalmak, kreatív eszközök, testreszabás</w:t>
            </w:r>
          </w:p>
        </w:tc>
      </w:tr>
      <w:tr w:rsidR="00993A02" w:rsidTr="00993A02">
        <w:tc>
          <w:tcPr>
            <w:cnfStyle w:val="001000000000" w:firstRow="0" w:lastRow="0" w:firstColumn="1" w:lastColumn="0" w:oddVBand="0" w:evenVBand="0" w:oddHBand="0" w:evenHBand="0" w:firstRowFirstColumn="0" w:firstRowLastColumn="0" w:lastRowFirstColumn="0" w:lastRowLastColumn="0"/>
            <w:tcW w:w="2878" w:type="dxa"/>
            <w:tcBorders>
              <w:top w:val="nil"/>
              <w:bottom w:val="nil"/>
            </w:tcBorders>
          </w:tcPr>
          <w:p w:rsidR="00993A02" w:rsidRDefault="00FE752C">
            <w:pPr>
              <w:widowControl w:val="0"/>
              <w:spacing w:after="0" w:line="240" w:lineRule="auto"/>
              <w:rPr>
                <w:rFonts w:eastAsia="Calibri"/>
              </w:rPr>
            </w:pPr>
            <w:r>
              <w:rPr>
                <w:rFonts w:eastAsia="Calibri"/>
              </w:rPr>
              <w:t>Teljesítő</w:t>
            </w:r>
          </w:p>
        </w:tc>
        <w:tc>
          <w:tcPr>
            <w:tcW w:w="5626" w:type="dxa"/>
            <w:tcBorders>
              <w:top w:val="nil"/>
              <w:bottom w:val="nil"/>
            </w:tcBorders>
          </w:tcPr>
          <w:p w:rsidR="00993A02" w:rsidRDefault="00FE752C">
            <w:pPr>
              <w:widowControl w:val="0"/>
              <w:spacing w:after="0" w:line="240" w:lineRule="auto"/>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Kihívások, tanúsítványok, új készségek elsajátítása, küldetések, szintek, epikus kihívások</w:t>
            </w:r>
          </w:p>
        </w:tc>
      </w:tr>
      <w:tr w:rsidR="00993A02" w:rsidTr="00993A02">
        <w:tc>
          <w:tcPr>
            <w:cnfStyle w:val="001000000000" w:firstRow="0" w:lastRow="0" w:firstColumn="1" w:lastColumn="0" w:oddVBand="0" w:evenVBand="0" w:oddHBand="0" w:evenHBand="0" w:firstRowFirstColumn="0" w:firstRowLastColumn="0" w:lastRowFirstColumn="0" w:lastRowLastColumn="0"/>
            <w:tcW w:w="2878" w:type="dxa"/>
            <w:tcBorders>
              <w:top w:val="nil"/>
              <w:bottom w:val="nil"/>
            </w:tcBorders>
          </w:tcPr>
          <w:p w:rsidR="00993A02" w:rsidRDefault="00FE752C">
            <w:pPr>
              <w:widowControl w:val="0"/>
              <w:spacing w:after="0" w:line="240" w:lineRule="auto"/>
              <w:rPr>
                <w:rFonts w:eastAsia="Calibri"/>
              </w:rPr>
            </w:pPr>
            <w:r>
              <w:rPr>
                <w:rFonts w:eastAsia="Calibri"/>
              </w:rPr>
              <w:t>Játékos gyűjtögető</w:t>
            </w:r>
          </w:p>
        </w:tc>
        <w:tc>
          <w:tcPr>
            <w:tcW w:w="5626" w:type="dxa"/>
            <w:tcBorders>
              <w:top w:val="nil"/>
              <w:bottom w:val="nil"/>
            </w:tcBorders>
          </w:tcPr>
          <w:p w:rsidR="00993A02" w:rsidRDefault="00FE752C">
            <w:pPr>
              <w:widowControl w:val="0"/>
              <w:spacing w:after="0" w:line="240" w:lineRule="auto"/>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Pontok, jutalmak vagy díjak, ranglisták, jelvények, virtuális gazdaság</w:t>
            </w:r>
          </w:p>
        </w:tc>
      </w:tr>
      <w:tr w:rsidR="00993A02" w:rsidTr="00993A02">
        <w:tc>
          <w:tcPr>
            <w:cnfStyle w:val="001000000000" w:firstRow="0" w:lastRow="0" w:firstColumn="1" w:lastColumn="0" w:oddVBand="0" w:evenVBand="0" w:oddHBand="0" w:evenHBand="0" w:firstRowFirstColumn="0" w:firstRowLastColumn="0" w:lastRowFirstColumn="0" w:lastRowLastColumn="0"/>
            <w:tcW w:w="2878" w:type="dxa"/>
            <w:tcBorders>
              <w:top w:val="nil"/>
            </w:tcBorders>
          </w:tcPr>
          <w:p w:rsidR="00993A02" w:rsidRDefault="00FE752C">
            <w:pPr>
              <w:widowControl w:val="0"/>
              <w:spacing w:after="0" w:line="240" w:lineRule="auto"/>
              <w:rPr>
                <w:rFonts w:eastAsia="Calibri"/>
              </w:rPr>
            </w:pPr>
            <w:r>
              <w:rPr>
                <w:rFonts w:eastAsia="Calibri"/>
              </w:rPr>
              <w:t>Bomlasztó</w:t>
            </w:r>
          </w:p>
        </w:tc>
        <w:tc>
          <w:tcPr>
            <w:tcW w:w="5626" w:type="dxa"/>
            <w:tcBorders>
              <w:top w:val="nil"/>
            </w:tcBorders>
          </w:tcPr>
          <w:p w:rsidR="00993A02" w:rsidRDefault="00FE752C">
            <w:pPr>
              <w:widowControl w:val="0"/>
              <w:spacing w:after="0" w:line="240" w:lineRule="auto"/>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rPr>
              <w:t>Innovációs platformok, szavazási mechanizmusok, fejlesztői eszközök, anonimitás, anarchikus játékmenet</w:t>
            </w:r>
          </w:p>
        </w:tc>
      </w:tr>
    </w:tbl>
    <w:p w:rsidR="00993A02" w:rsidRDefault="00993A02">
      <w:pPr>
        <w:pStyle w:val="bekezdestobbi"/>
      </w:pPr>
    </w:p>
    <w:p w:rsidR="00993A02" w:rsidRDefault="00993A02">
      <w:pPr>
        <w:pStyle w:val="bekezdestobbi"/>
      </w:pPr>
    </w:p>
    <w:p w:rsidR="00993A02" w:rsidRDefault="00FE752C">
      <w:pPr>
        <w:pStyle w:val="bekezdestobbi"/>
      </w:pPr>
      <w:r>
        <w:t xml:space="preserve">Például a pontok és jutalmak motiválják legjobban a </w:t>
      </w:r>
      <w:r>
        <w:rPr>
          <w:i/>
        </w:rPr>
        <w:t>Játékos gyűjtögetőket</w:t>
      </w:r>
      <w:r>
        <w:t xml:space="preserve">, míg a </w:t>
      </w:r>
      <w:r>
        <w:rPr>
          <w:i/>
        </w:rPr>
        <w:t>Filantróp</w:t>
      </w:r>
      <w:r>
        <w:t xml:space="preserve"> típusúak a gyűjtögetés és az ajándékozást</w:t>
      </w:r>
      <w:r>
        <w:rPr>
          <w:rStyle w:val="Kiemels2"/>
          <w:b w:val="0"/>
        </w:rPr>
        <w:t xml:space="preserve"> lehetőségét</w:t>
      </w:r>
      <w:r>
        <w:t xml:space="preserve"> kedvelik (2. táblázat). Az ilyen kutatások alapján a tervezők </w:t>
      </w:r>
      <w:r>
        <w:rPr>
          <w:rStyle w:val="Kiemels2"/>
          <w:b w:val="0"/>
        </w:rPr>
        <w:t>személyre szabott gamifikált rendszereket</w:t>
      </w:r>
      <w:r>
        <w:t xml:space="preserve"> hozhatnak létre </w:t>
      </w:r>
      <w:r>
        <w:fldChar w:fldCharType="begin"/>
      </w:r>
      <w:r>
        <w:instrText>ADDIN ZOTERO_ITEM CSL_CITATION {"citationID":"2NUYOGDx","properties":{"formattedCitation":"(Krath &amp; Von Korflesch, 2021)","plainCitation":"(Krath &amp; Von Korflesch, 2021)","noteIndex":0},"citationItems":[{"id":1730,"uris":["http://zotero.org/users/9712023/items/QBQCCKIF"],"itemData":{"id":1730,"type":"chapter","container-title":"HCI in Games: Experience Design and Game Mechanics","event-place":"Cham","ISBN":"978-3-030-77276-5","language":"en","note":"collection-title: Lecture Notes in Computer Science\nDOI: 10.1007/978-3-030-77277-2_18","page":"219-238","publisher":"Springer International Publishing","publisher-place":"Cham","source":"DOI.org (Crossref)","title":"Player Types and Game Element Preferences: Investigating the Relationship with the Gamification User Types HEXAD Scale","title-short":"Player Types and Game Element Preferences","URL":"https://link.springer.com/10.1007/978-3-030-77277-2_18","volume":"12789","editor":[{"family":"Fang","given":"Xiaowen"}],"author":[{"family":"Krath","given":"Jeanine"},{"family":"Von Korflesch","given":"Harald F. O."}],"accessed":{"date-parts":[["2025",5,5]]},"issued":{"date-parts":[["2021"]]}}}],"schema":"https://github.com/citation-style-language/schema/raw/master/csl-citation.json"}</w:instrText>
      </w:r>
      <w:r>
        <w:fldChar w:fldCharType="separate"/>
      </w:r>
      <w:r>
        <w:t>(Krath &amp; Von Korflesch, 2021)</w:t>
      </w:r>
      <w:r>
        <w:fldChar w:fldCharType="end"/>
      </w:r>
      <w:r>
        <w:t>. A gyakorlatban a Hexad-modellt többek között oktatásban és HR-ben alkalmazták sikerrel.</w:t>
      </w:r>
    </w:p>
    <w:p w:rsidR="00993A02" w:rsidRDefault="00FE752C">
      <w:pPr>
        <w:pStyle w:val="bekezdestobbi"/>
      </w:pPr>
      <w:r>
        <w:t xml:space="preserve">Egy friss tanulmányban a Hexad-skála segítségével azonosították egy gamifikált tanulási platform – a Classcraft – felhasználóinak típusát, és azt találták, hogy ezek a profilok szignifikánsan befolyásolták a tanulási eredményeket és az aktivitást </w:t>
      </w:r>
      <w:r>
        <w:fldChar w:fldCharType="begin"/>
      </w:r>
      <w:r>
        <w:instrText>ADDIN ZOTERO_ITEM CSL_CITATION {"citationID":"NPYdAm27","properties":{"formattedCitation":"(Sipone \\uc0\\u233{}s mtsai., 2025)","plainCitation":"(Sipone és mtsai., 2025)","noteIndex":0},"citationItems":[{"id":1731,"uris":["http://zotero.org/users/9712023/items/QQSQJUDZ"],"itemData":{"id":1731,"type":"article-journal","abstract":"Abstract\n            Gamification is a widely utilised educational tool designed to promote specific behaviours. An effective gamification design must consider users’ experiences and perceptions to enhance engagement and participation. This research is part of a broader study that develops gamified activities to teach primary school pupils about sustainable mobility.\n            The study investigates the relationship between player profiles, as defined by the Hexad scale, and the use of the ClassCraft platform for learning sustainable mobility concepts. The Hexad scale serves as an instrument to analyse the various motivations exhibited by each student when interacting with the gamified application. Specifically, we examine the connection between player profiles, learning levels, the components of the ClassCraft platform, and the impact of gender on this relationship.\n            An experiment was conducted with 75 fifth-grade primary school students (aged 10–12) who used the ClassCraft platform. Several linear regression models correlated various variables with the player profiles included in the Hexad scale.\n            The results indicate a relationship between player profiles and the variables considered: final score on the platform, number of activities completed, number of connections made, player level achieved, student satisfaction level, and learning levels. Additionally, the high percentage of socialiser profiles found among the students is perfectly in line with some of the intrinsic characteristics of the ClassCraft platform.\n            \n              Furthermore, the analysis revealed minimal differences between male and female players across most profiles\n              .","container-title":"Journal of New Approaches in Educational Research","DOI":"10.1007/s44322-024-00021-w","ISSN":"2254-7339","issue":"1","journalAbbreviation":"J. New Approaches Educ. Res.","language":"en","page":"1","source":"DOI.org (Crossref)","title":"Gamification and player type: Relationships of the HEXAD model with the learning experience","title-short":"Gamification and player type","volume":"14","author":[{"family":"Sipone","given":"Silvia"},{"family":"Abella","given":"Victor"},{"family":"Rojo","given":"Marta"},{"family":"Moura","given":"José Luis"}],"issued":{"date-parts":[["2025",1,6]]}}}],"schema":"https://github.com/citation-style-language/schema/raw/master/csl-citation.json"}</w:instrText>
      </w:r>
      <w:r>
        <w:fldChar w:fldCharType="separate"/>
      </w:r>
      <w:r>
        <w:t>(Sipone és mtsai., 2025)</w:t>
      </w:r>
      <w:r>
        <w:fldChar w:fldCharType="end"/>
      </w:r>
      <w:r>
        <w:t xml:space="preserve">. A Classcraft platform ösztönzi a csapatmunkát és az együttműködést, ami kifejezetten vonzó a </w:t>
      </w:r>
      <w:r>
        <w:rPr>
          <w:i/>
        </w:rPr>
        <w:t>Társas lény</w:t>
      </w:r>
      <w:r>
        <w:t xml:space="preserve"> típusú diákok számára, ennek megfelelően – a tanulmány egyik eredménye alapján – ők tanultak a legtöbbet a gamifikált élményből, ugyanis Classcraft az ő motivációs </w:t>
      </w:r>
      <w:r>
        <w:lastRenderedPageBreak/>
        <w:t xml:space="preserve">profiljukhoz illeszkedett a legjobban. A játékostípusok meghatározására a már korábban említett, Tondello és társai </w:t>
      </w:r>
      <w:r>
        <w:fldChar w:fldCharType="begin"/>
      </w:r>
      <w:r>
        <w:instrText>ADDIN ZOTERO_ITEM CSL_CITATION {"citationID":"PlVRURTL","properties":{"formattedCitation":"(2016)","plainCitation":"(2016)","noteIndex":0},"citationItems":[{"id":1727,"uris":["http://zotero.org/users/9712023/items/V94ANTVG"],"itemData":{"id":1727,"type":"paper-conference","container-title":"Proceedings of the 2016 Annual Symposium on Computer-Human Interaction in Play","DOI":"10.1145/2967934.2968082","event-place":"Austin Texas USA","event-title":"CHI PLAY '16: The annual symposium on Computer-Human Interaction in Play","ISBN":"978-1-4503-4456-2","language":"en","page":"229-243","publisher":"ACM","publisher-place":"Austin Texas USA","source":"DOI.org (Crossref)","title":"The Gamification User Types Hexad Scale","URL":"https://dl.acm.org/doi/10.1145/2967934.2968082","author":[{"family":"Tondello","given":"Gustavo F."},{"family":"Wehbe","given":"Rina R."},{"family":"Diamond","given":"Lisa"},{"family":"Busch","given":"Marc"},{"family":"Marczewski","given":"Andrzej"},{"family":"Nacke","given":"Lennart E."}],"accessed":{"date-parts":[["2025",5,5]]},"issued":{"date-parts":[["2016",10,15]]}},"suppress-author":true}],"schema":"https://github.com/citation-style-language/schema/raw/master/csl-citation.json"}</w:instrText>
      </w:r>
      <w:r>
        <w:fldChar w:fldCharType="separate"/>
      </w:r>
      <w:r>
        <w:t>(2016)</w:t>
      </w:r>
      <w:r>
        <w:fldChar w:fldCharType="end"/>
      </w:r>
      <w:r>
        <w:t xml:space="preserve"> által kidolgozott, szabványosított, 24 tételes Hexad-skála kérdőívet használták. Ez a kérdőív a Hexad keretrendszer szerinti hat különböző motiváció csoportra vonatkozó felhasználói preferenciákat méri egy 7 fokozatú Likert-skálán (-3-tól 3-ig). Az egyes profilokhoz (mindegyikhez 4 kérdés tartozik) tartozó tételek pontszámait összegezték, és ha az összesített pontszám 9 vagy annál több volt, akkor a játékos az adott kategóriába tartozónak számított. A </w:t>
      </w:r>
      <w:r>
        <w:rPr>
          <w:i/>
        </w:rPr>
        <w:t>Társas lény</w:t>
      </w:r>
      <w:r>
        <w:t xml:space="preserve"> profiljához tartozó 4 </w:t>
      </w:r>
      <w:del w:id="113" w:author="Abari Kálmán (EXT)" w:date="2025-06-19T11:11:00Z">
        <w:r w:rsidDel="004230B5">
          <w:delText xml:space="preserve">elem </w:delText>
        </w:r>
      </w:del>
      <w:ins w:id="114" w:author="Abari Kálmán (EXT)" w:date="2025-06-19T11:11:00Z">
        <w:r w:rsidR="004230B5">
          <w:t xml:space="preserve">item </w:t>
        </w:r>
      </w:ins>
      <w:r>
        <w:t xml:space="preserve">a következő volt: </w:t>
      </w:r>
      <w:r>
        <w:rPr>
          <w:i/>
        </w:rPr>
        <w:t>„Élvezem a csoportos tevékenységeket”, „Fontos számomra más a játékosokkal való interakció”, „Szeretek egy csapat részese lenni” és „Fontosnak tartom, hogy egy közösség részének érezhessem magamat”</w:t>
      </w:r>
      <w:r>
        <w:t xml:space="preserve">. Fontos kiemelni, hogy a játékosok általában nem csak egyetlen profillal azonosíthatók, hanem különböző arányban rendelkezhetnek a különböző profilok jellemzőivel. Tehát az, hogy valaki </w:t>
      </w:r>
      <w:r>
        <w:rPr>
          <w:i/>
        </w:rPr>
        <w:t>Társas lény</w:t>
      </w:r>
      <w:r>
        <w:t xml:space="preserve"> kategóriába tartozik a mérés szerint, nem zárja ki, hogy más profilok jegyeit is mutassa, azaz más profil is tartozzon hozzá. A tanulmányban bemutatott mintában a </w:t>
      </w:r>
      <w:r>
        <w:rPr>
          <w:i/>
        </w:rPr>
        <w:t>Bomlasztók</w:t>
      </w:r>
      <w:r>
        <w:t xml:space="preserve"> aránya 5,33% volt, de más kutatások alapján is ez a játékostípus rendszerint a legalacsonyabb arányú a felhasználói mintákban </w:t>
      </w:r>
      <w:r>
        <w:fldChar w:fldCharType="begin"/>
      </w:r>
      <w:r>
        <w:instrText>ADDIN ZOTERO_ITEM CSL_CITATION {"citationID":"0MCJvfnT","properties":{"formattedCitation":"(Tondello \\uc0\\u233{}s mtsai., 2016, 2019)","plainCitation":"(Tondello és mtsai., 2016, 2019)","noteIndex":0},"citationItems":[{"id":1727,"uris":["http://zotero.org/users/9712023/items/V94ANTVG"],"itemData":{"id":1727,"type":"paper-conference","container-title":"Proceedings of the 2016 Annual Symposium on Computer-Human Interaction in Play","DOI":"10.1145/2967934.2968082","event-place":"Austin Texas USA","event-title":"CHI PLAY '16: The annual symposium on Computer-Human Interaction in Play","ISBN":"978-1-4503-4456-2","language":"en","page":"229-243","publisher":"ACM","publisher-place":"Austin Texas USA","source":"DOI.org (Crossref)","title":"The Gamification User Types Hexad Scale","URL":"https://dl.acm.org/doi/10.1145/2967934.2968082","author":[{"family":"Tondello","given":"Gustavo F."},{"family":"Wehbe","given":"Rina R."},{"family":"Diamond","given":"Lisa"},{"family":"Busch","given":"Marc"},{"family":"Marczewski","given":"Andrzej"},{"family":"Nacke","given":"Lennart E."}],"accessed":{"date-parts":[["2025",5,5]]},"issued":{"date-parts":[["2016",10,15]]}}},{"id":1729,"uris":["http://zotero.org/users/9712023/items/2KQ25HQS"],"itemData":{"id":1729,"type":"article-journal","container-title":"International Journal of Human-Computer Studies","DOI":"10.1016/j.ijhcs.2018.10.002","ISSN":"10715819","journalAbbreviation":"International Journal of Human-Computer Studies","language":"en","page":"95-111","source":"DOI.org (Crossref)","title":"Empirical validation of the Gamification User Types Hexad scale in English and Spanish","volume":"127","author":[{"family":"Tondello","given":"Gustavo F."},{"family":"Mora","given":"Alberto"},{"family":"Marczewski","given":"Andrzej"},{"family":"Nacke","given":"Lennart E."}],"issued":{"date-parts":[["2019",7]]}}}],"schema":"https://github.com/citation-style-language/schema/raw/master/csl-citation.json"}</w:instrText>
      </w:r>
      <w:r>
        <w:fldChar w:fldCharType="separate"/>
      </w:r>
      <w:r>
        <w:rPr>
          <w:rFonts w:cs="Times New Roman"/>
          <w:szCs w:val="24"/>
        </w:rPr>
        <w:t>(Tondello és mtsai., 2016, 2019)</w:t>
      </w:r>
      <w:r>
        <w:fldChar w:fldCharType="end"/>
      </w:r>
      <w:r>
        <w:t>.</w:t>
      </w:r>
    </w:p>
    <w:p w:rsidR="00993A02" w:rsidRDefault="00FE752C">
      <w:pPr>
        <w:pStyle w:val="bekezdestobbi"/>
      </w:pPr>
      <w:r>
        <w:t xml:space="preserve">A Hexad vállalati környezetben is hasznos lehet. Például egy vállalati képzésnél a dolgozókat egy egyszerű kérdőívvel felmérve kiderülhet, ki milyen típusba tartozik. A </w:t>
      </w:r>
      <w:r>
        <w:rPr>
          <w:i/>
        </w:rPr>
        <w:t xml:space="preserve">Teljesítő </w:t>
      </w:r>
      <w:r>
        <w:t xml:space="preserve">dolgozók kaphatnak összetett szakmai kihívásokat és egyéni teljesítményjelzőket, míg a </w:t>
      </w:r>
      <w:r>
        <w:rPr>
          <w:i/>
        </w:rPr>
        <w:t>Társas lény</w:t>
      </w:r>
      <w:r>
        <w:t xml:space="preserve"> típusúaknak csapatjátékos elemeket, például közös céges kihívást vagy csapatos pontgyűjtést érdemes kínálni. A </w:t>
      </w:r>
      <w:r>
        <w:rPr>
          <w:i/>
        </w:rPr>
        <w:t>Játékos gyűjtögetőt</w:t>
      </w:r>
      <w:r>
        <w:t xml:space="preserve"> külső jutalmakkal, bónusszal és ajándékkal lehet motiválni, de érdemes figyelembe venni, ők lehet, hogy abbahagyják a részvételt, ha a jutalom megszűnik. A </w:t>
      </w:r>
      <w:r>
        <w:rPr>
          <w:i/>
        </w:rPr>
        <w:t>Szabad szellem</w:t>
      </w:r>
      <w:r>
        <w:t xml:space="preserve">ű dolgozóknak teret adhatunk, hogy saját projekteken dolgozzanak, egyfajta innovációs laborban, a </w:t>
      </w:r>
      <w:r>
        <w:rPr>
          <w:i/>
        </w:rPr>
        <w:t>Filantróp</w:t>
      </w:r>
      <w:r>
        <w:t xml:space="preserve"> típusúak pedig szívesen mentorálhatnak új belépőket vagy részt vehetnek vállalati társadalmi felelősségvállalási programokban. A </w:t>
      </w:r>
      <w:r>
        <w:rPr>
          <w:i/>
        </w:rPr>
        <w:t xml:space="preserve">Bomlasztó </w:t>
      </w:r>
      <w:r>
        <w:t xml:space="preserve">kollégák visszajelzéseit pedig beépíthetjük a folyamat fejlesztésébe, vagy akár játékmesterré tehetjük őket, hogy konstruktív módon élhessék ki változtatási vágyukat. Ilyen módon a Hexad keret segíthet </w:t>
      </w:r>
      <w:r>
        <w:rPr>
          <w:rStyle w:val="Kiemels2"/>
          <w:b w:val="0"/>
        </w:rPr>
        <w:t>növelni az elköteleződést és a bevonódást</w:t>
      </w:r>
      <w:r>
        <w:t xml:space="preserve"> a munkahelyi gamifikációs programokban, mivel mindenki a számára vonzó módon kapcsolódhat be.</w:t>
      </w:r>
    </w:p>
    <w:p w:rsidR="00993A02" w:rsidRDefault="00FE752C">
      <w:pPr>
        <w:pStyle w:val="bekezdestobbi"/>
      </w:pPr>
      <w:r>
        <w:t>A Hexad az egyik első gamifikációs modell, amelyhez szabványosított és validált skála tartozik</w:t>
      </w:r>
      <w:r>
        <w:rPr>
          <w:rStyle w:val="Kiemels2"/>
          <w:b w:val="0"/>
        </w:rPr>
        <w:t xml:space="preserve">, ami megkülönbözteti a csak </w:t>
      </w:r>
      <w:r>
        <w:t xml:space="preserve">szakértői tapasztalaton alapuló más modellektől. Ugyanakkor a Hexad is viszonylag új, így finomításra szorulhat, például 2023-ben lerövidítették a kérdőívet, és az egyszerűbb használat kedvéért létrehozták a Hexad-12 kérdőívet </w:t>
      </w:r>
      <w:r>
        <w:fldChar w:fldCharType="begin"/>
      </w:r>
      <w:r>
        <w:instrText>ADDIN ZOTERO_ITEM CSL_CITATION {"citationID":"G2YPHVBO","properties":{"formattedCitation":"(Krath \\uc0\\u233{}s mtsai., 2023)","plainCitation":"(Krath és mtsai., 2023)","noteIndex":0},"citationItems":[{"id":1733,"uris":["http://zotero.org/users/9712023/items/Z9JPEIIE"],"itemData":{"id":1733,"type":"paper-conference","container-title":"Proceedings of the 2023 CHI Conference on Human Factors in Computing Systems","DOI":"10.1145/3544548.3580968","event-place":"Hamburg Germany","event-title":"CHI '23: CHI Conference on Human Factors in Computing Systems","ISBN":"978-1-4503-9421-5","language":"en","page":"1-18","publisher":"ACM","publisher-place":"Hamburg Germany","source":"DOI.org (Crossref)","title":"Hexad-12: Developing and Validating a Short Version of the Gamification User Types Hexad Scale","title-short":"Hexad-12","URL":"https://dl.acm.org/doi/10.1145/3544548.3580968","author":[{"family":"Krath","given":"Jeanine"},{"family":"Altmeyer","given":"Maximilian"},{"family":"Tondello","given":"Gustavo F."},{"family":"Nacke","given":"Lennart E."}],"accessed":{"date-parts":[["2025",5,6]]},"issued":{"date-parts":[["2023",4,19]]}}}],"schema":"https://github.com/citation-style-language/schema/raw/master/csl-citation.json"}</w:instrText>
      </w:r>
      <w:r>
        <w:fldChar w:fldCharType="separate"/>
      </w:r>
      <w:r>
        <w:rPr>
          <w:rFonts w:cs="Times New Roman"/>
          <w:szCs w:val="24"/>
        </w:rPr>
        <w:t>(Krath és mtsai., 2023)</w:t>
      </w:r>
      <w:r>
        <w:fldChar w:fldCharType="end"/>
      </w:r>
      <w:r>
        <w:t>. A szakirodalom mindenesetre előszeretettel hivatkozik úgy a Hexad modellre, mint a személyre szabott gamifikációs trend központi elemére.</w:t>
      </w:r>
    </w:p>
    <w:p w:rsidR="00993A02" w:rsidRDefault="00993A02">
      <w:pPr>
        <w:pStyle w:val="bekezdestobbi"/>
      </w:pPr>
    </w:p>
    <w:p w:rsidR="00993A02" w:rsidRDefault="00FE752C">
      <w:pPr>
        <w:pStyle w:val="bekezdeselso"/>
      </w:pPr>
      <w:r>
        <w:t xml:space="preserve">A felsorolt gamifikációs keretrendszerek különböző nézőpontokból közelítik meg a játékosítást. Van, amelyik a </w:t>
      </w:r>
      <w:r>
        <w:rPr>
          <w:rStyle w:val="Kiemels2"/>
          <w:b w:val="0"/>
        </w:rPr>
        <w:t>játékrendszer struktúrájára</w:t>
      </w:r>
      <w:r>
        <w:t xml:space="preserve"> (MDA, 6D) fókuszál, van, amelyik a </w:t>
      </w:r>
      <w:r>
        <w:rPr>
          <w:rStyle w:val="Kiemels2"/>
          <w:b w:val="0"/>
        </w:rPr>
        <w:t>felhasználói motivációkra</w:t>
      </w:r>
      <w:r>
        <w:t xml:space="preserve"> (Bartle, Oktalízis, Hexad). Gyakran nem egymás versenytársai, hanem </w:t>
      </w:r>
      <w:r>
        <w:rPr>
          <w:rStyle w:val="Kiemels2"/>
          <w:b w:val="0"/>
        </w:rPr>
        <w:t>kiegészítik egymást</w:t>
      </w:r>
      <w:r>
        <w:t xml:space="preserve">. Például egy oktatási gamifikáció tervezésekor a tanár alkalmazhatja az </w:t>
      </w:r>
      <w:r>
        <w:rPr>
          <w:rStyle w:val="Kiemels2"/>
          <w:b w:val="0"/>
        </w:rPr>
        <w:t>MDA</w:t>
      </w:r>
      <w:r>
        <w:t xml:space="preserve"> keretet az elemek rendszerezésére, az </w:t>
      </w:r>
      <w:r>
        <w:rPr>
          <w:rStyle w:val="Kiemels2"/>
          <w:b w:val="0"/>
        </w:rPr>
        <w:t>Oktalízis</w:t>
      </w:r>
      <w:r>
        <w:t xml:space="preserve"> keretet annak ellenőrzésére, hogy minden motivációs </w:t>
      </w:r>
      <w:r>
        <w:lastRenderedPageBreak/>
        <w:t xml:space="preserve">hajtóerőt lefedett-e a dizájn. A jó gamifikációs tervezés így gyakran </w:t>
      </w:r>
      <w:r>
        <w:rPr>
          <w:rStyle w:val="Kiemels2"/>
          <w:b w:val="0"/>
        </w:rPr>
        <w:t>több modell együttes felhasználásával</w:t>
      </w:r>
      <w:r>
        <w:t xml:space="preserve"> történik.</w:t>
      </w:r>
    </w:p>
    <w:p w:rsidR="00993A02" w:rsidRDefault="00FE752C">
      <w:pPr>
        <w:pStyle w:val="bekezdestobbi"/>
      </w:pPr>
      <w:r>
        <w:t>A keretrendszerek segítik, hogy a gamifikáció tervezése közös nyelven történhessen. Egy multidiszciplináris csapatban, ahol fejlesztők, HR szakemberek és pszichológusok is jelen vannak, könnyebb az együttműködés, ha van egy ismert modell, ami mentén haladnak. Például az Oktalízis oktogonja vizuális segédletként szolgálhat egy workshopon, a Hexad típuskártyákat használva pedig könnyebben elmagyarázhatjuk a megrendelőnek, miért kell többféle jutalmazási mechanizmus.</w:t>
      </w:r>
    </w:p>
    <w:p w:rsidR="00993A02" w:rsidRDefault="00FE752C">
      <w:pPr>
        <w:pStyle w:val="bekezdestobbi"/>
      </w:pPr>
      <w:r>
        <w:t xml:space="preserve">Az egyszerűbb modellek, mint a PBL, kritikája az volt, hogy felszínesek. Az Oktalízis és a Hexad megjelenése óta a gamifikáció sokkal </w:t>
      </w:r>
      <w:r>
        <w:rPr>
          <w:rStyle w:val="Kiemels2"/>
          <w:b w:val="0"/>
        </w:rPr>
        <w:t>mélyebben beágyazódott a motivációs pszichológiába</w:t>
      </w:r>
      <w:r>
        <w:t xml:space="preserve">. A trend az, hogy kerülni kell a kizárólag extrinzik jutalmazást, mert ha a jutalom megszűnik, a felhasználó motivációja is zuhanhat. A keretrendszerek segítenek megtalálni az egyensúlyt. Az Oktalízis Fehér kalap elemekkel javíthatja a hosszú távú elégedettséget, míg a Fekete kalap elemekkel rövid távú aktivitási csúcsokat érhetünk el, néha mindkettőre szükség lehet. Hasonlóképp, a Hexad emlékeztet arra, hogy nem mindenkit a jutalom motivál, mint a </w:t>
      </w:r>
      <w:r>
        <w:rPr>
          <w:i/>
        </w:rPr>
        <w:t>Játékos gyűjtögetőket</w:t>
      </w:r>
      <w:r>
        <w:t xml:space="preserve">, sőt sokakat irritálhat is a túl direkt jutalmazás, hiszen a </w:t>
      </w:r>
      <w:r>
        <w:rPr>
          <w:i/>
        </w:rPr>
        <w:t>Filantróp</w:t>
      </w:r>
      <w:r>
        <w:t xml:space="preserve"> nem kér jutalmat a segítségnyújtásért, számára az ilyen elismerés akár visszás is lehet.</w:t>
      </w:r>
    </w:p>
    <w:p w:rsidR="00993A02" w:rsidRDefault="00FE752C">
      <w:pPr>
        <w:pStyle w:val="bekezdestobbi"/>
      </w:pPr>
      <w:r>
        <w:t>A mai trend a gamifikációban az</w:t>
      </w:r>
      <w:r>
        <w:rPr>
          <w:i/>
        </w:rPr>
        <w:t xml:space="preserve"> </w:t>
      </w:r>
      <w:r>
        <w:rPr>
          <w:rStyle w:val="Kiemels2"/>
          <w:b w:val="0"/>
        </w:rPr>
        <w:t>adatvezérelt iteráció</w:t>
      </w:r>
      <w:r>
        <w:t xml:space="preserve">. A keretrendszer alapján megtervezett rendszert folyamatosan mérni kell, vajon működnek-e a feltételezett motivációk? Hiába gondoljuk egy feladatról, hogy a </w:t>
      </w:r>
      <w:r>
        <w:rPr>
          <w:i/>
        </w:rPr>
        <w:t>Játékos gyűjtögetők</w:t>
      </w:r>
      <w:r>
        <w:t xml:space="preserve"> imádni fogják, ha a valóságban nem használják a célcsoport tagjai. Ilyenkor vissza kell nyúlni a modellekhez, elképzelhető, hogy tévesen azonosítottuk a felhasználói típust, vagy rossz mechanikát rendeltünk hozzá. A keretrendszerek segíthetnek a probléma diagnosztizálásában is. Ha túl sok a Fekete kalap elem, és ezért pár hét után lemorzsolódnak a felhasználók, akkor adjunk hozzá Fehér kalap motivátort.</w:t>
      </w:r>
    </w:p>
    <w:p w:rsidR="00993A02" w:rsidRDefault="00FE752C">
      <w:pPr>
        <w:pStyle w:val="bekezdestobbi"/>
      </w:pPr>
      <w:r>
        <w:t xml:space="preserve">A 2020-as évek kutatásai egyre inkább törekednek a különböző motivációs modellek integrálására és a gamifikáció személyre szabására. Megjelentek olyan tanulmányok is, amelyek gépi tanulási módszereket alkalmaznak a felhasználói típusok azonosítására, és ezek alapján automatikusan igazítják a játékosított elemeket az egyéni igényekhez – ebben a folyamatban a Hexad modell kiváló kiindulópontként szolgál </w:t>
      </w:r>
      <w:r>
        <w:fldChar w:fldCharType="begin"/>
      </w:r>
      <w:r>
        <w:instrText>ADDIN ZOTERO_ITEM CSL_CITATION {"citationID":"FswPKaDi","properties":{"formattedCitation":"(Tondello &amp; Nacke, 2020)","plainCitation":"(Tondello &amp; Nacke, 2020)","noteIndex":0},"citationItems":[{"id":1734,"uris":["http://zotero.org/users/9712023/items/A33ZTATK"],"itemData":{"id":1734,"type":"article-journal","container-title":"Frontiers in Computer Science","DOI":"10.3389/fcomp.2020.00029","ISSN":"2624-9898","journalAbbreviation":"Front. Comput. Sci.","page":"29","source":"DOI.org (Crossref)","title":"Validation of User Preferences and Effects of Personalized Gamification on Task Performance","volume":"2","author":[{"family":"Tondello","given":"Gustavo F."},{"family":"Nacke","given":"Lennart E."}],"issued":{"date-parts":[["2020",8,6]]}}}],"schema":"https://github.com/citation-style-language/schema/raw/master/csl-citation.json"}</w:instrText>
      </w:r>
      <w:r>
        <w:fldChar w:fldCharType="separate"/>
      </w:r>
      <w:r>
        <w:t>(Tondello &amp; Nacke, 2020)</w:t>
      </w:r>
      <w:r>
        <w:fldChar w:fldCharType="end"/>
      </w:r>
      <w:r>
        <w:t xml:space="preserve">. Mások a </w:t>
      </w:r>
      <w:r>
        <w:rPr>
          <w:rStyle w:val="Kiemels2"/>
          <w:b w:val="0"/>
        </w:rPr>
        <w:t>konstruktív élmények</w:t>
      </w:r>
      <w:r>
        <w:t xml:space="preserve"> felé mozdulnak, például a </w:t>
      </w:r>
      <w:r>
        <w:rPr>
          <w:rStyle w:val="Kiemels2"/>
          <w:b w:val="0"/>
        </w:rPr>
        <w:t xml:space="preserve">kooperatív gamifikáció keretrendszere </w:t>
      </w:r>
      <w:r>
        <w:fldChar w:fldCharType="begin"/>
      </w:r>
      <w:r>
        <w:rPr>
          <w:rStyle w:val="Kiemels2"/>
          <w:b w:val="0"/>
        </w:rPr>
        <w:instrText>ADDIN ZOTERO_ITEM CSL_CITATION {"citationID":"G60XsWBt","properties":{"formattedCitation":"(Y. An, 2021)","plainCitation":"(Y. An, 2021)","dontUpdate":true,"noteIndex":0},"citationItems":[{"id":1736,"uris":["http://zotero.org/users/9712023/items/RF4ZA6ZV"],"itemData":{"id":1736,"type":"article-journal","container-title":"Educational Process International Journal","DOI":"10.22521/edupij.2021.104.5","ISSN":"25648020","issue":"4","journalAbbreviation":"EDUPIJ","source":"DOI.org (Crossref)","title":"A Qualitative Investigation of Team-Based Gamified Learning in an Online Environment","URL":"http://www.edupij.com/index/arsiv/48/239/a-qualitative-investigation-of-team-based-gamified-learning-in-an-online-environment","volume":"10","author":[{"family":"An","given":"Yunjo"}],"accessed":{"date-parts":[["2025",5,6]]},"issued":{"date-parts":[["2021"]]}}}],"schema":"https://github.com/citation-style-language/schema/raw/master/csl-citation.json"}</w:instrText>
      </w:r>
      <w:r>
        <w:rPr>
          <w:rStyle w:val="Kiemels2"/>
          <w:b w:val="0"/>
        </w:rPr>
        <w:fldChar w:fldCharType="separate"/>
      </w:r>
      <w:r>
        <w:t>(An, 2021)</w:t>
      </w:r>
      <w:r>
        <w:rPr>
          <w:rStyle w:val="Kiemels2"/>
          <w:b w:val="0"/>
        </w:rPr>
        <w:fldChar w:fldCharType="end"/>
      </w:r>
      <w:r>
        <w:t xml:space="preserve"> kifejezetten azt vizsgálja, hogyan lehet a társas motivátorokra építve játékosítani a csapatmunkát. A klasszikus modellek (MDA, Oktalízis, Hexad) azonban valószínűleg sokáig velünk maradnak, mivel alapfogalommá váltak e területen.</w:t>
      </w:r>
    </w:p>
    <w:p w:rsidR="00993A02" w:rsidRDefault="00993A02">
      <w:pPr>
        <w:pStyle w:val="bekezdestobbi"/>
      </w:pPr>
    </w:p>
    <w:p w:rsidR="00993A02" w:rsidRDefault="00FE752C">
      <w:pPr>
        <w:pStyle w:val="bekezdeselso"/>
      </w:pPr>
      <w:r>
        <w:t>A következő fejezetekben azt tekintjük át, hogyan alkalmazták a gamifikációt konkrét területeken – az oktatásban, az egészségügyben, a vállalati környezetben és a közösségi médiában –, és milyen eredményeket sikerült elérni az egyes területeken. Ezáltal képet kapunk arról is, hogy a fent tárgyalt játékelemek közül melyek bizonyultak a leghasznosabbnak egy-egy kontextusban.</w:t>
      </w:r>
    </w:p>
    <w:p w:rsidR="00993A02" w:rsidRDefault="00993A02">
      <w:pPr>
        <w:pStyle w:val="bekezdestobbi"/>
      </w:pPr>
    </w:p>
    <w:p w:rsidR="00993A02" w:rsidRDefault="00FE752C">
      <w:pPr>
        <w:pStyle w:val="Cmsor2"/>
      </w:pPr>
      <w:bookmarkStart w:id="115" w:name="_Toc197690040"/>
      <w:r>
        <w:lastRenderedPageBreak/>
        <w:t>A gamifikáció alkalmazása és hatása különböző területeken</w:t>
      </w:r>
      <w:bookmarkEnd w:id="115"/>
    </w:p>
    <w:p w:rsidR="00993A02" w:rsidRDefault="00FE752C">
      <w:pPr>
        <w:pStyle w:val="Cmsor3"/>
      </w:pPr>
      <w:bookmarkStart w:id="116" w:name="_Toc197690041"/>
      <w:r>
        <w:t>Gamifikáció az oktatásban</w:t>
      </w:r>
      <w:bookmarkEnd w:id="116"/>
    </w:p>
    <w:p w:rsidR="00993A02" w:rsidRDefault="00FE752C">
      <w:pPr>
        <w:pStyle w:val="bekezdeselso"/>
      </w:pPr>
      <w:r>
        <w:t xml:space="preserve">Az </w:t>
      </w:r>
      <w:r>
        <w:rPr>
          <w:rStyle w:val="Kiemels2"/>
          <w:b w:val="0"/>
        </w:rPr>
        <w:t>oktatás</w:t>
      </w:r>
      <w:r>
        <w:t xml:space="preserve"> az egyik első és legaktívabb terület volt, ahol a gamifikációt kísérleti jelleggel alkalmazták. A digitális nemzedék motiválása, a tanulói elkötelezettség növelése és a monoton tananyag élvezetesebbé tétele mind sürgető problémák, amelyekre a pedagógia innovatív eszközöket keres. A gamifikáció vonzó megoldásnak tűnt, a logika egyszerűnek látszott: ha a tanulók imádnak órákat tölteni játékokkal, használjuk a játékok elemeit a tanulásban, és akkor többet fognak tanulni. Az elmúlt évtizedben rengeteg oktatási intézmény és kutató próbált játékos elemeket integrálni kurzusokba, online tanulási platformokba vagy akár tantermi környezetbe.</w:t>
      </w:r>
    </w:p>
    <w:p w:rsidR="00993A02" w:rsidRDefault="00FE752C">
      <w:pPr>
        <w:pStyle w:val="bekezdestobbi"/>
      </w:pPr>
      <w:r>
        <w:rPr>
          <w:rStyle w:val="Kiemels2"/>
          <w:b w:val="0"/>
        </w:rPr>
        <w:t>Milyen játékelemeket használnak az oktatásban?</w:t>
      </w:r>
      <w:r>
        <w:t xml:space="preserve"> Gyakorlatilag az összes korábban felsorolt elemet megtaláljuk különféle oktatási alkalmazásokban és kutatásokban. Gyakori a </w:t>
      </w:r>
      <w:r>
        <w:rPr>
          <w:rStyle w:val="Kiemels2"/>
          <w:b w:val="0"/>
        </w:rPr>
        <w:t>pontozási rendszer</w:t>
      </w:r>
      <w:r>
        <w:t xml:space="preserve"> a teszteken, kvízeken, ahol a helyes válaszok pontokat érnek; a </w:t>
      </w:r>
      <w:r>
        <w:rPr>
          <w:rStyle w:val="Kiemels2"/>
          <w:b w:val="0"/>
        </w:rPr>
        <w:t>jelvények</w:t>
      </w:r>
      <w:r>
        <w:t xml:space="preserve"> adása bizonyos modulok elvégzéséért vagy készségek elsajátításáért; a </w:t>
      </w:r>
      <w:r>
        <w:rPr>
          <w:rStyle w:val="Kiemels2"/>
          <w:b w:val="0"/>
        </w:rPr>
        <w:t>szintlépés, a kezdőtől akár a mester szintig</w:t>
      </w:r>
      <w:r>
        <w:t xml:space="preserve">; a </w:t>
      </w:r>
      <w:r>
        <w:rPr>
          <w:rStyle w:val="Kiemels2"/>
          <w:b w:val="0"/>
        </w:rPr>
        <w:t>ranglisták</w:t>
      </w:r>
      <w:r>
        <w:t xml:space="preserve">, amelyek stimulálják a versenyt a csoportban; a </w:t>
      </w:r>
      <w:r>
        <w:rPr>
          <w:rStyle w:val="Kiemels2"/>
          <w:b w:val="0"/>
        </w:rPr>
        <w:t>kihívások, például a</w:t>
      </w:r>
      <w:r>
        <w:t xml:space="preserve"> heti extra feladat megoldása időre; a </w:t>
      </w:r>
      <w:r>
        <w:rPr>
          <w:rStyle w:val="Kiemels2"/>
          <w:b w:val="0"/>
        </w:rPr>
        <w:t>kis játékos vetélkedők</w:t>
      </w:r>
      <w:r>
        <w:t xml:space="preserve"> órán; és nem utolsó sorban a </w:t>
      </w:r>
      <w:r>
        <w:rPr>
          <w:rStyle w:val="Kiemels2"/>
          <w:b w:val="0"/>
        </w:rPr>
        <w:t>narratíva</w:t>
      </w:r>
      <w:r>
        <w:t xml:space="preserve">, például egy történelemórán a diákok időutazók, vagy egy nyelvi kurzusban kémügynökök. Az e-learning platformok, mint a </w:t>
      </w:r>
      <w:r>
        <w:rPr>
          <w:i/>
        </w:rPr>
        <w:t>Khan Academy</w:t>
      </w:r>
      <w:r>
        <w:t xml:space="preserve"> vagy a </w:t>
      </w:r>
      <w:r>
        <w:rPr>
          <w:i/>
        </w:rPr>
        <w:t>Coursera</w:t>
      </w:r>
      <w:r>
        <w:t xml:space="preserve"> is beépítettek gamifikációs elemeket, előbbi jelvényekkel jutalmazza a tanulókat, utóbbi pedig pontokat és „mesteri szinteket” ad a kurzus előrehaladtával.</w:t>
      </w:r>
    </w:p>
    <w:p w:rsidR="00993A02" w:rsidRDefault="00FE752C">
      <w:pPr>
        <w:pStyle w:val="bekezdestobbi"/>
      </w:pPr>
      <w:r>
        <w:t xml:space="preserve">A kutatási eredmények vegyesek, de összességében óvatos optimizmusra adnak okot. Számos tanulmány számolt be arról, hogy a gamifikáció </w:t>
      </w:r>
      <w:r>
        <w:rPr>
          <w:rStyle w:val="Kiemels2"/>
          <w:b w:val="0"/>
        </w:rPr>
        <w:t>növeli a diákok motivációját és órai aktivitását</w:t>
      </w:r>
      <w:r>
        <w:t xml:space="preserve">. Például egy kísérletben, ahol egy egyetemi kurzust pontokkal, jelvényekkel és ranglistával tettek játékosabbá, a hallgatók több önkéntes gyakorlófeladatot végeztek el és aktívabban vettek részt a fórumokon, mint a gamifikáció nélküli csoport </w:t>
      </w:r>
      <w:r>
        <w:fldChar w:fldCharType="begin"/>
      </w:r>
      <w:r>
        <w:instrText>ADDIN ZOTERO_ITEM CSL_CITATION {"citationID":"LvXU2YiD","properties":{"formattedCitation":"(Tan &amp; Hew, 2016)","plainCitation":"(Tan &amp; Hew, 2016)","noteIndex":0},"citationItems":[{"id":1759,"uris":["http://zotero.org/users/9712023/items/Y7B7C9S9"],"itemData":{"id":1759,"type":"article-journal","abstract":"&lt;p&gt;In this study, we investigated how the use of meaningful gamification affects student learning, engagement, and affective outcomes in a short, 3-day blended learning research methods class using a combination of experimental and qualitative research methods. Twenty-two postgraduates were randomly split into two groups taught by the same instructor. The experimental group attended a course that incorporated the notion of meaningful gamification – that is, utilising the game mechanics of points, badges, and a leader board, as well as activities based on self-determination theory. The control group attended the same course and activities taught by the same instructor but without the game mechanics. Data sources included students’ pre-and post-tests scores, group artefact scores, discussion forum posts, students’ questionnaire survey, students’ interviews, and the teacher’s self-reflections. Results suggest that students in the experimental group posted more messages in the discussion forums than the control group. Furthermore, the quality of group artefacts produced by the participants in the experimental group was overall higher than those in the control group. All students in the experimental group strongly agreed or agreed that they found the course motivating. However, only about half the participants in the control group found the course motivating.&lt;/p&gt;","container-title":"Australasian Journal of Educational Technology","DOI":"10.14742/ajet.2232","ISSN":"1449-5554, 1449-3098","journalAbbreviation":"AJET","source":"DOI.org (Crossref)","title":"Incorporating meaningful gamification in a blended learning research methods class: Examining student learning, engagement, and affective outcomes","title-short":"Incorporating meaningful gamification in a blended learning research methods class","URL":"http://ajet.org.au/index.php/AJET/article/view/2232","author":[{"family":"Tan","given":"Meng"},{"family":"Hew","given":"Khe Foon"}],"accessed":{"date-parts":[["2025",5,6]]},"issued":{"date-parts":[["2016",7,13]]}}}],"schema":"https://github.com/citation-style-language/schema/raw/master/csl-citation.json"}</w:instrText>
      </w:r>
      <w:r>
        <w:fldChar w:fldCharType="separate"/>
      </w:r>
      <w:r>
        <w:t>(Tan &amp; Hew, 2016)</w:t>
      </w:r>
      <w:r>
        <w:fldChar w:fldCharType="end"/>
      </w:r>
      <w:r>
        <w:t xml:space="preserve">. A </w:t>
      </w:r>
      <w:r>
        <w:rPr>
          <w:rStyle w:val="Kiemels2"/>
          <w:b w:val="0"/>
        </w:rPr>
        <w:t>szubjektív élmény</w:t>
      </w:r>
      <w:r>
        <w:t xml:space="preserve"> is javulhat, a diákok szívesebben foglalkoznak a tananyaggal, ha azt játékos keretben kapják, mert szórakoztatóbbnak találják.</w:t>
      </w:r>
    </w:p>
    <w:p w:rsidR="00993A02" w:rsidRDefault="00FE752C">
      <w:pPr>
        <w:pStyle w:val="bekezdestobbi"/>
      </w:pPr>
      <w:r>
        <w:t xml:space="preserve">Ugyanakkor a </w:t>
      </w:r>
      <w:r>
        <w:rPr>
          <w:rStyle w:val="Kiemels2"/>
          <w:b w:val="0"/>
        </w:rPr>
        <w:t>teljesítménybeli hatások</w:t>
      </w:r>
      <w:r>
        <w:t xml:space="preserve"> nem mindig egyértelműek. Több rendszeres irodalmi áttekintés </w:t>
      </w:r>
      <w:r>
        <w:fldChar w:fldCharType="begin"/>
      </w:r>
      <w:r>
        <w:instrText>ADDIN ZOTERO_ITEM CSL_CITATION {"citationID":"u2NUloVk","properties":{"formattedCitation":"(Dichev &amp; Dicheva, 2017; Subhash &amp; Cudney, 2018)","plainCitation":"(Dichev &amp; Dicheva, 2017; Subhash &amp; Cudney, 2018)","noteIndex":0},"citationItems":[{"id":109,"uris":["http://zotero.org/users/9712023/items/ZVKVFINC"],"itemData":{"id":109,"type":"article-journal","abstract":"Gamification of education is a developing approach for increasing learners ́motivation and engagement by incorporating game design elements in educational environments. With the growing popularity of gamification and yet mixed success of its application in educational contexts, the current review is aiming to shed a more realistic light on the research in this field by focusing on empirical evidence rather than on potentialities, beliefs or preferences. Accordingly, it critically examines the advancement in gamifying education. The discussion is structured around the used gamification mechanisms, the gamified subjects, the type of gamified learning activities, and the study goals, with an emphasis on the reliability and validity of the reported outcomes. To improve our understanding and offer a more realistic picture of the progress of gamification in education, consistent with the presented evidence, we examine both the outcomes reported in the papers and how they have been obtained. While the gamification in education is still a growing phenomenon, the review reveals that (i) insufficient evidence exists to support the long-term benefits of gamification in educational contexts; (ii) the practice of gamifying learning has outpaced researchers ́understanding of its mechanisms and methods; (iii) the knowledge of how to gamify an activity in accordance with the specifics of the educational context is still limited. The review highlights the need for systematically designed studies and rigorously tested approaches confirming the educational benefits of gamification, if gamified learning is to become a recognized instructional approach.","container-title":"International Journal of Educational Technology in Higher Education","DOI":"10.1186/s41239-017-0042-5","note":"Citation Key: Dichev2017a","page":"9","title":"Gamifying education: what is known, what is believed and what remains uncertain: a critical review","volume":"14","author":[{"family":"Dichev","given":"Christo"},{"family":"Dicheva","given":"Darina"}],"issued":{"date-parts":[["2017",2]]}}},{"id":1761,"uris":["http://zotero.org/users/9712023/items/9RDEVGFU"],"itemData":{"id":1761,"type":"article-journal","container-title":"Computers in Human Behavior","DOI":"10.1016/j.chb.2018.05.028","ISSN":"07475632","journalAbbreviation":"Computers in Human Behavior","language":"en","page":"192-206","source":"DOI.org (Crossref)","title":"Gamified learning in higher education: A systematic review of the literature","title-short":"Gamified learning in higher education","volume":"87","author":[{"family":"Subhash","given":"Sujit"},{"family":"Cudney","given":"Elizabeth A."}],"issued":{"date-parts":[["2018",10]]}}}],"schema":"https://github.com/citation-style-language/schema/raw/master/csl-citation.json"}</w:instrText>
      </w:r>
      <w:r>
        <w:fldChar w:fldCharType="separate"/>
      </w:r>
      <w:r>
        <w:t>(Dichev &amp; Dicheva, 2017; Subhash &amp; Cudney, 2018)</w:t>
      </w:r>
      <w:r>
        <w:fldChar w:fldCharType="end"/>
      </w:r>
      <w:r>
        <w:t xml:space="preserve"> rámutatott, hogy bár a </w:t>
      </w:r>
      <w:r>
        <w:rPr>
          <w:rStyle w:val="Kiemels2"/>
          <w:b w:val="0"/>
        </w:rPr>
        <w:t>bevonódás</w:t>
      </w:r>
      <w:r>
        <w:t xml:space="preserve"> szinte mindenhol növekedett, a </w:t>
      </w:r>
      <w:r>
        <w:rPr>
          <w:rStyle w:val="Kiemels2"/>
          <w:b w:val="0"/>
        </w:rPr>
        <w:t>tanulási eredmények</w:t>
      </w:r>
      <w:r>
        <w:t xml:space="preserve">, például teszteredmények és a hosszú távú tudásmegmaradás javulása nem mindig bizonyítható egyértelműen vagy statisztikailag szignifikánsan. Egy metaanalízis </w:t>
      </w:r>
      <w:r>
        <w:fldChar w:fldCharType="begin"/>
      </w:r>
      <w:r>
        <w:instrText>ADDIN ZOTERO_ITEM CSL_CITATION {"citationID":"kbx4LypY","properties":{"formattedCitation":"(Sailer &amp; Homner, 2020)","plainCitation":"(Sailer &amp; Homner, 2020)","noteIndex":0},"citationItems":[{"id":813,"uris":["http://zotero.org/users/9712023/items/V6DEJWTI"],"itemData":{"id":813,"type":"article-journal","container-title":"Educational Psychology Review","DOI":"10.1007/s10648-019-09498-w","ISSN":"1040-726X","issue":"1","note":"Citation Key: Sailer2020","page":"77-112","title":"The Gamification of Learning: a Meta-analysis","volume":"32","author":[{"family":"Sailer","given":"Michael"},{"family":"Homner","given":"Lisa"}],"issued":{"date-parts":[["2020",3,15]]}}}],"schema":"https://github.com/citation-style-language/schema/raw/master/csl-citation.json"}</w:instrText>
      </w:r>
      <w:r>
        <w:fldChar w:fldCharType="separate"/>
      </w:r>
      <w:r>
        <w:t>(Sailer &amp; Homner, 2020)</w:t>
      </w:r>
      <w:r>
        <w:fldChar w:fldCharType="end"/>
      </w:r>
      <w:r>
        <w:t xml:space="preserve"> szerint a gamifikáció átlagos hatása a tanulmányi teljesítményre </w:t>
      </w:r>
      <w:r>
        <w:rPr>
          <w:rStyle w:val="Hangslyozs"/>
        </w:rPr>
        <w:t>kis-mérsékelt pozitív</w:t>
      </w:r>
      <w:r>
        <w:t xml:space="preserve">, ami pedagógiai szempontból nem elhanyagolható, de nem is forradalmi. </w:t>
      </w:r>
      <w:r>
        <w:rPr>
          <w:rStyle w:val="Kiemels2"/>
          <w:b w:val="0"/>
        </w:rPr>
        <w:t>Hosszú távú vizsgálatok</w:t>
      </w:r>
      <w:r>
        <w:rPr>
          <w:b/>
        </w:rPr>
        <w:t xml:space="preserve"> </w:t>
      </w:r>
      <w:r>
        <w:t>hiányában az is kérdés, hogy a gamifikáció hatása tartós-e a tanulási motivációban, vagy inkább kezdeti fellángolás. Dichev és Dicheva kritikusan megjegyzik, hogy a gamifikáció oktatási kutatásait gyakran rövid, néhány hetes intervallumban mérik, és kevés bizonyíték van arra, hogy egy teljes tanéven át fenntartható a hatás.</w:t>
      </w:r>
    </w:p>
    <w:p w:rsidR="00993A02" w:rsidRDefault="00FE752C">
      <w:pPr>
        <w:pStyle w:val="bekezdestobbi"/>
      </w:pPr>
      <w:r>
        <w:rPr>
          <w:rStyle w:val="Kiemels2"/>
          <w:b w:val="0"/>
        </w:rPr>
        <w:lastRenderedPageBreak/>
        <w:t>Mi befolyásolja az oktatási gamifikáció sikerét?</w:t>
      </w:r>
      <w:r>
        <w:t xml:space="preserve"> Néhány fontos tanulság emelhető ki a szakirodalomból. Számít a dizájn minősége, és ha a gamifikáció illeszkedik a tantárgy pedagógiai céljaihoz, akkor segítheti a tanulást, de ha disszonáns, például a diákok a játékos jutalmak kedvéért a felszínen teljesítenek, de nem mélyülnek el a tartalomban, akkor kontraproduktív is lehet </w:t>
      </w:r>
      <w:r>
        <w:fldChar w:fldCharType="begin"/>
      </w:r>
      <w:r>
        <w:instrText>ADDIN ZOTERO_ITEM CSL_CITATION {"citationID":"6Gf6Yz4V","properties":{"formattedCitation":"(Li \\uc0\\u233{}s mtsai., 2023)","plainCitation":"(Li és mtsai., 2023)","noteIndex":0},"citationItems":[{"id":1762,"uris":["http://zotero.org/users/9712023/items/8WK6CBFP"],"itemData":{"id":1762,"type":"article-journal","abstract":"The integration of gamification into educational settings has gained recognition for its potential to boost student motivation, engagement, interest, and learning outcomes. Despite its popularity, research on gamification has produced mixed results regarding student learning outcomes. This meta-analysis aims to synthesize the existing empirical evidence on the effectiveness of gamification as a tool for promoting teaching and learning in educational settings. Forty-one studies with 49 independent samples involving more than 5,071 participants were included in our analysis. Results from random effects models showed an overall significant large effect size (\n              g\n               = 0.822 [0.567 to 1.078]). The research performed the moderator analysis to scrutinize the effects of a number of factors on the relationship between gamification and student learning outcomes. The study uncovered significant moderating effects for user type, educational discipline, design principles for educational gamification, duration of “gameful” experience, and learning environment. However, measurement of student outcomes and publication type did not appear to have any significant moderating effect. Those findings hold important implications for improving and implementing gamification to promote teaching and learning in future research.","container-title":"Frontiers in Psychology","DOI":"10.3389/fpsyg.2023.1253549","ISSN":"1664-1078","journalAbbreviation":"Front. Psychol.","page":"1253549","source":"DOI.org (Crossref)","title":"Examining the effectiveness of gamification as a tool promoting teaching and learning in educational settings: a meta-analysis","title-short":"Examining the effectiveness of gamification as a tool promoting teaching and learning in educational settings","volume":"14","author":[{"family":"Li","given":"Minzi"},{"family":"Ma","given":"Siyu"},{"family":"Shi","given":"Yuyang"}],"issued":{"date-parts":[["2023",10,9]]}}}],"schema":"https://github.com/citation-style-language/schema/raw/master/csl-citation.json"}</w:instrText>
      </w:r>
      <w:r>
        <w:fldChar w:fldCharType="separate"/>
      </w:r>
      <w:r>
        <w:rPr>
          <w:rFonts w:cs="Times New Roman"/>
          <w:szCs w:val="24"/>
        </w:rPr>
        <w:t>(Li és mtsai., 2023)</w:t>
      </w:r>
      <w:r>
        <w:fldChar w:fldCharType="end"/>
      </w:r>
      <w:r>
        <w:t xml:space="preserve">. A tanulók </w:t>
      </w:r>
      <w:r>
        <w:rPr>
          <w:rStyle w:val="Kiemels2"/>
          <w:b w:val="0"/>
        </w:rPr>
        <w:t>attitűdjei</w:t>
      </w:r>
      <w:r>
        <w:t xml:space="preserve"> eltérőek, egyesek imádják a játékos keretet, mások gyerekesnek vagy zavarónak találhatják. Fontos, hogy a gamifikáció </w:t>
      </w:r>
      <w:r>
        <w:rPr>
          <w:rStyle w:val="Kiemels2"/>
          <w:b w:val="0"/>
        </w:rPr>
        <w:t>nem legyen erőltetett</w:t>
      </w:r>
      <w:r>
        <w:t xml:space="preserve">, megmaradjon opcionális motiváló eszköznek, és ne váljon nyomasztó versennyé. A </w:t>
      </w:r>
      <w:r>
        <w:rPr>
          <w:rStyle w:val="Kiemels2"/>
          <w:b w:val="0"/>
        </w:rPr>
        <w:t>visszajelzések</w:t>
      </w:r>
      <w:r>
        <w:t xml:space="preserve"> minősége kulcsfontosságú, a pontok és jelvények mellett az igazi tanulás akkor történik, ha a diák tudja, </w:t>
      </w:r>
      <w:r>
        <w:rPr>
          <w:rStyle w:val="Hangslyozs"/>
        </w:rPr>
        <w:t>miért</w:t>
      </w:r>
      <w:r>
        <w:t xml:space="preserve"> kapott jutalmat vagy hol rontott el valamit. Tehát a gamifikált rendszernek is nyújtania kell értelmes magyarázatokat, nem pusztán csak jutalomesőt. Az oktatásban alkalmazott gamifikációnál gyakran digitális platformokra támaszkodnak. Ha a technikai kivitelezés hibás, vagy a használata túl bonyolult, az alááshatja az élményt. A diákok gyorsan frusztrálódnak ha a gamifikációs élmény szaggatni kezd, például nem frissülnek a pontok, vagy igazságtalannak érzik a rendszer hibái miatt a rangsort </w:t>
      </w:r>
      <w:r>
        <w:fldChar w:fldCharType="begin"/>
      </w:r>
      <w:r>
        <w:instrText>ADDIN ZOTERO_ITEM CSL_CITATION {"citationID":"OKxReVxe","properties":{"formattedCitation":"(Subhash &amp; Cudney, 2018)","plainCitation":"(Subhash &amp; Cudney, 2018)","noteIndex":0},"citationItems":[{"id":1761,"uris":["http://zotero.org/users/9712023/items/9RDEVGFU"],"itemData":{"id":1761,"type":"article-journal","container-title":"Computers in Human Behavior","DOI":"10.1016/j.chb.2018.05.028","ISSN":"07475632","journalAbbreviation":"Computers in Human Behavior","language":"en","page":"192-206","source":"DOI.org (Crossref)","title":"Gamified learning in higher education: A systematic review of the literature","title-short":"Gamified learning in higher education","volume":"87","author":[{"family":"Subhash","given":"Sujit"},{"family":"Cudney","given":"Elizabeth A."}],"issued":{"date-parts":[["2018",10]]}}}],"schema":"https://github.com/citation-style-language/schema/raw/master/csl-citation.json"}</w:instrText>
      </w:r>
      <w:r>
        <w:fldChar w:fldCharType="separate"/>
      </w:r>
      <w:r>
        <w:t>(Subhash &amp; Cudney, 2018)</w:t>
      </w:r>
      <w:r>
        <w:fldChar w:fldCharType="end"/>
      </w:r>
      <w:r>
        <w:t>.</w:t>
      </w:r>
    </w:p>
    <w:p w:rsidR="00993A02" w:rsidRDefault="00993A02">
      <w:pPr>
        <w:pStyle w:val="bekezdestobbi"/>
      </w:pPr>
    </w:p>
    <w:p w:rsidR="00993A02" w:rsidRDefault="00FE752C">
      <w:pPr>
        <w:pStyle w:val="bekezdeselso"/>
      </w:pPr>
      <w:r>
        <w:t>Miután áttekintettük a gamifikáció oktatási alkalmazásának alapelveit, érdemes közelebbről is megvizsgálnunk, hogyan jelennek meg ezek az elvek a gyakorlatban. A következő részben néhány emblematikus példát mutatunk be arra, hogyan valósul meg a gamifikáció különböző oktatási színtereken.</w:t>
      </w:r>
    </w:p>
    <w:p w:rsidR="00993A02" w:rsidRDefault="00FE752C">
      <w:pPr>
        <w:pStyle w:val="Cmsor4"/>
      </w:pPr>
      <w:r>
        <w:t>Classcraft – szerepjáték az osztályteremben</w:t>
      </w:r>
    </w:p>
    <w:p w:rsidR="00993A02" w:rsidRDefault="00FE752C">
      <w:pPr>
        <w:pStyle w:val="bekezdeselso"/>
      </w:pPr>
      <w:r>
        <w:t xml:space="preserve">A </w:t>
      </w:r>
      <w:r>
        <w:rPr>
          <w:rStyle w:val="Kiemels2"/>
          <w:b w:val="0"/>
        </w:rPr>
        <w:t>Classcraft</w:t>
      </w:r>
      <w:r>
        <w:t xml:space="preserve"> egy kanadai fejlesztésű online platform, melynek célja a teljes osztálytermi élmény gamifikálása. Lényegében egy olyan keretrendszert nyújt, amelyben a tanár és a diákok egy fantázia szerepjáték világába helyezik a tanulást. Minden diák létrehoz egy saját </w:t>
      </w:r>
      <w:r>
        <w:rPr>
          <w:rStyle w:val="Kiemels2"/>
          <w:b w:val="0"/>
        </w:rPr>
        <w:t>avatár karaktert</w:t>
      </w:r>
      <w:r>
        <w:t xml:space="preserve"> (lehet harcos, mágus, gyógyító), amely bizonyos értékekkel és képességekkel rendelkezik. A tanórák során a diákok a való életbeli tevékenységeikkel befolyásolják a karaktereik állapotát. Ha például valaki jó választ ad egy tanári kérdésre, vagy segít a társának, például korrepetálja, akkor a karaktere </w:t>
      </w:r>
      <w:r>
        <w:rPr>
          <w:rStyle w:val="Kiemels2"/>
          <w:b w:val="0"/>
        </w:rPr>
        <w:t>XP-t</w:t>
      </w:r>
      <w:r>
        <w:rPr>
          <w:rStyle w:val="Kiemels2"/>
        </w:rPr>
        <w:t xml:space="preserve"> </w:t>
      </w:r>
      <w:r>
        <w:rPr>
          <w:rStyle w:val="Kiemels2"/>
          <w:b w:val="0"/>
        </w:rPr>
        <w:t>(tapasztalati pontot)</w:t>
      </w:r>
      <w:r>
        <w:t xml:space="preserve"> kap, és erősödik, ha viszont rendetlenkedik vagy nem készül, akkor </w:t>
      </w:r>
      <w:r>
        <w:rPr>
          <w:rStyle w:val="Kiemels2"/>
          <w:b w:val="0"/>
        </w:rPr>
        <w:t>sebzést</w:t>
      </w:r>
      <w:r>
        <w:t xml:space="preserve"> szenved el a karakter (életerő pontokat veszít). A gyakorlatban tehát a diákok pontokat gyűjtenek a tanórai munkájukért, amelyeket különböző előnyökre válthatnak be a játék világán keresztül. Például bizonyos mennyiségű XP összegyűjtése után a karakterük szintet lép, s ezzel új </w:t>
      </w:r>
      <w:r>
        <w:rPr>
          <w:rStyle w:val="Kiemels2"/>
          <w:b w:val="0"/>
        </w:rPr>
        <w:t>képességeket</w:t>
      </w:r>
      <w:r>
        <w:t xml:space="preserve"> szerezhet, mint mondjuk a </w:t>
      </w:r>
      <w:r>
        <w:rPr>
          <w:rStyle w:val="Hangslyozs"/>
        </w:rPr>
        <w:t>teleportáció</w:t>
      </w:r>
      <w:r>
        <w:t xml:space="preserve">, ami a valóságban azt jelenti, hogy a diák 2 percig kimehet az óráról szünetre, vagy a </w:t>
      </w:r>
      <w:r>
        <w:rPr>
          <w:rStyle w:val="Hangslyozs"/>
        </w:rPr>
        <w:t>gyógyító</w:t>
      </w:r>
      <w:r>
        <w:t xml:space="preserve"> képesség, mellyel megkérdezheti a tanártól dolgozatírás közben, hogy jó úton halad-e egy megoldással. Léteznek olyan képességek is, melyek például plusz 5 perc extra időt adnak dolgozatnál, vagy engedélyezik, hogy a diák óra közben egy kis egészséges finomságot elfogyasszon, amit egyébként nem lehetne. Ezek a jutalmak mind valós jutalmak, amiket a játék keretében élvezhet a tanuló.</w:t>
      </w:r>
    </w:p>
    <w:p w:rsidR="00993A02" w:rsidRDefault="00FE752C">
      <w:pPr>
        <w:pStyle w:val="bekezdestobbi"/>
      </w:pPr>
      <w:r>
        <w:lastRenderedPageBreak/>
        <w:t xml:space="preserve">A Classcraft fontos eleme a </w:t>
      </w:r>
      <w:r>
        <w:rPr>
          <w:rStyle w:val="Kiemels2"/>
          <w:b w:val="0"/>
        </w:rPr>
        <w:t>csoportdinamika</w:t>
      </w:r>
      <w:r>
        <w:t xml:space="preserve">, a diákok csapatokat alkotnak, 3-5 fős csoportokban, és a játék arra ösztönzi őket, hogy együttműködjenek. Például ha egy csapattag karaktere „meghal”, azaz elfogy az életereje, mert túl sok negatív pontot gyűjtött, az az egész csapatnak hátrány, ekkor bizonyos büntető feladatokat kapnak a játék narratívája szerint. Ez arra motiválja a tanulókat, hogy figyelmeztessék, segítsék egymást, tehát a közösségi felelősség és támogatás mechanizmusa épül be. A Classcraft tulajdonképpen a </w:t>
      </w:r>
      <w:r>
        <w:rPr>
          <w:rStyle w:val="Kiemels2"/>
          <w:b w:val="0"/>
        </w:rPr>
        <w:t>kooperatív tanulást</w:t>
      </w:r>
      <w:r>
        <w:t xml:space="preserve"> ötvözi a versengéssel, a csapatok versenyezhetnek is egymással a több XP-ért vagy a hónap csapata címért, de a csapaton belül együtt kell működniük.</w:t>
      </w:r>
    </w:p>
    <w:p w:rsidR="00993A02" w:rsidRDefault="00FE752C">
      <w:pPr>
        <w:pStyle w:val="bekezdestobbi"/>
      </w:pPr>
      <w:r>
        <w:t xml:space="preserve">A platform az évek során meglehetősen népszerű lett. Világszerte több mint 8 millió diák és tanár használja a Classcraftot, és a gamifikáció révén az érintett osztályokban </w:t>
      </w:r>
      <w:r>
        <w:rPr>
          <w:rStyle w:val="Kiemels2"/>
          <w:b w:val="0"/>
        </w:rPr>
        <w:t>számottevően javultak a tanulmányi eredmények</w:t>
      </w:r>
      <w:r>
        <w:t xml:space="preserve">. A rendszer azért is figyelemre méltó, mert átstrukturálja a tanár szerepét: a tanár kvázi </w:t>
      </w:r>
      <w:r>
        <w:rPr>
          <w:rStyle w:val="Hangslyozs"/>
        </w:rPr>
        <w:t>játékmesterré</w:t>
      </w:r>
      <w:r>
        <w:t xml:space="preserve"> válik, aki irányítja a történetet és osztja a pontokat, büntetéseket. Ez persze megkövetel a pedagógustól is egy nyitott, kreatív hozzáállást. A Classcraft jó példája annak, hogy a gamifikáció akár a teljes tanórai keretet áthatja, és nem csak egy-egy feladatra korlátozódik. A Classcraft fejlesztői szerint a kulcs az, hogy a pedagógus integrálja a játékot a tananyagba, és rendszeresen reflektáljanak a játékbeli történések és a tanulás kapcsolatára.</w:t>
      </w:r>
    </w:p>
    <w:p w:rsidR="00993A02" w:rsidRDefault="00FE752C">
      <w:pPr>
        <w:pStyle w:val="Cmsor4"/>
        <w:rPr>
          <w:lang w:eastAsia="hu-HU"/>
        </w:rPr>
      </w:pPr>
      <w:r>
        <w:rPr>
          <w:lang w:eastAsia="hu-HU"/>
        </w:rPr>
        <w:t xml:space="preserve">MotiMore </w:t>
      </w:r>
    </w:p>
    <w:p w:rsidR="00993A02" w:rsidRDefault="00FE752C">
      <w:pPr>
        <w:pStyle w:val="bekezdeselso"/>
      </w:pPr>
      <w:r>
        <w:t xml:space="preserve">A MotiMore egy magyar fejlesztésű, iskolai környezetben használható online alkalmazás, amely alsótól egyetemig játékosított értékelési módszerével támogatja a diákok motivációjának erősítését. Lényegében egy strukturális gamifikációs értékelési keretrendszer, amelyet az oktatási folyamatban sikerrel fel lehet használni. A MotiMore olyan játékelemeket alkalmaz, mint a pontok, szintek, jelvények és ranglisták. A platform fő célja, hogy megoldást kínáljon a hagyományos értékelési módszerekkel kapcsolatos problémákra. Ezek közé tartozik különösen a motiváció hiánya, a méltánytalan, igazságtalan értékelés, például az „átlagok csapdája", ahol egy-két rosszabb jegy drasztikusan ronthatja az átlagot, nehezítve a javítást. A MotiMore rendszer arra fókuszál, hogy a diákoknak lehetősége legyen hibázni és továbbra is elérni a céljukat. Emellett a pedagógiai hozzáadott érték mérésére helyezi a hangsúlyt, vagyis azt nézi, hogy mit tanult a diák, nem pusztán azt, hogy mit tud egy adott pillanatban. Ezzel hozzájárul az értékelés igazságosabbá tételéhez és sikerélményt nyújt a diákoknak, különösen a nehezen motiválhatóknak. </w:t>
      </w:r>
    </w:p>
    <w:p w:rsidR="00993A02" w:rsidRDefault="00FE752C">
      <w:pPr>
        <w:pStyle w:val="bekezdestobbi"/>
      </w:pPr>
      <w:r>
        <w:t>A platform használatának egyik kulcseleme a középtávú tanulási időszakok tervezése,</w:t>
      </w:r>
      <w:ins w:id="117" w:author="Abari Kálmán (EXT)" w:date="2025-06-19T08:09:00Z">
        <w:r w:rsidR="00B0483D">
          <w:t xml:space="preserve"> melyek</w:t>
        </w:r>
      </w:ins>
      <w:del w:id="118" w:author="Abari Kálmán (EXT)" w:date="2025-06-19T08:09:00Z">
        <w:r w:rsidDel="00B0483D">
          <w:delText xml:space="preserve"> ami</w:delText>
        </w:r>
      </w:del>
      <w:r>
        <w:t xml:space="preserve"> tipikusan 3</w:t>
      </w:r>
      <w:ins w:id="119" w:author="Abari Kálmán (EXT)" w:date="2025-06-19T08:06:00Z">
        <w:r w:rsidR="00B0483D">
          <w:t>-8 h</w:t>
        </w:r>
      </w:ins>
      <w:ins w:id="120" w:author="Abari Kálmán (EXT)" w:date="2025-06-19T08:09:00Z">
        <w:r w:rsidR="00B0483D">
          <w:t>etesek</w:t>
        </w:r>
      </w:ins>
      <w:ins w:id="121" w:author="Abari Kálmán (EXT)" w:date="2025-06-19T08:07:00Z">
        <w:r w:rsidR="00B0483D">
          <w:t xml:space="preserve">, </w:t>
        </w:r>
      </w:ins>
      <w:ins w:id="122" w:author="Abari Kálmán (EXT)" w:date="2025-06-19T08:08:00Z">
        <w:r w:rsidR="00B0483D">
          <w:t>m</w:t>
        </w:r>
      </w:ins>
      <w:ins w:id="123" w:author="Abari Kálmán (EXT)" w:date="2025-06-19T08:10:00Z">
        <w:r w:rsidR="00B0483D">
          <w:t>ivel</w:t>
        </w:r>
      </w:ins>
      <w:ins w:id="124" w:author="Abari Kálmán (EXT)" w:date="2025-06-19T08:08:00Z">
        <w:r w:rsidR="00B0483D">
          <w:t xml:space="preserve"> </w:t>
        </w:r>
      </w:ins>
      <w:ins w:id="125" w:author="Abari Kálmán (EXT)" w:date="2025-06-19T08:10:00Z">
        <w:r w:rsidR="00B0483D">
          <w:t>a diákok ilyen időtávra tudnak a leghatékonyabban tervezni.</w:t>
        </w:r>
      </w:ins>
      <w:del w:id="126" w:author="Abari Kálmán (EXT)" w:date="2025-06-19T08:07:00Z">
        <w:r w:rsidDel="00B0483D">
          <w:delText xml:space="preserve"> </w:delText>
        </w:r>
      </w:del>
      <w:del w:id="127" w:author="Abari Kálmán (EXT)" w:date="2025-06-19T08:06:00Z">
        <w:r w:rsidDel="00B0483D">
          <w:delText xml:space="preserve">hétig </w:delText>
        </w:r>
      </w:del>
      <w:del w:id="128" w:author="Abari Kálmán (EXT)" w:date="2025-06-19T08:07:00Z">
        <w:r w:rsidDel="00B0483D">
          <w:delText>vagy egy hónapig tart</w:delText>
        </w:r>
      </w:del>
      <w:del w:id="129" w:author="Abari Kálmán (EXT)" w:date="2025-06-19T08:10:00Z">
        <w:r w:rsidDel="00B0483D">
          <w:delText>.</w:delText>
        </w:r>
      </w:del>
      <w:r>
        <w:t xml:space="preserve"> A tervezés során határozzák meg a célokat, a fejleszteni kívánt képességeket, a tananyagot, a visszajelzési rendszert és a mérési mérföldköveket, amelyek pontokat érnek. A megszerzett pontok a tanulási időszak végén érdemjegyre konvertálódnak. A MotiMore felületén a pedagógusok többek között csoportokat hozhatnak létre és kezelhetnek, diákokat hívhatnak meg csoportazonosítóval, használhatnak üzenőfalat közérdekű információkhoz és privát üzeneteket küldhetnek, valamint pontozhatják a tevékenységeket és a mérési pontokat. Beállíthatják a szinteket és a hozzájuk tartozó pontszámokat, valamint a szintek érdemjegy </w:t>
      </w:r>
      <w:r>
        <w:lastRenderedPageBreak/>
        <w:t>értékét is. A diákok nyomon követhetik saját fejlődésüket és pontjaikat a ranglistán, láthatják a tevékenységeket és a pontok részleteit, használhatnak tananyagszerkesztőt és tananyag katalógust, és kezelhetik a beadandó feladatokat online javítási lehetőséggel.</w:t>
      </w:r>
    </w:p>
    <w:p w:rsidR="00993A02" w:rsidRDefault="00FE752C">
      <w:pPr>
        <w:pStyle w:val="bekezdestobbi"/>
      </w:pPr>
      <w:r>
        <w:t>A rendszer előnyei között említhető, hogy támogatja az önszabályozó tanulás kialakítását és felelősséget ad a diáknak a saját tanulásáért és értékeléséért. Jelenleg a MotiMore rendszerét már körülbelül 170 ezer felhasználó használta, és képes együttműködni a kötelező pedagógiai értékelési rendszerrel is. Összességében a MotiMore egy strukturális gamifikációs értékelési keretrendszer, amely segíti a pedagógusokat egy motiválóbb, igazságosabb és a diákok fejlődését középpontba helyező értékelési rendszer kialakításában.</w:t>
      </w:r>
    </w:p>
    <w:p w:rsidR="00993A02" w:rsidRDefault="00FE752C">
      <w:pPr>
        <w:pStyle w:val="Cmsor4"/>
        <w:rPr>
          <w:rFonts w:ascii="Times New Roman" w:hAnsi="Times New Roman"/>
          <w:sz w:val="27"/>
        </w:rPr>
      </w:pPr>
      <w:r>
        <w:t>Kahoot! és Quizizz – kvízjátékok a tanteremben</w:t>
      </w:r>
    </w:p>
    <w:p w:rsidR="00993A02" w:rsidRDefault="00FE752C">
      <w:pPr>
        <w:pStyle w:val="bekezdeselso"/>
      </w:pPr>
      <w:r>
        <w:t xml:space="preserve">A </w:t>
      </w:r>
      <w:r>
        <w:rPr>
          <w:rStyle w:val="Kiemels2"/>
          <w:b w:val="0"/>
        </w:rPr>
        <w:t>Kahoot!</w:t>
      </w:r>
      <w:r>
        <w:t xml:space="preserve"> és a </w:t>
      </w:r>
      <w:r>
        <w:rPr>
          <w:rStyle w:val="Kiemels2"/>
          <w:b w:val="0"/>
        </w:rPr>
        <w:t>Quizizz</w:t>
      </w:r>
      <w:r>
        <w:t xml:space="preserve"> két rendkívül népszerű online kvízplatform, amelyeket világszerte használnak tanárok az órák színesítésére és a tanulók tudásának játékos számonkérésére. Mindkét eszköz lényege, hogy a tanár által összeállított kérdéssorokat a diákok saját eszközeiken valós időben megválaszolják, miközben a rendszer pontoz és rangsorol.</w:t>
      </w:r>
    </w:p>
    <w:p w:rsidR="00993A02" w:rsidRDefault="00FE752C">
      <w:pPr>
        <w:pStyle w:val="bekezdestobbi"/>
      </w:pPr>
      <w:r>
        <w:t xml:space="preserve">A </w:t>
      </w:r>
      <w:r>
        <w:rPr>
          <w:rStyle w:val="Kiemels2"/>
          <w:b w:val="0"/>
        </w:rPr>
        <w:t>Kahoot!</w:t>
      </w:r>
      <w:r>
        <w:t xml:space="preserve"> 2013-ban indult Norvégiából, és mára több mint</w:t>
      </w:r>
      <w:r>
        <w:rPr>
          <w:i/>
        </w:rPr>
        <w:t xml:space="preserve"> </w:t>
      </w:r>
      <w:r>
        <w:rPr>
          <w:rStyle w:val="Hangslyozs"/>
          <w:i w:val="0"/>
        </w:rPr>
        <w:t>8 millió oktató</w:t>
      </w:r>
      <w:r>
        <w:t xml:space="preserve"> használja világszerte. A Kahoot! kvízek során a kérdések a kivetítőn jelennek meg, a diákok pedig négy színnel jelölt opció közül választanak a saját eszközükön. Minden kérdésre időkorlát van, ami néhány másodperc, és a gyorsabb helyes válasz több pontot ér. Egy-egy kérdés után azonnal látható a ranglista az aktuális top játékosokkal, a kvíz végén pedig győztest hirdet a rendszer. Ez a mechanizmus erős </w:t>
      </w:r>
      <w:r>
        <w:rPr>
          <w:rStyle w:val="Kiemels2"/>
          <w:b w:val="0"/>
        </w:rPr>
        <w:t>versenyszellemet</w:t>
      </w:r>
      <w:r>
        <w:t xml:space="preserve"> teremt, a diákok izgatottan várják minden kérdés után, hogyan állnak a rangsorban. A Kahoot! sikerének titka a rendkívül egyszerű használat és a játékos hangulat: vidám zenei aláfestés, színes grafika, konfetti és fanfár a végén. Ezek apróságoknak tűnhetnek, de ahogy egy tanulmány rámutatott, a Kahoot! </w:t>
      </w:r>
      <w:r>
        <w:rPr>
          <w:rStyle w:val="Hangslyozs"/>
          <w:i w:val="0"/>
        </w:rPr>
        <w:t>jelentősen javítja</w:t>
      </w:r>
      <w:r>
        <w:t xml:space="preserve"> a tanulók élményét és aktivitását az órán </w:t>
      </w:r>
      <w:r>
        <w:fldChar w:fldCharType="begin"/>
      </w:r>
      <w:r>
        <w:instrText>ADDIN ZOTERO_ITEM CSL_CITATION {"citationID":"WnbRE0iw","properties":{"formattedCitation":"(A. I. Wang &amp; Tahir, 2020)","plainCitation":"(A. I. Wang &amp; Tahir, 2020)","dontUpdate":true,"noteIndex":0},"citationItems":[{"id":1765,"uris":["http://zotero.org/users/9712023/items/PKB8NFSQ"],"itemData":{"id":1765,"type":"article-journal","container-title":"Computers &amp; Education","DOI":"10.1016/j.compedu.2020.103818","ISSN":"03601315","journalAbbreviation":"Computers &amp; Education","language":"en","page":"103818","source":"DOI.org (Crossref)","title":"The effect of using Kahoot! for learning – A literature review","volume":"149","author":[{"family":"Wang","given":"Alf Inge"},{"family":"Tahir","given":"Rabail"}],"issued":{"date-parts":[["2020",5]]}}}],"schema":"https://github.com/citation-style-language/schema/raw/master/csl-citation.json"}</w:instrText>
      </w:r>
      <w:r>
        <w:fldChar w:fldCharType="separate"/>
      </w:r>
      <w:r>
        <w:t>(Wang &amp; Tahir, 2020)</w:t>
      </w:r>
      <w:r>
        <w:fldChar w:fldCharType="end"/>
      </w:r>
      <w:r>
        <w:t xml:space="preserve">. Számos kutatás készült a Kahoot! hatékonyságáról, egy friss </w:t>
      </w:r>
      <w:r>
        <w:rPr>
          <w:rStyle w:val="Hangslyozs"/>
          <w:i w:val="0"/>
        </w:rPr>
        <w:t>irodalmi áttekintés</w:t>
      </w:r>
      <w:r>
        <w:t xml:space="preserve"> szerint a Kahoot! használata </w:t>
      </w:r>
      <w:r>
        <w:rPr>
          <w:rStyle w:val="Kiemels2"/>
          <w:b w:val="0"/>
        </w:rPr>
        <w:t>átlagosan egy jeggyel jobb dolgozati eredményeket</w:t>
      </w:r>
      <w:r>
        <w:t xml:space="preserve"> hozott a kontrollcsoportokhoz képest, emellett pozitív hatással volt az órák légkörére és a tanulók attitűdjére </w:t>
      </w:r>
      <w:r>
        <w:fldChar w:fldCharType="begin"/>
      </w:r>
      <w:r>
        <w:instrText>ADDIN ZOTERO_ITEM CSL_CITATION {"citationID":"YB46kLHL","properties":{"formattedCitation":"(\\uc0\\u214{}zdemir, 2025)","plainCitation":"(Özdemir, 2025)","noteIndex":0},"citationItems":[{"id":1767,"uris":["http://zotero.org/users/9712023/items/Q65CBFSY"],"itemData":{"id":1767,"type":"article-journal","abstract":"Abstract\n            \n              Background\n              In recent years, the widespread use of technology in classrooms has encouraged the transition from traditional lecture methods to digital‐based learning environments. Technological game‐based learning platforms, such as Kahoot!, which are used to encourage students' active participation and interaction in learning environments, are used significantly by teachers and students in educational environments worldwide.\n            \n            \n              Objectives\n              This article aims to examine the effects of Kahoot, a digital learning platform, on education through meta‐analysis. This meta‐analysis provides a holistic understanding of the potential impact of Kahoot on education by synthesizing the results of various experimental studies. This study evaluates the influence of Kahoot on key educational variables, such as academic achievement, retention, motivation, anxiety and attitude, which are essential for enhancing teaching methods and optimizing learning environments.\n            \n            \n              Methods\n              \n                The study conducted a meta‐analysis following the guidelines outlined in the Preferred Reporting Items for Systematic Reviews and Meta‐Analysis (PRISMA). A total of 43 studies that met the specified criteria were included in the sample, providing a comprehensive overview of the impact of Kahoot across different contexts. The sample was\n                n =\n                 1706 for the experimental group and\n                n =\n                 1647 for the control group.\n              \n            \n            \n              Results and Conclusion\n              The findings from the meta‐analysis indicate that Kahoot has a significant moderate positive effect on academic achievement, with an average effect size of 0.772 (95%CI: 0.540–1.004). The analysis also shows a very large positive effect on retention, with an average effect size of 1.492, suggesting that students using Kahoot tend to have significantly higher retention compared with those who do not. For motivation, Kahoot demonstrates a large positive effect, with an average effect size of 0.960, indicating that students using Kahoot tend to be more motivated. The impact on anxiety is less clear, with a small negative effect size of −0.338, suggesting a moderate reduction in anxiety levels among students using Kahoot. Lastly, Kahoot appears to have a medium positive effect on students' attitudes towards learning, with an average effect size of 0.678.\n            \n            \n              Takeaways\n              These results underscore the potential of Kahoot as an effective educational tool. The results of this study provide valuable guiding information for educators and policy makers by helping to optimize teaching methods and learning environments through the effective use of digital tools, such as Kahoot. The findings suggest that Kahoot can increase academic achievement, retention, motivation and attitudes and potentially reduce anxiety, making it a promising digital tool for modern educational practice.\n            \n          , \n            Lay Description\n            \n              What is currently known about the subject matter\n              \n                \n                  \n                    Technology integration in classrooms is increasingly replacing traditional lecture methods.\n                  \n                  \n                    Digital learning platforms like Kahoot! are widely used to promote active participation and interaction between students and teachers.\n                  \n                  \n                    Prior studies suggest digital tools like Kahoot! can enhance various educational outcomes, but results vary across different contexts and platforms.\n                  \n                \n              \n            \n            \n              What this paper adds\n              \n                \n                  \n                    There are experimental studies on the effectiveness of Kahoot application in the education and training processes of various courses and different target groups. By bringing these studies together, this study says the final word as a whole about the effectiveness of the studies on learner academic achievement, retention, motivation, anxiety and attitude.\n                  \n                  \n                    This paper provides a comprehensive meta‐analysis of 43 experimental studies involving 3353 participants, examining the impact of Kahoot! on key educational variables.\n                  \n                  \n                    It offers a holistic understanding of Kahoot!'s effects on academic achievement, retention, motivation, anxiety and attitudes towards learning.\n                  \n                  \n                    The study presents quantified evidence of Kahoot!'s effectiveness, with specific effect sizes for each variable studied.\n                  \n                \n              \n            \n            \n              Implications of study findings for practitioners\n              \n                \n                  \n                    Academic achievement: Kahoot! has moderate positive effect on academic achievement. Kahoot! improves academic achievement, suggesting educators should integrate it into their teaching strategies to boost student performance.\n                  \n                  \n                    Retention: Kahoot! has large positive effect on retention. The platform greatly enhances retention, indicating that regular use can help students retain information more effectively.\n                  \n                  \n                    Motivation: Kahoot! has large positive effect on motivation. Kahoot! increases student motivation, making learning more engaging and enjoyable. Teachers can use it to stimulate student interest and participation.\n                  \n                  \n                    Anxiety: Kahoot! has a moderate effect in reducing anxiety, which can create a more comfortable and conducive learning environment.\n                  \n                  \n                    Attitude: Kahoot! has moderate positive effect on attitude. The positive impact on attitudes towards learning suggests that Kahoot! can help foster a more positive learning experience, encouraging students to engage more deeply with the material.\n                  \n                \n              \n            \n            \n              Practical recommendations\n              \n                \n                  \n                    Incorporate regularly: Use Kahoot! regularly in classrooms to take advantage of its positive effects on achievement, retention and motivation.\n                  \n                  \n                    Diverse applications: Apply Kahoot! across various subjects to maximize its benefits and ensure wide‐ranging improvements in student outcomes.\n                  \n                  \n                    Anxiety management: Utilize Kahoot! as a tool to help reduce student anxiety, particularly before high‐stakes assessments or in subjects where anxiety is commonly high.\n                  \n                  \n                    Continuous monitoring: Regularly assess the impact of Kahoot! on students to tailor its use for optimal benefits, adjusting strategies based on specific classroom needs and student feedback.\n                  \n                  \n                    Professional development: Train teachers in the effective use of Kahoot! to ensure they can fully leverage its potential in enhancing educational experiences.","container-title":"Journal of Computer Assisted Learning","DOI":"10.1111/jcal.13084","ISSN":"0266-4909, 1365-2729","issue":"1","journalAbbreviation":"Computer Assisted Learning","language":"en","page":"e13084","source":"DOI.org (Crossref)","title":"Kahoot! Game‐based digital learning platform: A comprehensive meta‐analysis","title-short":"Kahoot! Game‐based digital learning platform","volume":"41","author":[{"family":"Özdemir","given":"Osman"}],"issued":{"date-parts":[["2025",2]]}}}],"schema":"https://github.com/citation-style-language/schema/raw/master/csl-citation.json"}</w:instrText>
      </w:r>
      <w:r>
        <w:fldChar w:fldCharType="separate"/>
      </w:r>
      <w:r>
        <w:rPr>
          <w:rFonts w:cs="Times New Roman"/>
          <w:szCs w:val="24"/>
        </w:rPr>
        <w:t>(Özdemir, 2025)</w:t>
      </w:r>
      <w:r>
        <w:fldChar w:fldCharType="end"/>
      </w:r>
      <w:r>
        <w:t>. Érdekes módon még a szorongást is csökkentette, talán mert a játékos forma oldja a dolgozathangulatot és inkább kihívásként élik meg a diákok, nem stresszforrásként.</w:t>
      </w:r>
    </w:p>
    <w:p w:rsidR="00993A02" w:rsidRDefault="00FE752C">
      <w:pPr>
        <w:pStyle w:val="bekezdestobbi"/>
      </w:pPr>
      <w:r>
        <w:t xml:space="preserve">A </w:t>
      </w:r>
      <w:r>
        <w:rPr>
          <w:rStyle w:val="Kiemels2"/>
          <w:b w:val="0"/>
        </w:rPr>
        <w:t>Quizizz</w:t>
      </w:r>
      <w:r>
        <w:t xml:space="preserve"> hasonló célú platform, 2015-ben indult. A Quizizz annyiban különbözik a Kahoot!-tól, hogy itt a kérdések és válaszok a diák eszközén jelennek meg, és minden tanuló a saját tempójában válaszolhat, tehát nem egyszerre, egy időben zajlik a válaszadás, bár a tanár indíthatja egyszerre a kvízt. A Quizizz egyesíti a versenyt és az </w:t>
      </w:r>
      <w:r>
        <w:rPr>
          <w:rStyle w:val="Hangslyozs"/>
          <w:i w:val="0"/>
        </w:rPr>
        <w:t>önálló tempójú gyakorlást. V</w:t>
      </w:r>
      <w:r>
        <w:t xml:space="preserve">an ranglista, de nem feltétlenül a gyorsaság dönt, inkább a pontosság, bár az időfaktor itt is számít valamennyire. A Quizizz emellett humoros </w:t>
      </w:r>
      <w:r>
        <w:rPr>
          <w:rStyle w:val="Kiemels2"/>
          <w:b w:val="0"/>
        </w:rPr>
        <w:t>mémeket</w:t>
      </w:r>
      <w:r>
        <w:t xml:space="preserve"> és reakcióképeket jelenít meg a válaszok után, amit a diákok nagyon kedvelnek, mert vicces visszacsatolást kapnak, például helyes válasznál egy tapsoló mém, rossznál egy tréfás rosszalló kép. A Quizizz is óriási növekedést mutatott, 2024-re már </w:t>
      </w:r>
      <w:r>
        <w:rPr>
          <w:rStyle w:val="Hangslyozs"/>
          <w:i w:val="0"/>
        </w:rPr>
        <w:t>havonta 75 millió</w:t>
      </w:r>
      <w:r>
        <w:t xml:space="preserve"> aktív felhasználója volt, és a világ diákjainak mintegy 10%-a használja valamilyen formában. Ez azt jelenti, hogy világszerte kb. 150 millió tanuló </w:t>
      </w:r>
      <w:r>
        <w:lastRenderedPageBreak/>
        <w:t xml:space="preserve">válaszol havonta több mint 1 milliárd Quizizz kérdésre </w:t>
      </w:r>
      <w:r>
        <w:fldChar w:fldCharType="begin"/>
      </w:r>
      <w:r>
        <w:instrText>ADDIN ZOTERO_ITEM CSL_CITATION {"citationID":"fviO5dlj","properties":{"formattedCitation":"(Baruah, 2024)","plainCitation":"(Baruah, 2024)","noteIndex":0},"citationItems":[{"id":1769,"uris":["http://zotero.org/users/9712023/items/PIV8ENZA"],"itemData":{"id":1769,"type":"post-weblog","container-title":"Entrepreneur India","title":"Quizizz: Transforming Classroom Learning from India for the World through AI","URL":"https://entm.ag/Tlf3v8","author":[{"family":"Baruah","given":"Ayushman"}],"issued":{"date-parts":[["2024"]]}}}],"schema":"https://github.com/citation-style-language/schema/raw/master/csl-citation.json"}</w:instrText>
      </w:r>
      <w:r>
        <w:fldChar w:fldCharType="separate"/>
      </w:r>
      <w:r>
        <w:t>(Baruah, 2024)</w:t>
      </w:r>
      <w:r>
        <w:fldChar w:fldCharType="end"/>
      </w:r>
      <w:r>
        <w:t>. Az adatok jól mutatják, hogy mennyire elterjedt ez a fajta tudásellenőrzés.</w:t>
      </w:r>
    </w:p>
    <w:p w:rsidR="00993A02" w:rsidRDefault="00FE752C">
      <w:pPr>
        <w:pStyle w:val="bekezdestobbi"/>
      </w:pPr>
      <w:r>
        <w:t xml:space="preserve">A Kahoot!-ot és Quizizz-t szinte minden tantárgyban alkalmazzák, </w:t>
      </w:r>
      <w:ins w:id="130" w:author="Abari Kálmán (EXT)" w:date="2025-06-19T11:24:00Z">
        <w:r w:rsidR="007940B9">
          <w:t>irodalomtól</w:t>
        </w:r>
      </w:ins>
      <w:del w:id="131" w:author="Abari Kálmán (EXT)" w:date="2025-06-19T11:24:00Z">
        <w:r w:rsidDel="007940B9">
          <w:delText>nyelvtől</w:delText>
        </w:r>
      </w:del>
      <w:r>
        <w:t xml:space="preserve"> történelemig, matematikától természettudományokig. Nem csak számonkérésre, hanem gyakorlásra és ismétlésre is kiválóak. Például egy történelemórán a tanár egy Quizizz-kvízzel ismételtetheti át az előző óra anyagát, de a diákok otthon is kitölthetik, mert beállítható házi feladat módban is. A visszajelzések azt mutatják, hogy a diákok </w:t>
      </w:r>
      <w:r>
        <w:rPr>
          <w:rStyle w:val="Kiemels2"/>
          <w:b w:val="0"/>
        </w:rPr>
        <w:t>szórakozva tanulnak</w:t>
      </w:r>
      <w:r>
        <w:t xml:space="preserve">, és észre sem veszik, hogy közben memorizálnak vagy gondolkodnak, hiszen </w:t>
      </w:r>
      <w:r>
        <w:rPr>
          <w:rStyle w:val="Hangslyozs"/>
          <w:i w:val="0"/>
        </w:rPr>
        <w:t>játéknak fogják fel a tesztet</w:t>
      </w:r>
      <w:r>
        <w:t>. Azok a tanulók is bevonódnak, akik esetleg hagyományos kérdezésnél csendben maradnának, hiszen itt anonim módon, becenévvel versenyezhetnek, nincs kockázat, hogy leégnek egy rossz válasszal a többiek előtt.</w:t>
      </w:r>
    </w:p>
    <w:p w:rsidR="00993A02" w:rsidRDefault="00FE752C">
      <w:pPr>
        <w:pStyle w:val="bekezdestobbi"/>
      </w:pPr>
      <w:r>
        <w:t xml:space="preserve">Mindazonáltal a kvízjátékoknál is ügyelni kell az egyensúlyra, a túlzott verseny olykor stresszt okozhat néhány diáknak, főleg ha mindig ugyanazok nyernek. Épp ezért sok tanár nem a dolgozatok helyett, hanem </w:t>
      </w:r>
      <w:r>
        <w:rPr>
          <w:rStyle w:val="Hangslyozs"/>
          <w:i w:val="0"/>
        </w:rPr>
        <w:t>előtte</w:t>
      </w:r>
      <w:r>
        <w:t xml:space="preserve"> használja ezeket, gyakorló jelleggel, ahol tét nélkül lehet próbálkozni. Egyes tanulmányok javasolják, hogy a ranglistákat ne abszolutizáljuk, például lehet csapatverseny formában is futtatni a kvízeket, vagy kiemelni a javulást, például „múlt héthez képest most 20%-kal több helyes válaszod volt”. Így mindenki kaphat elismerést.</w:t>
      </w:r>
    </w:p>
    <w:p w:rsidR="00993A02" w:rsidRDefault="00FE752C">
      <w:pPr>
        <w:pStyle w:val="Cmsor4"/>
        <w:rPr>
          <w:rFonts w:ascii="Times New Roman" w:hAnsi="Times New Roman"/>
          <w:sz w:val="27"/>
        </w:rPr>
      </w:pPr>
      <w:r>
        <w:t>Duolingo és társai</w:t>
      </w:r>
    </w:p>
    <w:p w:rsidR="00993A02" w:rsidRDefault="00FE752C">
      <w:pPr>
        <w:pStyle w:val="bekezdeselso"/>
      </w:pPr>
      <w:r>
        <w:t xml:space="preserve">Az egyik legismertebb gamifikált nyelvoktató alkalmazás a </w:t>
      </w:r>
      <w:r>
        <w:rPr>
          <w:rStyle w:val="Kiemels2"/>
          <w:b w:val="0"/>
        </w:rPr>
        <w:t>Duolingo</w:t>
      </w:r>
      <w:r>
        <w:t xml:space="preserve">. A 2012-ben indult Duolingo forradalmasította a nyelvtanulást azzal, hogy teljes mértékben játékélménnyé alakította. A felhasználók rövid, interaktív leckéken haladnak végig, amelyek során pontokat gyűjtenek, szinteket lépnek, és virtuális jutalmakat – például lingotokat, ami a Duolingo saját virtuális valutája – szereznek. Minden lecke gyakorlófeladatok sorából áll, fordítás, hallás utáni megértés, kiejtés, és a rendszer azonnal jelzi a helyes vagy hibás választ. A hibákért nem jár pont, sőt az alkalmazás </w:t>
      </w:r>
      <w:r>
        <w:rPr>
          <w:rStyle w:val="Hangslyozs"/>
        </w:rPr>
        <w:t>„</w:t>
      </w:r>
      <w:r>
        <w:rPr>
          <w:rStyle w:val="Hangslyozs"/>
          <w:i w:val="0"/>
        </w:rPr>
        <w:t>életeket</w:t>
      </w:r>
      <w:r>
        <w:rPr>
          <w:rStyle w:val="Hangslyozs"/>
        </w:rPr>
        <w:t>”</w:t>
      </w:r>
      <w:r>
        <w:t xml:space="preserve"> von le. A Duolingóban tipikusan </w:t>
      </w:r>
      <w:r>
        <w:rPr>
          <w:rStyle w:val="Kiemels2"/>
          <w:b w:val="0"/>
        </w:rPr>
        <w:t>három élet</w:t>
      </w:r>
      <w:r>
        <w:t xml:space="preserve"> áll a nyelvtanuló rendelkezésére egy lecke során, és minden elrontott válasz egy élet elvesztését jelenti. Ez a mechanika növeli a tétet és izgalmat, a tanuló törekszik arra, hogy ne fogyjanak el az életei, különben újra kell kezdeni a leckét.</w:t>
      </w:r>
    </w:p>
    <w:p w:rsidR="00993A02" w:rsidRDefault="00FE752C">
      <w:pPr>
        <w:pStyle w:val="bekezdestobbi"/>
      </w:pPr>
      <w:r>
        <w:t xml:space="preserve">A Duolingo emellett közösségi és versengő elemeket is tartalmaz: ismerősökkel össze lehet kapcsolódni, látjuk egymás heti pontszámait egy ranglistán, ami barátságos versenyt generál. A tematikus leckék teljesítésével a felhasználó </w:t>
      </w:r>
      <w:r>
        <w:rPr>
          <w:rStyle w:val="Kiemels2"/>
          <w:b w:val="0"/>
        </w:rPr>
        <w:t>szinteket lép</w:t>
      </w:r>
      <w:r>
        <w:t xml:space="preserve">, új leckék nyílnak meg, de akár </w:t>
      </w:r>
      <w:r>
        <w:rPr>
          <w:rStyle w:val="Hangslyozs"/>
        </w:rPr>
        <w:t>ugorhat</w:t>
      </w:r>
      <w:r>
        <w:t xml:space="preserve"> is bizonyos anyagrészeket szintfelmérő tesztekkel. Mindez azt az érzetet kelti, mintha egy játék küldetésein haladna végig, csak épp közben egy idegen nyelvet tanul. A Duolingo hatásosságát kutatások is alátámasztják: a </w:t>
      </w:r>
      <w:r>
        <w:rPr>
          <w:rStyle w:val="Kiemels2"/>
          <w:b w:val="0"/>
        </w:rPr>
        <w:t>City University of New York</w:t>
      </w:r>
      <w:r>
        <w:t xml:space="preserve"> egy vizsgálata szerint </w:t>
      </w:r>
      <w:r>
        <w:rPr>
          <w:rStyle w:val="Hangslyozs"/>
          <w:i w:val="0"/>
        </w:rPr>
        <w:t>34 óra</w:t>
      </w:r>
      <w:r>
        <w:t xml:space="preserve"> Duolingo-használat nagyjából </w:t>
      </w:r>
      <w:r>
        <w:rPr>
          <w:rStyle w:val="Hangslyozs"/>
          <w:i w:val="0"/>
        </w:rPr>
        <w:t>egy egyetemi félévnyi</w:t>
      </w:r>
      <w:r>
        <w:t xml:space="preserve"> nyelvórának felel meg </w:t>
      </w:r>
      <w:r>
        <w:fldChar w:fldCharType="begin"/>
      </w:r>
      <w:r>
        <w:instrText>ADDIN ZOTERO_ITEM CSL_CITATION {"citationID":"aVLCDjW6","properties":{"formattedCitation":"(Vesselinov &amp; Grego, 2012)","plainCitation":"(Vesselinov &amp; Grego, 2012)","noteIndex":0},"citationItems":[{"id":112,"uris":["http://zotero.org/users/9712023/items/GN9K95QT"],"itemData":{"id":112,"type":"report","note":"Citation Key: Vesselinov2012","publisher":"City University of New York and University of South Carolina","title":"Duolingo Effectiveness Study. Final Report","author":[{"family":"Vesselinov","given":"Roumen"},{"family":"Grego","given":"John"}],"issued":{"date-parts":[["2012"]]}}}],"schema":"https://github.com/citation-style-language/schema/raw/master/csl-citation.json"}</w:instrText>
      </w:r>
      <w:r>
        <w:fldChar w:fldCharType="separate"/>
      </w:r>
      <w:r>
        <w:t>(Vesselinov &amp; Grego, 2012)</w:t>
      </w:r>
      <w:r>
        <w:fldChar w:fldCharType="end"/>
      </w:r>
      <w:r>
        <w:t xml:space="preserve">. Ez igen figyelemreméltó eredmény, amely azt sugallja, hogy a jól gamifikált nyelvtanulás rendkívül hatékony tud lenni. Nem véletlen, hogy a Duolingo mára a világ legnépszerűbb nyelvoktató alkalmazása lett, 2025-re havi aktív felhasználóinak száma meghaladta a 100 milliót, összes regisztrált felhasználója pedig több százmillió. A felhasználók </w:t>
      </w:r>
      <w:r>
        <w:lastRenderedPageBreak/>
        <w:t xml:space="preserve">jelentős része arról számol be, hogy a </w:t>
      </w:r>
      <w:r>
        <w:rPr>
          <w:rStyle w:val="Hangslyozs"/>
          <w:i w:val="0"/>
        </w:rPr>
        <w:t>napi széria</w:t>
      </w:r>
      <w:r>
        <w:t xml:space="preserve"> (streak) fenntartása, azaz hogy minden nap tanuljanak valamennyit, amiért a Duolingo lángnyelv ikonja jelzi a folytonosságot, erős motivációs tényező. A streak megszakadását sokan igyekeznek elkerülni, mert pszichológiailag kötődnek ehhez a kihíváshoz.</w:t>
      </w:r>
    </w:p>
    <w:p w:rsidR="00993A02" w:rsidRDefault="00FE752C">
      <w:pPr>
        <w:pStyle w:val="bekezdestobbi"/>
      </w:pPr>
      <w:r>
        <w:t xml:space="preserve">Természetesen a Duolingo mellett számos egyéb gamifikált nyelvtanuló platform létezik. Ilyen például a </w:t>
      </w:r>
      <w:r>
        <w:rPr>
          <w:rStyle w:val="Kiemels2"/>
          <w:b w:val="0"/>
        </w:rPr>
        <w:t>Memrise</w:t>
      </w:r>
      <w:r>
        <w:t xml:space="preserve">, amely szintén pontozásos és szintes rendszert használ, vagy a </w:t>
      </w:r>
      <w:r>
        <w:rPr>
          <w:rStyle w:val="Kiemels2"/>
          <w:b w:val="0"/>
        </w:rPr>
        <w:t>Quizlet</w:t>
      </w:r>
      <w:r>
        <w:t xml:space="preserve">, mely ugyan elsősorban flashcard-alapú tanulást kínál, de beépített játékai (mint a Gravity vagy Match) révén játékos kihívássá teszi a szótanulást. A </w:t>
      </w:r>
      <w:r>
        <w:rPr>
          <w:rStyle w:val="Kiemels2"/>
          <w:b w:val="0"/>
        </w:rPr>
        <w:t>Drops</w:t>
      </w:r>
      <w:r>
        <w:t xml:space="preserve"> alkalmazás rövid, 5 perces napi játékmenetekben tanít szavakat, látványos grafikai elemekkel és folyamatos jutalmazással. Ezek az alkalmazások közös jellemzője, hogy a nyelvtanulót </w:t>
      </w:r>
      <w:r>
        <w:rPr>
          <w:rStyle w:val="Hangslyozs"/>
          <w:i w:val="0"/>
        </w:rPr>
        <w:t>rövid, gyakori tanulási epizódokra</w:t>
      </w:r>
      <w:r>
        <w:t xml:space="preserve"> ösztönzik, szemben a hagyományos, heti néhány hosszabb órával. A gyakoriság és rendszeresség a nyelvtanulásban kritikus, és a gamifikáció pont ezt támogatja, ragaszkodást alakít ki a napi gyakorláshoz.</w:t>
      </w:r>
    </w:p>
    <w:p w:rsidR="00993A02" w:rsidRDefault="00FE752C">
      <w:pPr>
        <w:pStyle w:val="bekezdestobbi"/>
      </w:pPr>
      <w:r>
        <w:t xml:space="preserve">Meg kell jegyezni, hogy a nyelvoktatásban a gamifikáció sikere nem jelenti azt, hogy önmagában elegendő lenne egy applikáció a nyelvtudás megszerzéséhez. Szakértők szerint a Duolingo és társai leginkább alapszintű nyelvtudás megszerzésében kiválóak, magasabb szinten már szükség van mélyebb, kontextusgazdag gyakorlásra is </w:t>
      </w:r>
      <w:r>
        <w:fldChar w:fldCharType="begin"/>
      </w:r>
      <w:r>
        <w:instrText>ADDIN ZOTERO_ITEM CSL_CITATION {"citationID":"tvA6AcCy","properties":{"formattedCitation":"(Bader \\uc0\\u233{}s mtsai., 2022)","plainCitation":"(Bader és mtsai., 2022)","noteIndex":0},"citationItems":[{"id":1953,"uris":["http://zotero.org/users/9712023/items/IJNLTPWJ"],"itemData":{"id":1953,"type":"article-journal","DOI":"10.58079/N209","note":"medium: text/html\npublisher: ComTech Paris Diderot","source":"DOI.org (Datacite)","title":"The Advantages and Limits of Gamification Mechanisms: A Duolingo Case Study","title-short":"The Advantages and Limits of Gamification Mechanisms","URL":"https://comtechp7.hypotheses.org/1167","author":[{"family":"Bader","given":"Myriam"},{"family":"Cloarec","given":"Maya"},{"family":"Goumy","given":"Marlène"},{"family":"Hussein","given":"Diane"}],"accessed":{"date-parts":[["2025",5,9]]},"issued":{"date-parts":[["2022",9,24]]}}}],"schema":"https://github.com/citation-style-language/schema/raw/master/csl-citation.json"}</w:instrText>
      </w:r>
      <w:r>
        <w:fldChar w:fldCharType="separate"/>
      </w:r>
      <w:r>
        <w:rPr>
          <w:rFonts w:cs="Times New Roman"/>
          <w:szCs w:val="24"/>
        </w:rPr>
        <w:t>(Bader és mtsai., 2022)</w:t>
      </w:r>
      <w:r>
        <w:fldChar w:fldCharType="end"/>
      </w:r>
      <w:r>
        <w:t>. Ugyanakkor motivációfenntartó eszközként akár haladó nyelvtanulóknak is hasznos kiegészítést nyújtanak.</w:t>
      </w:r>
    </w:p>
    <w:p w:rsidR="00993A02" w:rsidRDefault="00FE752C">
      <w:pPr>
        <w:pStyle w:val="Cmsor4"/>
      </w:pPr>
      <w:r>
        <w:t xml:space="preserve"> Xeropan</w:t>
      </w:r>
    </w:p>
    <w:p w:rsidR="00993A02" w:rsidRDefault="00FE752C">
      <w:pPr>
        <w:pStyle w:val="bekezdeselso"/>
      </w:pPr>
      <w:r>
        <w:t xml:space="preserve">A Xeropan egy magyar fejlesztésű gamifikált nyelvtanulási platform, amely </w:t>
      </w:r>
      <w:r>
        <w:rPr>
          <w:rStyle w:val="Kiemels2"/>
          <w:b w:val="0"/>
        </w:rPr>
        <w:t>átfogó</w:t>
      </w:r>
      <w:r>
        <w:t xml:space="preserve"> megoldást kínál az </w:t>
      </w:r>
      <w:r>
        <w:rPr>
          <w:rStyle w:val="Kiemels2"/>
          <w:b w:val="0"/>
        </w:rPr>
        <w:t xml:space="preserve">A1-C1 nyelvi szintek eléréséhez </w:t>
      </w:r>
      <w:r>
        <w:t xml:space="preserve">öt alapnyelven: angol, spanyol, francia, német és magyar mint idegen nyelv. A nyelvtanulást egyéni szinten és iskolai keretek közt is támogatja, ugyanis a diákfelületen kívül rendelkezik tanári felülettel is, ahol a pedagógusok feladatokat oszthatnak ki a csoportjaiknak vagy akár egyénileg, és nyomon követhetik a diákok előrehaladását és eredményeit. Stresszmentes tanulási környezetet és játékos felhasználói élményt nyújt a tanulási folyamat során, amely lehet egyéni vagy a tanár által vezérelt is. A Xeropan módszertana </w:t>
      </w:r>
      <w:r>
        <w:rPr>
          <w:rStyle w:val="Kiemels2"/>
          <w:b w:val="0"/>
        </w:rPr>
        <w:t>konstruktivista és kommunikatív</w:t>
      </w:r>
      <w:r>
        <w:t xml:space="preserve"> alapelveken nyugszik, alkalmazza a </w:t>
      </w:r>
      <w:r>
        <w:rPr>
          <w:rStyle w:val="Kiemels2"/>
          <w:b w:val="0"/>
        </w:rPr>
        <w:t>feladatalapú tanulást</w:t>
      </w:r>
      <w:r>
        <w:t xml:space="preserve">, az </w:t>
      </w:r>
      <w:r>
        <w:rPr>
          <w:rStyle w:val="Kiemels2"/>
          <w:b w:val="0"/>
        </w:rPr>
        <w:t>elosztott ismétlést</w:t>
      </w:r>
      <w:r>
        <w:t xml:space="preserve"> és a </w:t>
      </w:r>
      <w:r>
        <w:rPr>
          <w:rStyle w:val="Kiemels2"/>
          <w:b w:val="0"/>
        </w:rPr>
        <w:t>mikrotanulást</w:t>
      </w:r>
      <w:r>
        <w:t>. Új fejlesztése az MI</w:t>
      </w:r>
      <w:r>
        <w:rPr>
          <w:rStyle w:val="Kiemels2"/>
          <w:b w:val="0"/>
        </w:rPr>
        <w:t xml:space="preserve">-vezérelt beszédszimuláció, amely a </w:t>
      </w:r>
      <w:r>
        <w:t xml:space="preserve">tanuló beszédét automatikus beszédfelismeréssel rögzíti, a természetes nyelvi megértés-modul értelmezi a válaszokat, a párbeszéd menedzsment pedig dinamikus beszélgetést tesz lehetővé. Érvényesülnek az azonnali és átfogó visszajelzések a nyelvtani hibákról, a szókincsről és a kiejtésről. A platform hatékonyságát </w:t>
      </w:r>
      <w:r>
        <w:rPr>
          <w:rStyle w:val="Kiemels2"/>
          <w:b w:val="0"/>
        </w:rPr>
        <w:t>empirikus bizonyítékok</w:t>
      </w:r>
      <w:r>
        <w:rPr>
          <w:b/>
        </w:rPr>
        <w:t xml:space="preserve"> </w:t>
      </w:r>
      <w:r>
        <w:t xml:space="preserve">támasztják alá: </w:t>
      </w:r>
      <w:r>
        <w:rPr>
          <w:rStyle w:val="Kiemels2"/>
          <w:b w:val="0"/>
        </w:rPr>
        <w:t>61%-kal magasabb teljesítményt</w:t>
      </w:r>
      <w:r>
        <w:t xml:space="preserve"> és </w:t>
      </w:r>
      <w:r>
        <w:rPr>
          <w:rStyle w:val="Kiemels2"/>
          <w:b w:val="0"/>
        </w:rPr>
        <w:t>33%-kal gyorsabb általános nyelvi készségfejlődést</w:t>
      </w:r>
      <w:r>
        <w:t xml:space="preserve"> sikerült kimutatni a hagyományos nyelvtanulási módszerekhez képest </w:t>
      </w:r>
      <w:r>
        <w:fldChar w:fldCharType="begin"/>
      </w:r>
      <w:r>
        <w:instrText>ADDIN ZOTERO_ITEM CSL_CITATION {"citationID":"qs1r8Kvr","properties":{"formattedCitation":"(Th\\uc0\\u233{}kes, 2021)","plainCitation":"(Thékes, 2021)","noteIndex":0},"citationItems":[{"id":1716,"uris":["http://zotero.org/users/9712023/items/PB6CUN9B"],"itemData":{"id":1716,"type":"article-journal","abstract":"Examining the relationship between technology and the success of language acquisition and the integration of technology into language instruction has been around of a long time by now. The development of technology can essentially change how languages are taught. Nevertheless, it is only in the last few years that the road has opened up for new language learning opportunities. In this current study, the impact of a pedagogical intervention is presented grounded on Xeropan, a gamified language learning application. In addition to assessing the impact of the app, a questionnaire was also applied to find out how efficient language learners find language learning with the application. Based on the original aim of the literature and the study, answers were sought as to how Xeropan influences the English language learning process, how student users find Xeropan in terms of efficiency and motivation, and how self-regulated motivation correlates with use of Xeropan. It was found that Xeropan application has a positive impact on language learning processes. There was a visible improvement in language learners, and at the level of some tasks, it was indicated that there was a significant improvement as a result of the developmental intervention using Xeropan. It was also pointed out that students are content to work with Xeropan and find that it has a positive effect on them. Further conclusions are drawn.","container-title":"International Journal of Technology in Education","DOI":"10.46328/ijte.127","ISSN":"2689-2758","issue":"4","journalAbbreviation":"IJTE","license":"https://creativecommons.org/licenses/by-nc-sa/4.0","page":"624-643","source":"DOI.org (Crossref)","title":"The Impact of Xeropan: An Online Application Assisting Language Learning on the Processes of Foreign Language Learning","title-short":"The Impact of Xeropan","volume":"4","author":[{"family":"Thékes","given":"Istvan"}],"issued":{"date-parts":[["2021",10,1]]}}}],"schema":"https://github.com/citation-style-language/schema/raw/master/csl-citation.json"}</w:instrText>
      </w:r>
      <w:r>
        <w:fldChar w:fldCharType="separate"/>
      </w:r>
      <w:r>
        <w:rPr>
          <w:rFonts w:cs="Times New Roman"/>
          <w:szCs w:val="24"/>
        </w:rPr>
        <w:t>(Thékes, 2021)</w:t>
      </w:r>
      <w:r>
        <w:fldChar w:fldCharType="end"/>
      </w:r>
      <w:r>
        <w:t xml:space="preserve">. </w:t>
      </w:r>
    </w:p>
    <w:p w:rsidR="00993A02" w:rsidRDefault="00FE752C">
      <w:pPr>
        <w:pStyle w:val="bekezdestobbi"/>
      </w:pPr>
      <w:r>
        <w:t xml:space="preserve">Egy adott nyelvi tananyag 13 szintbe rendeződik, minden szinten 5 téma kerül feldolgozásra, ezek pedig már eltérő számú fejezetre bomlanak. Minden fejezet felépítése azonos: szókincsleckével indul, kiejtéslecke, hang- és videó lecke, nyelvtanlecke és beszélgetésgyakorlás következik. A leckék elvégzése után tapasztalati pontokat (XP-k), valamint csillagokat oszt az alkalmazás. Minden leckében maximálisan 3 csillag szerezhető, és a </w:t>
      </w:r>
      <w:r>
        <w:lastRenderedPageBreak/>
        <w:t>tökéletesen megoldott leckéket is külön tárolja a rendszer. Az adott szinten elérhető csillagok felének megszerzése után oklevél jár. A nyelvtanulói elkötelezettség növelése érdekében a tanulás folytatására felhívó automatikus emlékeztető értesítés küldése is beállítható, emellett a rendszer számon tartja az egymást követő napokon való alkalmazáshasználatot, és megőrzi a leghosszabb sorozatot is. Az általános tananyag mellett ún. bónuszleckék is találhatók az alkalmazásban, melyek feloldásához megfelelő mennyiségű csillagot kell megszerezni</w:t>
      </w:r>
    </w:p>
    <w:p w:rsidR="00993A02" w:rsidRDefault="00FE752C">
      <w:pPr>
        <w:pStyle w:val="bekezdestobbi"/>
      </w:pPr>
      <w:r>
        <w:t>A játékos tanulási formák, a pontszerzés, a csillagok gyűjtése, a szinteken átívelő tanulás, a meghatározható célkitűzések, a streakek, és feloldható tartalmak mellett fontos gamifikációs elemnek számít a tartalmilag és vizuálisan is megjelenő kerettörténet. Bejelentkezés után Professzor Max karaktere segít a narratíva felépítésében és az első lépések megtételében. A nyelvtanulót segíti küldetésének teljesítésében, mivel az ő jelenében, egy nagyon távoli jövőben az emberek elvesztették az egymással való kommunikálás képességét, de az időgépével időutazást lehet végrehajtani a múltba, és a kezdetektől újraalkotni a nyelvtudást, a világ és a jövő megmentése érdekében. A csillagok működtetik az időgépet, a professzor segít ezeket megszerezni a tanulás során.</w:t>
      </w:r>
    </w:p>
    <w:p w:rsidR="00993A02" w:rsidRDefault="00FE752C">
      <w:pPr>
        <w:pStyle w:val="bekezdestobbi"/>
      </w:pPr>
      <w:r>
        <w:t xml:space="preserve">A Xeropan tehát nem csupán játékos felület, hanem egy komplex, pedagógiailag megalapozott nyelvtanulási ökoszisztéma. Innovatív megoldásai révén hatékonyan ötvözi a tanulási élményt a motiváció fenntartásával és a hosszú távú elköteleződéssel. </w:t>
      </w:r>
    </w:p>
    <w:p w:rsidR="00993A02" w:rsidRDefault="00FE752C">
      <w:pPr>
        <w:pStyle w:val="Cmsor4"/>
      </w:pPr>
      <w:r>
        <w:t xml:space="preserve">HANNA – </w:t>
      </w:r>
      <w:r>
        <w:rPr>
          <w:rStyle w:val="Kiemels2"/>
          <w:b/>
          <w:bCs w:val="0"/>
        </w:rPr>
        <w:t>Gamifikált nyelvtanulás hátrányos helyzetű tanulók számára</w:t>
      </w:r>
    </w:p>
    <w:p w:rsidR="00993A02" w:rsidRDefault="00FE752C">
      <w:pPr>
        <w:pStyle w:val="bekezdeselso"/>
      </w:pPr>
      <w:r>
        <w:t xml:space="preserve">A HANNA kiegészítő digitális és játékos angol tananyag, amelyet a Debreceni Egyetem és az MTA támogatásával fejlesztettünk ki 5–7. osztályos hátrányos helyzetű tanulók számára </w:t>
      </w:r>
      <w:r>
        <w:fldChar w:fldCharType="begin"/>
      </w:r>
      <w:r>
        <w:instrText>ADDIN ZOTERO_ITEM CSL_CITATION {"citationID":"rCA3o5LW","properties":{"formattedCitation":"(Abari \\uc0\\u233{}s mtsai., 2021; J. Feh\\uc0\\u233{}r \\uc0\\u233{}s mtsai., 2018)","plainCitation":"(Abari és mtsai., 2021; J. Fehér és mtsai., 2018)","dontUpdate":true,"noteIndex":0},"citationItems":[{"id":1954,"uris":["http://zotero.org/users/9712023/items/GEXHPU4B"],"itemData":{"id":1954,"type":"article-journal","abstract":"Összefoglaló.\n              Gyorsan változó világunkban az oktatásnak lépést kell\n                    tartania a változásokkal, ezért szükséges a módszertan folyamatos fejlesztése, a\n                    tanítási-tanulási folyamat harmonikusabb illesztése a változó igényekhez.\n                    Oktatásunk komoly problémája a tanulók teljesítményében mutatkozó hatalmas\n                    különbség, ezért fontos szempont a hátrányos helyzetű tanulók eredményességének\n                    javítása. Tanulmányunk célja, hogy bemutassunk egy új fejlesztésű digitális\n                    nyelvoktató tananyagot (HANNA), amely hátrányos helyzetű 5–7. osztályos\n                    diákoknak készült, tabletalapú, és angol nyelvet oktat a tanár facilitáló\n                    segítségével. Bemutatjuk, hogy a HANNA szerkezetének kialakításában milyen\n                    szempontokat vettünk figyelembe, ismertetjük a tananyag felépítését és a tanulók\n                    motiválása érdekében megvalósított gamifikált elemeket.\n            \n            \n              Summary.\n              As the world of education and technology is changing at a\n                    breathtaking speed, the methodology needs to be constantly updated, while the\n                    process of teaching-learning has to adjust to fresh demands. One of the most\n                    severe issues in our education is the increasing gap between students’\n                    achievements, especially in low socio-economic environments. The purpose of our\n                    study is to introduce a new digital language course-material (HANNA) created\n                    specifically for pupils in grade 5–7 in low SES backgrounds. It is primarily to\n                    be employed in English language classes (ELT), is operated on tablets, and\n                    teaches English with the facilitating work of the teacher. We explore the\n                    principles underlying HANNA, reveal its structure and mechanism while detailing\n                    the gamified elements of the programme.","container-title":"Educatio","DOI":"10.1556/2063.30.2021.2.9","ISSN":"1216-3384, 1419-8827","issue":"2","page":"317-326","source":"DOI.org (Crossref)","title":"HANNA: Gamifikált digitális tananyag hátrányos helyzetű tanulók nyelvtanulásának segítésére","title-short":"HANNA","volume":"30","author":[{"family":"Abari","given":"Kálmán"},{"family":"Szabó","given":"Fruzsina"},{"family":"Polonyi","given":"Tünde"}],"issued":{"date-parts":[["2021",10,18]]}}},{"id":580,"uris":["http://zotero.org/users/9712023/items/A638G5YW"],"itemData":{"id":580,"type":"chapter","container-title":"Pszichológia - Pedagógia - Technológia","note":"Citation Key: Feher2018","page":"119-142","publisher":"Budapest, Oriold és Társai Kiadó","title":"HANNA - Angol digitális nyelvoktató tananyag","author":[{"family":"Fehér","given":"Judit"},{"family":"Abari","given":"Kálmán"},{"family":"Kinterné Szökőcs","given":"Beáta"},{"family":"Tisza","given":"Károly"},{"family":"Polonyi","given":"Tünde"}],"editor":[{"family":"Polonyi, Tünde; Abari","given":"Kálmán"}],"issued":{"date-parts":[["2018"]]}}}],"schema":"https://github.com/citation-style-language/schema/raw/master/csl-citation.json"}</w:instrText>
      </w:r>
      <w:r>
        <w:fldChar w:fldCharType="separate"/>
      </w:r>
      <w:r>
        <w:rPr>
          <w:rFonts w:cs="Times New Roman"/>
          <w:szCs w:val="24"/>
        </w:rPr>
        <w:t>(Abari és mtsai., 2021; Fehér és mtsai., 2018)</w:t>
      </w:r>
      <w:r>
        <w:fldChar w:fldCharType="end"/>
      </w:r>
      <w:r>
        <w:t>. A tananyag célja, hogy osztálytermi környezetben, tableteken használva elősegítse a nyelvi lemaradás csökkentését, miközben motiváló és élményszerű tanulási környezetet biztosít. A HANNA tervezése során figyelembe vettük az önszabályozó tanulás, a tanulói motiváció, valamint a gamifikáció elméleteit. A kutatások szerint a hátrányos helyzet önmagában nem határozza meg a motivációt, ugyanakkor ezek a tanulók fokozottan igénylik a pozitív visszajelzést, az élményszerű tanulást és az azonnali megerősítést. A tananyag kialakításához a következő alapelveket fogalmaztuk meg:</w:t>
      </w:r>
    </w:p>
    <w:p w:rsidR="00993A02" w:rsidRDefault="00FE752C">
      <w:pPr>
        <w:pStyle w:val="felsorols"/>
        <w:spacing w:before="280"/>
        <w:ind w:left="1077" w:hanging="360"/>
      </w:pPr>
      <w:r>
        <w:t>Általános nyelvpedagógiai módszereket használunk a tananyag összeállítása során, ezen belül a fő hangsúly az együttműködésre és kommunikációra buzdító páros és kiscsoportos munkaformán, valamint a kreatív- és készségfeladatokon van.</w:t>
      </w:r>
    </w:p>
    <w:p w:rsidR="00993A02" w:rsidRDefault="00FE752C">
      <w:pPr>
        <w:pStyle w:val="felsorols"/>
        <w:numPr>
          <w:ilvl w:val="0"/>
          <w:numId w:val="9"/>
        </w:numPr>
        <w:spacing w:before="0"/>
      </w:pPr>
      <w:r>
        <w:t>Az idegennyelv-tanulásra kevésbé motiváló otthoni környezet hatását az iskolai pozitív motivációval és élményszerű gamifikált tanulással kompenzáljuk.</w:t>
      </w:r>
    </w:p>
    <w:p w:rsidR="00993A02" w:rsidRDefault="00FE752C">
      <w:pPr>
        <w:pStyle w:val="felsorols"/>
        <w:spacing w:before="0"/>
        <w:ind w:left="1077" w:hanging="360"/>
      </w:pPr>
      <w:r>
        <w:t>A tananyagot táblagépekre fejlesztjük, amely kellően nagy szabadságot ad az osztálytermi (mozgásos) feladatok elvégzéséhez, és eleve rendelkezik lemaradás-csökkentő hatással.</w:t>
      </w:r>
    </w:p>
    <w:p w:rsidR="00993A02" w:rsidRDefault="00FE752C">
      <w:pPr>
        <w:pStyle w:val="felsorols"/>
        <w:spacing w:before="0"/>
        <w:ind w:left="1077" w:hanging="360"/>
      </w:pPr>
      <w:r>
        <w:lastRenderedPageBreak/>
        <w:t>A tananyag mikrotartalmakra bontott, ami azonnali sikerélményt ad, és nagyobb eséllyel fejezhető be.</w:t>
      </w:r>
    </w:p>
    <w:p w:rsidR="00993A02" w:rsidRDefault="00FE752C">
      <w:pPr>
        <w:pStyle w:val="felsorols"/>
        <w:spacing w:before="0"/>
        <w:ind w:left="1077" w:hanging="360"/>
      </w:pPr>
      <w:r>
        <w:t>Annak érdekében, hogy nagyobb eséllyel kínáljunk minden tanulónak olyan tartalmat, tevékenységet, ami motiválja, érdekli, amit örömmel végez, alapelvként fogalmaztuk meg a három feladatból való tanulói választás lehetőségének megteremtését.</w:t>
      </w:r>
    </w:p>
    <w:p w:rsidR="00993A02" w:rsidRDefault="00FE752C">
      <w:pPr>
        <w:pStyle w:val="felsorols"/>
        <w:spacing w:before="0" w:after="280"/>
        <w:ind w:left="1077" w:hanging="360"/>
      </w:pPr>
      <w:r>
        <w:t>A nyelvtanárok számára minden segítséget biztosítunk (tanári kézikönyv, tanári felület, továbbképzési lehetőségek formájában), hogy az elkészült tananyagot extra erőfeszítés nélkül tudják használni az osztályteremben.</w:t>
      </w:r>
    </w:p>
    <w:p w:rsidR="00993A02" w:rsidRDefault="00FE752C">
      <w:pPr>
        <w:pStyle w:val="bekezdestobbi"/>
      </w:pPr>
      <w:r>
        <w:rPr>
          <w:lang w:eastAsia="hu-HU"/>
        </w:rPr>
        <w:t xml:space="preserve">Az elkészült tananyag 11 témakört ölel fel, ezek mindegyike 1–4 modult tartalmaz, amelyek egyenként három leckére tagolódnak (3. táblázat). A leckék változatos feladattípusokat kínálnak: szókártyás feladatokat (írott formában, hangzó anyaggal és képpel kiegészítve); minijátékokat (például feleletválasztós, szóösszerakó vagy humoros feladatokat); kooperatív készségfeladatokat (páros és csoportos formában); valamint kreatív, produktív tevékenységeket (mint például éneklés, dráma, kézművesség). A tanulók a legtöbb esetben három lehetőség közül választhatnak, ami növeli személyes bevonódásukat és erősíti önállóságukat. A feladatok mikrotanulási egységekbe rendeződnek, így a tanulók rendszeres sikerélményhez jutnak. </w:t>
      </w:r>
      <w:r>
        <w:t>A 3. táblázatból kiolvasható, hogy a leckék egyes szakaszaiban hány különböző, mikrotanulással feldolgozható, választható feladattal találkozik a tanuló.</w:t>
      </w:r>
    </w:p>
    <w:p w:rsidR="00993A02" w:rsidRDefault="00FE752C">
      <w:pPr>
        <w:pStyle w:val="tablazatabraszam"/>
      </w:pPr>
      <w:r>
        <w:t>3. táblázat</w:t>
      </w:r>
    </w:p>
    <w:p w:rsidR="00993A02" w:rsidRDefault="00FE752C">
      <w:pPr>
        <w:pStyle w:val="Tablabracim"/>
      </w:pPr>
      <w:r>
        <w:rPr>
          <w:b/>
          <w:iCs/>
        </w:rPr>
        <w:t xml:space="preserve"> </w:t>
      </w:r>
      <w:r>
        <w:t xml:space="preserve">A HANNA egy moduljának általános felépítése. </w:t>
      </w:r>
    </w:p>
    <w:tbl>
      <w:tblPr>
        <w:tblStyle w:val="tablasajat"/>
        <w:tblW w:w="9062" w:type="dxa"/>
        <w:tblInd w:w="0" w:type="dxa"/>
        <w:tblLayout w:type="fixed"/>
        <w:tblCellMar>
          <w:top w:w="0" w:type="dxa"/>
          <w:left w:w="108" w:type="dxa"/>
          <w:bottom w:w="0" w:type="dxa"/>
          <w:right w:w="108" w:type="dxa"/>
        </w:tblCellMar>
        <w:tblLook w:val="04A0" w:firstRow="1" w:lastRow="0" w:firstColumn="1" w:lastColumn="0" w:noHBand="0" w:noVBand="1"/>
      </w:tblPr>
      <w:tblGrid>
        <w:gridCol w:w="3020"/>
        <w:gridCol w:w="3021"/>
        <w:gridCol w:w="3021"/>
      </w:tblGrid>
      <w:tr w:rsidR="00993A02" w:rsidTr="00993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993A02" w:rsidRDefault="00FE752C">
            <w:pPr>
              <w:pStyle w:val="bekezds"/>
              <w:widowControl w:val="0"/>
              <w:spacing w:after="0" w:line="240" w:lineRule="auto"/>
              <w:ind w:firstLine="0"/>
              <w:jc w:val="center"/>
              <w:rPr>
                <w:b/>
                <w:sz w:val="22"/>
              </w:rPr>
            </w:pPr>
            <w:r>
              <w:rPr>
                <w:rFonts w:eastAsia="Calibri"/>
                <w:b/>
                <w:iCs/>
                <w:sz w:val="22"/>
              </w:rPr>
              <w:t>1. lecke</w:t>
            </w:r>
          </w:p>
        </w:tc>
        <w:tc>
          <w:tcPr>
            <w:tcW w:w="3021" w:type="dxa"/>
          </w:tcPr>
          <w:p w:rsidR="00993A02" w:rsidRDefault="00FE752C">
            <w:pPr>
              <w:pStyle w:val="bekezds"/>
              <w:widowControl w:val="0"/>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b/>
                <w:sz w:val="22"/>
              </w:rPr>
            </w:pPr>
            <w:r>
              <w:rPr>
                <w:rFonts w:eastAsia="Calibri"/>
                <w:b/>
                <w:iCs/>
                <w:sz w:val="22"/>
              </w:rPr>
              <w:t>2. lecke</w:t>
            </w:r>
          </w:p>
        </w:tc>
        <w:tc>
          <w:tcPr>
            <w:tcW w:w="3021" w:type="dxa"/>
          </w:tcPr>
          <w:p w:rsidR="00993A02" w:rsidRDefault="00FE752C">
            <w:pPr>
              <w:pStyle w:val="bekezds"/>
              <w:widowControl w:val="0"/>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b/>
                <w:sz w:val="22"/>
              </w:rPr>
            </w:pPr>
            <w:r>
              <w:rPr>
                <w:rFonts w:eastAsia="Calibri"/>
                <w:b/>
                <w:iCs/>
                <w:sz w:val="22"/>
              </w:rPr>
              <w:t>3. lecke</w:t>
            </w:r>
          </w:p>
        </w:tc>
      </w:tr>
      <w:tr w:rsidR="00993A02" w:rsidTr="00993A02">
        <w:tc>
          <w:tcPr>
            <w:cnfStyle w:val="001000000000" w:firstRow="0" w:lastRow="0" w:firstColumn="1" w:lastColumn="0" w:oddVBand="0" w:evenVBand="0" w:oddHBand="0" w:evenHBand="0" w:firstRowFirstColumn="0" w:firstRowLastColumn="0" w:lastRowFirstColumn="0" w:lastRowLastColumn="0"/>
            <w:tcW w:w="3020" w:type="dxa"/>
            <w:tcBorders>
              <w:top w:val="nil"/>
              <w:bottom w:val="nil"/>
            </w:tcBorders>
          </w:tcPr>
          <w:p w:rsidR="00993A02" w:rsidRDefault="00FE752C">
            <w:pPr>
              <w:pStyle w:val="bekezds"/>
              <w:widowControl w:val="0"/>
              <w:spacing w:after="0" w:line="240" w:lineRule="auto"/>
              <w:ind w:firstLine="0"/>
              <w:rPr>
                <w:i/>
                <w:sz w:val="22"/>
              </w:rPr>
            </w:pPr>
            <w:r>
              <w:rPr>
                <w:rFonts w:eastAsia="Calibri"/>
                <w:i/>
                <w:sz w:val="22"/>
              </w:rPr>
              <w:t>Szókártyák bemutatása 1</w:t>
            </w:r>
          </w:p>
          <w:p w:rsidR="00993A02" w:rsidRDefault="00FE752C">
            <w:pPr>
              <w:pStyle w:val="bekezds"/>
              <w:widowControl w:val="0"/>
              <w:spacing w:after="0" w:line="240" w:lineRule="auto"/>
              <w:ind w:left="171" w:firstLine="0"/>
              <w:rPr>
                <w:sz w:val="22"/>
              </w:rPr>
            </w:pPr>
            <w:r>
              <w:rPr>
                <w:rFonts w:eastAsia="Calibri"/>
                <w:sz w:val="22"/>
              </w:rPr>
              <w:t>V-2; P-19; P-38</w:t>
            </w:r>
          </w:p>
          <w:p w:rsidR="00993A02" w:rsidRDefault="00FE752C">
            <w:pPr>
              <w:pStyle w:val="bekezds"/>
              <w:widowControl w:val="0"/>
              <w:spacing w:after="0" w:line="240" w:lineRule="auto"/>
              <w:ind w:left="171" w:firstLine="0"/>
              <w:rPr>
                <w:sz w:val="22"/>
              </w:rPr>
            </w:pPr>
            <w:r>
              <w:rPr>
                <w:rFonts w:eastAsia="Calibri"/>
                <w:sz w:val="22"/>
              </w:rPr>
              <w:t>Komoly játék – tanító</w:t>
            </w:r>
          </w:p>
        </w:tc>
        <w:tc>
          <w:tcPr>
            <w:tcW w:w="3021" w:type="dxa"/>
            <w:tcBorders>
              <w:top w:val="nil"/>
              <w:bottom w:val="nil"/>
            </w:tcBorders>
          </w:tcPr>
          <w:p w:rsidR="00993A02" w:rsidRDefault="00FE752C">
            <w:pPr>
              <w:pStyle w:val="bekezds"/>
              <w:widowControl w:val="0"/>
              <w:spacing w:after="0" w:line="240" w:lineRule="auto"/>
              <w:ind w:firstLine="0"/>
              <w:cnfStyle w:val="000000000000" w:firstRow="0" w:lastRow="0" w:firstColumn="0" w:lastColumn="0" w:oddVBand="0" w:evenVBand="0" w:oddHBand="0" w:evenHBand="0" w:firstRowFirstColumn="0" w:firstRowLastColumn="0" w:lastRowFirstColumn="0" w:lastRowLastColumn="0"/>
              <w:rPr>
                <w:i/>
                <w:sz w:val="22"/>
              </w:rPr>
            </w:pPr>
            <w:r>
              <w:rPr>
                <w:rFonts w:eastAsia="Calibri"/>
                <w:i/>
                <w:sz w:val="22"/>
              </w:rPr>
              <w:t>Szókártyák bemutatása 2</w:t>
            </w:r>
          </w:p>
          <w:p w:rsidR="00993A02" w:rsidRDefault="00FE752C">
            <w:pPr>
              <w:pStyle w:val="bekezds"/>
              <w:widowControl w:val="0"/>
              <w:spacing w:after="0" w:line="240" w:lineRule="auto"/>
              <w:ind w:left="171" w:firstLine="0"/>
              <w:cnfStyle w:val="000000000000" w:firstRow="0" w:lastRow="0" w:firstColumn="0" w:lastColumn="0" w:oddVBand="0" w:evenVBand="0" w:oddHBand="0" w:evenHBand="0" w:firstRowFirstColumn="0" w:firstRowLastColumn="0" w:lastRowFirstColumn="0" w:lastRowLastColumn="0"/>
              <w:rPr>
                <w:sz w:val="22"/>
              </w:rPr>
            </w:pPr>
            <w:r>
              <w:rPr>
                <w:rFonts w:eastAsia="Calibri"/>
                <w:sz w:val="22"/>
              </w:rPr>
              <w:t>V-2; P-19; P-38</w:t>
            </w:r>
          </w:p>
          <w:p w:rsidR="00993A02" w:rsidRDefault="00FE752C">
            <w:pPr>
              <w:pStyle w:val="bekezds"/>
              <w:widowControl w:val="0"/>
              <w:spacing w:after="0" w:line="240" w:lineRule="auto"/>
              <w:ind w:left="171" w:firstLine="0"/>
              <w:cnfStyle w:val="000000000000" w:firstRow="0" w:lastRow="0" w:firstColumn="0" w:lastColumn="0" w:oddVBand="0" w:evenVBand="0" w:oddHBand="0" w:evenHBand="0" w:firstRowFirstColumn="0" w:firstRowLastColumn="0" w:lastRowFirstColumn="0" w:lastRowLastColumn="0"/>
              <w:rPr>
                <w:sz w:val="22"/>
              </w:rPr>
            </w:pPr>
            <w:r>
              <w:rPr>
                <w:rFonts w:eastAsia="Calibri"/>
                <w:sz w:val="22"/>
              </w:rPr>
              <w:t>Komoly játék – tanító</w:t>
            </w:r>
          </w:p>
        </w:tc>
        <w:tc>
          <w:tcPr>
            <w:tcW w:w="3021" w:type="dxa"/>
            <w:vMerge w:val="restart"/>
            <w:tcBorders>
              <w:top w:val="nil"/>
            </w:tcBorders>
          </w:tcPr>
          <w:p w:rsidR="00993A02" w:rsidRDefault="00FE752C">
            <w:pPr>
              <w:pStyle w:val="bekezds"/>
              <w:widowControl w:val="0"/>
              <w:spacing w:after="0" w:line="240" w:lineRule="auto"/>
              <w:ind w:firstLine="0"/>
              <w:cnfStyle w:val="000000000000" w:firstRow="0" w:lastRow="0" w:firstColumn="0" w:lastColumn="0" w:oddVBand="0" w:evenVBand="0" w:oddHBand="0" w:evenHBand="0" w:firstRowFirstColumn="0" w:firstRowLastColumn="0" w:lastRowFirstColumn="0" w:lastRowLastColumn="0"/>
              <w:rPr>
                <w:i/>
                <w:sz w:val="22"/>
              </w:rPr>
            </w:pPr>
            <w:r>
              <w:rPr>
                <w:rFonts w:eastAsia="Calibri"/>
                <w:i/>
                <w:sz w:val="22"/>
              </w:rPr>
              <w:t>Kreatív feladatok</w:t>
            </w:r>
          </w:p>
          <w:p w:rsidR="00993A02" w:rsidRDefault="00FE752C">
            <w:pPr>
              <w:pStyle w:val="bekezds"/>
              <w:widowControl w:val="0"/>
              <w:spacing w:after="0" w:line="240" w:lineRule="auto"/>
              <w:ind w:left="171" w:firstLine="0"/>
              <w:cnfStyle w:val="000000000000" w:firstRow="0" w:lastRow="0" w:firstColumn="0" w:lastColumn="0" w:oddVBand="0" w:evenVBand="0" w:oddHBand="0" w:evenHBand="0" w:firstRowFirstColumn="0" w:firstRowLastColumn="0" w:lastRowFirstColumn="0" w:lastRowLastColumn="0"/>
              <w:rPr>
                <w:sz w:val="22"/>
              </w:rPr>
            </w:pPr>
            <w:r>
              <w:rPr>
                <w:rFonts w:eastAsia="Calibri"/>
                <w:sz w:val="22"/>
              </w:rPr>
              <w:t>V-3; P-600; P-600; P-600</w:t>
            </w:r>
          </w:p>
          <w:p w:rsidR="00993A02" w:rsidRDefault="00FE752C">
            <w:pPr>
              <w:pStyle w:val="bekezds"/>
              <w:widowControl w:val="0"/>
              <w:spacing w:after="0" w:line="240" w:lineRule="auto"/>
              <w:ind w:left="171" w:firstLine="0"/>
              <w:cnfStyle w:val="000000000000" w:firstRow="0" w:lastRow="0" w:firstColumn="0" w:lastColumn="0" w:oddVBand="0" w:evenVBand="0" w:oddHBand="0" w:evenHBand="0" w:firstRowFirstColumn="0" w:firstRowLastColumn="0" w:lastRowFirstColumn="0" w:lastRowLastColumn="0"/>
              <w:rPr>
                <w:sz w:val="22"/>
              </w:rPr>
            </w:pPr>
            <w:r>
              <w:rPr>
                <w:rFonts w:eastAsia="Calibri"/>
                <w:sz w:val="22"/>
              </w:rPr>
              <w:t>Tartalmi gamifikáció</w:t>
            </w:r>
          </w:p>
        </w:tc>
      </w:tr>
      <w:tr w:rsidR="00993A02" w:rsidTr="00993A02">
        <w:tc>
          <w:tcPr>
            <w:cnfStyle w:val="001000000000" w:firstRow="0" w:lastRow="0" w:firstColumn="1" w:lastColumn="0" w:oddVBand="0" w:evenVBand="0" w:oddHBand="0" w:evenHBand="0" w:firstRowFirstColumn="0" w:firstRowLastColumn="0" w:lastRowFirstColumn="0" w:lastRowLastColumn="0"/>
            <w:tcW w:w="3020" w:type="dxa"/>
            <w:tcBorders>
              <w:top w:val="nil"/>
              <w:bottom w:val="nil"/>
            </w:tcBorders>
          </w:tcPr>
          <w:p w:rsidR="00993A02" w:rsidRDefault="00FE752C">
            <w:pPr>
              <w:pStyle w:val="bekezds"/>
              <w:widowControl w:val="0"/>
              <w:spacing w:after="0" w:line="240" w:lineRule="auto"/>
              <w:ind w:firstLine="0"/>
              <w:rPr>
                <w:i/>
                <w:sz w:val="22"/>
              </w:rPr>
            </w:pPr>
            <w:r>
              <w:rPr>
                <w:rFonts w:eastAsia="Calibri"/>
                <w:i/>
                <w:sz w:val="22"/>
              </w:rPr>
              <w:t>Játék a szókártyákkal 1</w:t>
            </w:r>
          </w:p>
          <w:p w:rsidR="00993A02" w:rsidRDefault="00FE752C">
            <w:pPr>
              <w:pStyle w:val="bekezds"/>
              <w:widowControl w:val="0"/>
              <w:spacing w:after="0" w:line="240" w:lineRule="auto"/>
              <w:ind w:left="171" w:firstLine="0"/>
              <w:rPr>
                <w:sz w:val="22"/>
              </w:rPr>
            </w:pPr>
            <w:r>
              <w:rPr>
                <w:rFonts w:eastAsia="Calibri"/>
                <w:sz w:val="22"/>
              </w:rPr>
              <w:t>V-4; P-15; P-30; P-45; P-60</w:t>
            </w:r>
          </w:p>
          <w:p w:rsidR="00993A02" w:rsidRDefault="00FE752C">
            <w:pPr>
              <w:pStyle w:val="bekezds"/>
              <w:widowControl w:val="0"/>
              <w:spacing w:after="0" w:line="240" w:lineRule="auto"/>
              <w:ind w:left="171" w:firstLine="0"/>
              <w:rPr>
                <w:sz w:val="22"/>
              </w:rPr>
            </w:pPr>
            <w:r>
              <w:rPr>
                <w:rFonts w:eastAsia="Calibri"/>
                <w:sz w:val="22"/>
              </w:rPr>
              <w:t>Komoly játék – tesztelő</w:t>
            </w:r>
          </w:p>
        </w:tc>
        <w:tc>
          <w:tcPr>
            <w:tcW w:w="3021" w:type="dxa"/>
            <w:tcBorders>
              <w:top w:val="nil"/>
              <w:bottom w:val="nil"/>
            </w:tcBorders>
          </w:tcPr>
          <w:p w:rsidR="00993A02" w:rsidRDefault="00FE752C">
            <w:pPr>
              <w:pStyle w:val="bekezds"/>
              <w:widowControl w:val="0"/>
              <w:spacing w:after="0" w:line="240" w:lineRule="auto"/>
              <w:ind w:firstLine="0"/>
              <w:cnfStyle w:val="000000000000" w:firstRow="0" w:lastRow="0" w:firstColumn="0" w:lastColumn="0" w:oddVBand="0" w:evenVBand="0" w:oddHBand="0" w:evenHBand="0" w:firstRowFirstColumn="0" w:firstRowLastColumn="0" w:lastRowFirstColumn="0" w:lastRowLastColumn="0"/>
              <w:rPr>
                <w:i/>
                <w:sz w:val="22"/>
              </w:rPr>
            </w:pPr>
            <w:r>
              <w:rPr>
                <w:rFonts w:eastAsia="Calibri"/>
                <w:i/>
                <w:sz w:val="22"/>
              </w:rPr>
              <w:t>Játék a szókártyákkal 2</w:t>
            </w:r>
          </w:p>
          <w:p w:rsidR="00993A02" w:rsidRDefault="00FE752C">
            <w:pPr>
              <w:pStyle w:val="bekezds"/>
              <w:widowControl w:val="0"/>
              <w:spacing w:after="0" w:line="240" w:lineRule="auto"/>
              <w:ind w:left="171" w:firstLine="0"/>
              <w:cnfStyle w:val="000000000000" w:firstRow="0" w:lastRow="0" w:firstColumn="0" w:lastColumn="0" w:oddVBand="0" w:evenVBand="0" w:oddHBand="0" w:evenHBand="0" w:firstRowFirstColumn="0" w:firstRowLastColumn="0" w:lastRowFirstColumn="0" w:lastRowLastColumn="0"/>
              <w:rPr>
                <w:sz w:val="22"/>
              </w:rPr>
            </w:pPr>
            <w:r>
              <w:rPr>
                <w:rFonts w:eastAsia="Calibri"/>
                <w:sz w:val="22"/>
              </w:rPr>
              <w:t>V-4; P-15; P-30; P-45; P-60</w:t>
            </w:r>
          </w:p>
          <w:p w:rsidR="00993A02" w:rsidRDefault="00FE752C">
            <w:pPr>
              <w:pStyle w:val="bekezds"/>
              <w:widowControl w:val="0"/>
              <w:spacing w:after="0" w:line="240" w:lineRule="auto"/>
              <w:ind w:left="171" w:firstLine="0"/>
              <w:cnfStyle w:val="000000000000" w:firstRow="0" w:lastRow="0" w:firstColumn="0" w:lastColumn="0" w:oddVBand="0" w:evenVBand="0" w:oddHBand="0" w:evenHBand="0" w:firstRowFirstColumn="0" w:firstRowLastColumn="0" w:lastRowFirstColumn="0" w:lastRowLastColumn="0"/>
              <w:rPr>
                <w:sz w:val="22"/>
              </w:rPr>
            </w:pPr>
            <w:r>
              <w:rPr>
                <w:rFonts w:eastAsia="Calibri"/>
                <w:sz w:val="22"/>
              </w:rPr>
              <w:t>Komoly játék – tesztelő</w:t>
            </w:r>
          </w:p>
        </w:tc>
        <w:tc>
          <w:tcPr>
            <w:tcW w:w="3021" w:type="dxa"/>
            <w:vMerge/>
            <w:tcBorders>
              <w:top w:val="nil"/>
              <w:bottom w:val="nil"/>
            </w:tcBorders>
          </w:tcPr>
          <w:p w:rsidR="00993A02" w:rsidRDefault="00993A02">
            <w:pPr>
              <w:pStyle w:val="bekezds"/>
              <w:widowControl w:val="0"/>
              <w:spacing w:after="0" w:line="240" w:lineRule="auto"/>
              <w:ind w:firstLine="0"/>
              <w:cnfStyle w:val="000000000000" w:firstRow="0" w:lastRow="0" w:firstColumn="0" w:lastColumn="0" w:oddVBand="0" w:evenVBand="0" w:oddHBand="0" w:evenHBand="0" w:firstRowFirstColumn="0" w:firstRowLastColumn="0" w:lastRowFirstColumn="0" w:lastRowLastColumn="0"/>
              <w:rPr>
                <w:sz w:val="22"/>
              </w:rPr>
            </w:pPr>
          </w:p>
        </w:tc>
      </w:tr>
      <w:tr w:rsidR="00993A02" w:rsidTr="00993A02">
        <w:tc>
          <w:tcPr>
            <w:cnfStyle w:val="001000000000" w:firstRow="0" w:lastRow="0" w:firstColumn="1" w:lastColumn="0" w:oddVBand="0" w:evenVBand="0" w:oddHBand="0" w:evenHBand="0" w:firstRowFirstColumn="0" w:firstRowLastColumn="0" w:lastRowFirstColumn="0" w:lastRowLastColumn="0"/>
            <w:tcW w:w="3020" w:type="dxa"/>
            <w:tcBorders>
              <w:top w:val="nil"/>
            </w:tcBorders>
          </w:tcPr>
          <w:p w:rsidR="00993A02" w:rsidRDefault="00FE752C">
            <w:pPr>
              <w:pStyle w:val="bekezds"/>
              <w:widowControl w:val="0"/>
              <w:spacing w:after="0" w:line="240" w:lineRule="auto"/>
              <w:ind w:firstLine="0"/>
              <w:rPr>
                <w:i/>
                <w:sz w:val="22"/>
              </w:rPr>
            </w:pPr>
            <w:r>
              <w:rPr>
                <w:rFonts w:eastAsia="Calibri"/>
                <w:i/>
                <w:sz w:val="22"/>
              </w:rPr>
              <w:t>Gyakorló játékok</w:t>
            </w:r>
          </w:p>
          <w:p w:rsidR="00993A02" w:rsidRDefault="00FE752C">
            <w:pPr>
              <w:pStyle w:val="bekezds"/>
              <w:widowControl w:val="0"/>
              <w:spacing w:after="0" w:line="240" w:lineRule="auto"/>
              <w:ind w:left="171" w:firstLine="0"/>
              <w:rPr>
                <w:sz w:val="22"/>
              </w:rPr>
            </w:pPr>
            <w:r>
              <w:rPr>
                <w:rFonts w:eastAsia="Calibri"/>
                <w:sz w:val="22"/>
              </w:rPr>
              <w:t>V-3; P-130; P-150; P-170</w:t>
            </w:r>
          </w:p>
          <w:p w:rsidR="00993A02" w:rsidRDefault="00FE752C">
            <w:pPr>
              <w:pStyle w:val="bekezds"/>
              <w:widowControl w:val="0"/>
              <w:spacing w:after="0" w:line="240" w:lineRule="auto"/>
              <w:ind w:left="171" w:firstLine="0"/>
              <w:rPr>
                <w:sz w:val="22"/>
              </w:rPr>
            </w:pPr>
            <w:r>
              <w:rPr>
                <w:rFonts w:eastAsia="Calibri"/>
                <w:sz w:val="22"/>
              </w:rPr>
              <w:t>Komoly játék – tesztelő</w:t>
            </w:r>
          </w:p>
        </w:tc>
        <w:tc>
          <w:tcPr>
            <w:tcW w:w="3021" w:type="dxa"/>
            <w:tcBorders>
              <w:top w:val="nil"/>
            </w:tcBorders>
          </w:tcPr>
          <w:p w:rsidR="00993A02" w:rsidRDefault="00FE752C">
            <w:pPr>
              <w:pStyle w:val="bekezds"/>
              <w:widowControl w:val="0"/>
              <w:spacing w:after="0" w:line="240" w:lineRule="auto"/>
              <w:ind w:firstLine="0"/>
              <w:cnfStyle w:val="000000000000" w:firstRow="0" w:lastRow="0" w:firstColumn="0" w:lastColumn="0" w:oddVBand="0" w:evenVBand="0" w:oddHBand="0" w:evenHBand="0" w:firstRowFirstColumn="0" w:firstRowLastColumn="0" w:lastRowFirstColumn="0" w:lastRowLastColumn="0"/>
              <w:rPr>
                <w:i/>
                <w:sz w:val="22"/>
              </w:rPr>
            </w:pPr>
            <w:r>
              <w:rPr>
                <w:rFonts w:eastAsia="Calibri"/>
                <w:i/>
                <w:sz w:val="22"/>
              </w:rPr>
              <w:t>Előkészítő készségfeladatok</w:t>
            </w:r>
          </w:p>
          <w:p w:rsidR="00993A02" w:rsidRDefault="00FE752C">
            <w:pPr>
              <w:pStyle w:val="bekezds"/>
              <w:widowControl w:val="0"/>
              <w:spacing w:after="0" w:line="240" w:lineRule="auto"/>
              <w:ind w:left="171" w:firstLine="0"/>
              <w:cnfStyle w:val="000000000000" w:firstRow="0" w:lastRow="0" w:firstColumn="0" w:lastColumn="0" w:oddVBand="0" w:evenVBand="0" w:oddHBand="0" w:evenHBand="0" w:firstRowFirstColumn="0" w:firstRowLastColumn="0" w:lastRowFirstColumn="0" w:lastRowLastColumn="0"/>
              <w:rPr>
                <w:sz w:val="22"/>
              </w:rPr>
            </w:pPr>
            <w:r>
              <w:rPr>
                <w:rFonts w:eastAsia="Calibri"/>
                <w:sz w:val="22"/>
              </w:rPr>
              <w:t>V-3; P-450; P-450; P-450</w:t>
            </w:r>
          </w:p>
          <w:p w:rsidR="00993A02" w:rsidRDefault="00FE752C">
            <w:pPr>
              <w:pStyle w:val="bekezds"/>
              <w:widowControl w:val="0"/>
              <w:spacing w:after="0" w:line="240" w:lineRule="auto"/>
              <w:ind w:left="171" w:firstLine="0"/>
              <w:cnfStyle w:val="000000000000" w:firstRow="0" w:lastRow="0" w:firstColumn="0" w:lastColumn="0" w:oddVBand="0" w:evenVBand="0" w:oddHBand="0" w:evenHBand="0" w:firstRowFirstColumn="0" w:firstRowLastColumn="0" w:lastRowFirstColumn="0" w:lastRowLastColumn="0"/>
              <w:rPr>
                <w:sz w:val="22"/>
              </w:rPr>
            </w:pPr>
            <w:r>
              <w:rPr>
                <w:rFonts w:eastAsia="Calibri"/>
                <w:sz w:val="22"/>
              </w:rPr>
              <w:t>Tartalmi gamifikáció</w:t>
            </w:r>
          </w:p>
        </w:tc>
        <w:tc>
          <w:tcPr>
            <w:tcW w:w="3021" w:type="dxa"/>
            <w:vMerge/>
            <w:tcBorders>
              <w:top w:val="nil"/>
            </w:tcBorders>
          </w:tcPr>
          <w:p w:rsidR="00993A02" w:rsidRDefault="00993A02">
            <w:pPr>
              <w:pStyle w:val="bekezds"/>
              <w:widowControl w:val="0"/>
              <w:spacing w:after="0" w:line="240" w:lineRule="auto"/>
              <w:ind w:firstLine="0"/>
              <w:cnfStyle w:val="000000000000" w:firstRow="0" w:lastRow="0" w:firstColumn="0" w:lastColumn="0" w:oddVBand="0" w:evenVBand="0" w:oddHBand="0" w:evenHBand="0" w:firstRowFirstColumn="0" w:firstRowLastColumn="0" w:lastRowFirstColumn="0" w:lastRowLastColumn="0"/>
              <w:rPr>
                <w:sz w:val="22"/>
              </w:rPr>
            </w:pPr>
          </w:p>
        </w:tc>
      </w:tr>
    </w:tbl>
    <w:p w:rsidR="00993A02" w:rsidRDefault="00FE752C">
      <w:pPr>
        <w:pStyle w:val="bekezds"/>
        <w:spacing w:before="60" w:after="240" w:line="240" w:lineRule="auto"/>
        <w:ind w:firstLine="0"/>
        <w:rPr>
          <w:rFonts w:ascii="Minion Pro" w:hAnsi="Minion Pro"/>
          <w:sz w:val="20"/>
        </w:rPr>
      </w:pPr>
      <w:r>
        <w:rPr>
          <w:rFonts w:ascii="Minion Pro" w:hAnsi="Minion Pro"/>
          <w:sz w:val="20"/>
        </w:rPr>
        <w:t xml:space="preserve">Megjegyzés: </w:t>
      </w:r>
      <w:r>
        <w:rPr>
          <w:rFonts w:ascii="Minion Pro" w:eastAsia="Calibri" w:hAnsi="Minion Pro"/>
          <w:sz w:val="20"/>
        </w:rPr>
        <w:t>A 3 lecke 3 egymást követő órán dolgozandó fel. A leckék felépítésében jeleztük, hogy a tanuló hány feladatból választhat (V-*), az egyes feladatokra maximum hány pontot kaphat (P-*), illetve, hogy tartalmi gamifikációval vagy komoly játékkal valósítottuk meg az adott részt.</w:t>
      </w:r>
    </w:p>
    <w:p w:rsidR="00993A02" w:rsidRDefault="00FE752C">
      <w:pPr>
        <w:pStyle w:val="bekezdestobbi"/>
        <w:rPr>
          <w:lang w:eastAsia="hu-HU"/>
        </w:rPr>
      </w:pPr>
      <w:r>
        <w:rPr>
          <w:lang w:eastAsia="hu-HU"/>
        </w:rPr>
        <w:t xml:space="preserve">A HANNA tananyag </w:t>
      </w:r>
      <w:r>
        <w:t>egyszerre</w:t>
      </w:r>
      <w:r>
        <w:rPr>
          <w:lang w:eastAsia="hu-HU"/>
        </w:rPr>
        <w:t xml:space="preserve"> alkalmaz strukturális és tartalmi gamifikációs elemeket. A rendszerbe integrált játékelemek közé tartoznak: a pontok és jelvények mint visszajelzési és jutalmazási mechanizmusok, az azonnali értékelés minden feladat után, a tanulói teljesítmény folyamatos nyomon követése százalékos mutatók segítségével, valamint a tanulói választási lehetőségek, amelyek különböző tanulási utakat tesznek lehetővé. Werbach és Hunter </w:t>
      </w:r>
      <w:r>
        <w:fldChar w:fldCharType="begin"/>
      </w:r>
      <w:r>
        <w:rPr>
          <w:lang w:eastAsia="hu-HU"/>
        </w:rPr>
        <w:instrText>ADDIN ZOTERO_ITEM CSL_CITATION {"citationID":"kdEczNhv","properties":{"formattedCitation":"(2012)","plainCitation":"(2012)","noteIndex":0},"citationItems":[{"id":835,"uris":["http://zotero.org/users/9712023/items/TQZ855LQ"],"itemData":{"id":835,"type":"book","event-place":"Philadelphia, PA","ISBN":"978-1-61363-023-5","note":"Citation Key: werbach2012win","publisher":"Wharton Digital Press","publisher-place":"Philadelphia, PA","title":"For the Win: How Game Thinking Can Revolutionize Your Business","URL":"https://books.google.hu/books?id=abg0SnK3XdMC","author":[{"family":"Werbach","given":"K"},{"family":"Hunter","given":"D"}],"issued":{"date-parts":[["2012"]]}},"suppress-author":true}],"schema":"https://github.com/citation-style-language/schema/raw/master/csl-citation.json"}</w:instrText>
      </w:r>
      <w:r>
        <w:rPr>
          <w:lang w:eastAsia="hu-HU"/>
        </w:rPr>
        <w:fldChar w:fldCharType="separate"/>
      </w:r>
      <w:r>
        <w:t>(2012)</w:t>
      </w:r>
      <w:r>
        <w:rPr>
          <w:lang w:eastAsia="hu-HU"/>
        </w:rPr>
        <w:fldChar w:fldCharType="end"/>
      </w:r>
      <w:r>
        <w:rPr>
          <w:lang w:eastAsia="hu-HU"/>
        </w:rPr>
        <w:t xml:space="preserve"> gamifikációs modellje szerint a HANNA a játékosítás mindhárom szintjén működik: a dinamikai szinten (érzelmek, narratíva, előrehaladás), a mechanikai szinten (visszajelzés, </w:t>
      </w:r>
      <w:r>
        <w:rPr>
          <w:lang w:eastAsia="hu-HU"/>
        </w:rPr>
        <w:lastRenderedPageBreak/>
        <w:t>pontozás), és a komponens szinten (jelvények, pontok). A tananyag vizuális világa egyszerű, következetes, és az osztálytermi használatra lett optimalizálva – ennek része például a visszatérő grafikai elemként megjelenő Hanna, a kiselefánt figurája.</w:t>
      </w:r>
    </w:p>
    <w:p w:rsidR="00993A02" w:rsidRDefault="00FE752C">
      <w:pPr>
        <w:pStyle w:val="bekezdestobbi"/>
        <w:rPr>
          <w:lang w:eastAsia="hu-HU"/>
        </w:rPr>
      </w:pPr>
      <w:r>
        <w:rPr>
          <w:lang w:eastAsia="hu-HU"/>
        </w:rPr>
        <w:t>A tananyaghoz tanári kézikönyv és digitális tanári felület is tartozik, melyek elősegítik az órák gyors megszervezését és a tanulók fejlődésének nyomon követését. A modulok szabadon kombinálhatók, nem igényelnek szigorú sorrendet, így a tanulói hiányzások sem okoznak jelentős lemaradást. A tanár szabadon dönthet a feldolgozandó témakörökről és feladatokról.</w:t>
      </w:r>
    </w:p>
    <w:p w:rsidR="00993A02" w:rsidRDefault="00FE752C">
      <w:pPr>
        <w:pStyle w:val="bekezdestobbi"/>
        <w:rPr>
          <w:lang w:eastAsia="hu-HU"/>
        </w:rPr>
      </w:pPr>
      <w:r>
        <w:rPr>
          <w:lang w:eastAsia="hu-HU"/>
        </w:rPr>
        <w:t>A HANNA szabadon hozzáférhető, és nemcsak a nyelvi készségek fejlődését támogatja, hanem hozzájárul a digitális kompetenciák fejlesztéséhez is. Különösen hasznos azoknak a hátrányos helyzetű tanulóknak, akik otthon korlátozottan férnek hozzá digitális eszközökhöz vagy idegen nyelvi tartalmakhoz. A tanulók szinte észrevétlenül sajátítják el a nyelvi alapokat, miközben fejlődik az együttműködési készségük és az önállóságuk.</w:t>
      </w:r>
    </w:p>
    <w:p w:rsidR="00993A02" w:rsidRDefault="00FE752C">
      <w:pPr>
        <w:pStyle w:val="Cmsor3"/>
      </w:pPr>
      <w:bookmarkStart w:id="132" w:name="_Toc197690042"/>
      <w:r>
        <w:t>Gamifikáció az egészségügyben és életmód-támogatásban</w:t>
      </w:r>
      <w:bookmarkEnd w:id="132"/>
    </w:p>
    <w:p w:rsidR="00993A02" w:rsidRDefault="00FE752C">
      <w:pPr>
        <w:pStyle w:val="bekezdeselso"/>
      </w:pPr>
      <w:r>
        <w:t xml:space="preserve">Az </w:t>
      </w:r>
      <w:r>
        <w:rPr>
          <w:rStyle w:val="Kiemels2"/>
          <w:b w:val="0"/>
        </w:rPr>
        <w:t>egészségügy és az egészséges életmód</w:t>
      </w:r>
      <w:r>
        <w:rPr>
          <w:b/>
        </w:rPr>
        <w:t xml:space="preserve"> </w:t>
      </w:r>
      <w:r>
        <w:t xml:space="preserve">területe szintén hamar a gamifikáció fontos alkalmazási területévé vált. Az egészségfejlesztésben gyakori kihívás, hogy az emberek nehezen tartják be a kívánatos viselkedéseket: legyen szó rendszeres testmozgásról, diétáról, gyógyszerszedésről vagy rehabilitációs gyakorlatokról, a kezdeti elhatározás gyakran alábbhagy. A gamifikáció ötlete itt az, hogy </w:t>
      </w:r>
      <w:r>
        <w:rPr>
          <w:rStyle w:val="Kiemels2"/>
          <w:b w:val="0"/>
        </w:rPr>
        <w:t>játékos ösztönzőkkel</w:t>
      </w:r>
      <w:r>
        <w:t xml:space="preserve"> segítsen fenntartani a motivációt és beépíteni a jó szokásokat. Már a 2010-es évek elején megjelentek az első </w:t>
      </w:r>
      <w:r>
        <w:rPr>
          <w:rStyle w:val="Kiemels2"/>
          <w:b w:val="0"/>
        </w:rPr>
        <w:t>gamifikált fitneszalkalmazások</w:t>
      </w:r>
      <w:r>
        <w:rPr>
          <w:b/>
        </w:rPr>
        <w:t xml:space="preserve"> </w:t>
      </w:r>
      <w:r>
        <w:t>és</w:t>
      </w:r>
      <w:r>
        <w:rPr>
          <w:b/>
        </w:rPr>
        <w:t xml:space="preserve"> </w:t>
      </w:r>
      <w:r>
        <w:rPr>
          <w:rStyle w:val="Kiemels2"/>
          <w:b w:val="0"/>
        </w:rPr>
        <w:t>egészségügyi programok</w:t>
      </w:r>
      <w:r>
        <w:t xml:space="preserve">. Például a </w:t>
      </w:r>
      <w:r>
        <w:rPr>
          <w:rStyle w:val="Kiemels2"/>
          <w:b w:val="0"/>
        </w:rPr>
        <w:t>Fitbit</w:t>
      </w:r>
      <w:r>
        <w:t xml:space="preserve"> aktivitásmérőkhöz kapcsolódó mobilapplikáció pontokat és jelvényeket adott a napi lépésszám-célok eléréséért, illetve barátok között lehetett versenyezni. A </w:t>
      </w:r>
      <w:r>
        <w:rPr>
          <w:rStyle w:val="Kiemels2"/>
          <w:b w:val="0"/>
        </w:rPr>
        <w:t>Nike+</w:t>
      </w:r>
      <w:r>
        <w:t xml:space="preserve"> futóalkalmazás ranglistákkal és virtuális trófeákkal motiválta a futókat. A </w:t>
      </w:r>
      <w:r>
        <w:rPr>
          <w:rStyle w:val="Kiemels2"/>
          <w:b w:val="0"/>
        </w:rPr>
        <w:t>Zombies, Run!</w:t>
      </w:r>
      <w:r>
        <w:t xml:space="preserve"> nevű applikáció pedig narratív játékot épített a futás köré. A felhasználó egy zombiapokalipszis történet szereplőjeként futott a való életben, miközben a történet audio formában haladt, ezzel teremtve izgalmat a testedzéshez. Az alkalmazott játékelemek és mechanizmusok eszköztára az egészségügyben is hasonló:</w:t>
      </w:r>
    </w:p>
    <w:p w:rsidR="00993A02" w:rsidRDefault="00FE752C">
      <w:pPr>
        <w:pStyle w:val="felsorols"/>
        <w:spacing w:before="280"/>
        <w:ind w:left="1077" w:hanging="360"/>
      </w:pPr>
      <w:r>
        <w:t>Pontok – például kalóriapontok gyűjtése, lépésszámpontok naponta.</w:t>
      </w:r>
    </w:p>
    <w:p w:rsidR="00993A02" w:rsidRDefault="00FE752C">
      <w:pPr>
        <w:pStyle w:val="felsorols"/>
        <w:spacing w:before="0"/>
        <w:ind w:left="1077" w:hanging="360"/>
      </w:pPr>
      <w:r>
        <w:t>Jelvények – például „Maraton Mániás” jelvény 1000 kilométer futás után, vagy „Hűséges” jelvény 30 napos folyamatos apphasználat után.</w:t>
      </w:r>
    </w:p>
    <w:p w:rsidR="00993A02" w:rsidRDefault="00FE752C">
      <w:pPr>
        <w:pStyle w:val="felsorols"/>
        <w:spacing w:before="0"/>
        <w:ind w:left="1077" w:hanging="360"/>
      </w:pPr>
      <w:r>
        <w:t>Szintek és címek – például kezdő, haladó, profi futó szintek egy appban, vagy a felhasználó bronz/ezüst/arany státuszt kaphat az aktivitása alapján.</w:t>
      </w:r>
    </w:p>
    <w:p w:rsidR="00993A02" w:rsidRDefault="00FE752C">
      <w:pPr>
        <w:pStyle w:val="felsorols"/>
        <w:spacing w:before="0"/>
        <w:ind w:left="1077" w:hanging="360"/>
      </w:pPr>
      <w:r>
        <w:t>Ranglisták és versenyek – baráti ranglisták, heti kihívások, például „E héten ki égeti a legtöbb kalóriát?”, vagy céges wellness programokban osztályok közti verseny.</w:t>
      </w:r>
    </w:p>
    <w:p w:rsidR="00993A02" w:rsidRDefault="00FE752C">
      <w:pPr>
        <w:pStyle w:val="felsorols"/>
        <w:spacing w:before="0"/>
        <w:ind w:left="1077" w:hanging="360"/>
      </w:pPr>
      <w:r>
        <w:t>Kihívások – 7 napos lépéskihívás, 30 napos hasizom-kihívás. Gyakran kampány-szerűen szervezik ezeket, például „Sétálj 10000 lépést naponta egy hónapig”.</w:t>
      </w:r>
    </w:p>
    <w:p w:rsidR="00993A02" w:rsidRDefault="00FE752C">
      <w:pPr>
        <w:pStyle w:val="felsorols"/>
        <w:spacing w:before="0"/>
        <w:ind w:left="1077" w:hanging="360"/>
      </w:pPr>
      <w:r>
        <w:t xml:space="preserve">Narratíva – erre jó példa a már említett Zombies, Run!, de akadnak más „exergame”-ek (mozgásra épülő játékok) és komoly játékok is, amiket terápiában használnak, </w:t>
      </w:r>
      <w:r>
        <w:lastRenderedPageBreak/>
        <w:t xml:space="preserve">amikor például egyes fizioterápiás gyakorlatokat virtuális valóság játék formájában végeztetnek </w:t>
      </w:r>
      <w:r>
        <w:fldChar w:fldCharType="begin"/>
      </w:r>
      <w:r>
        <w:instrText>ADDIN ZOTERO_ITEM CSL_CITATION {"citationID":"9GpF42Y1","properties":{"formattedCitation":"(L. Wang \\uc0\\u233{}s mtsai., 2022)","plainCitation":"(L. Wang és mtsai., 2022)","noteIndex":0},"citationItems":[{"id":1921,"uris":["http://zotero.org/users/9712023/items/HM9W5H2W"],"itemData":{"id":1921,"type":"article-journal","container-title":"Games for Health Journal","DOI":"10.1089/g4h.2022.0086","ISSN":"2161-783X, 2161-7856","issue":"5","journalAbbreviation":"Games for Health Journal","language":"en","license":"https://www.liebertpub.com/nv/resources-tools/text-and-data-mining-policy/121/","page":"277-297","source":"DOI.org (Crossref)","title":"Game-Based Virtual Reality System for Upper Limb Rehabilitation After Stroke in a Clinical Environment: Systematic Review and Meta-Analysis","title-short":"Game-Based Virtual Reality System for Upper Limb Rehabilitation After Stroke in a Clinical Environment","volume":"11","author":[{"family":"Wang","given":"Le"},{"family":"Chen","given":"Jean-Lon"},{"family":"Wong","given":"Alice M.K."},{"family":"Liang","given":"Kuei-Chia"},{"family":"Tseng","given":"Kevin C."}],"issued":{"date-parts":[["2022",10,1]]}}}],"schema":"https://github.com/citation-style-language/schema/raw/master/csl-citation.json"}</w:instrText>
      </w:r>
      <w:r>
        <w:fldChar w:fldCharType="separate"/>
      </w:r>
      <w:r>
        <w:rPr>
          <w:rFonts w:cs="Times New Roman"/>
          <w:szCs w:val="24"/>
        </w:rPr>
        <w:t>(Wang és mtsai., 2022)</w:t>
      </w:r>
      <w:r>
        <w:fldChar w:fldCharType="end"/>
      </w:r>
      <w:r>
        <w:t>.</w:t>
      </w:r>
    </w:p>
    <w:p w:rsidR="00993A02" w:rsidRDefault="00FE752C">
      <w:pPr>
        <w:pStyle w:val="felsorols"/>
        <w:spacing w:before="0" w:after="280"/>
        <w:ind w:left="1077" w:hanging="360"/>
      </w:pPr>
      <w:r>
        <w:t>Csapatok, közösségi mechanizmusok – például egy fogyókúrás alkalmazásban lehetőség nyílik arra, hogy a felhasználók csapatokban gyűjtsék a leadott kilókat, vagy közösen érjenek el egy előre kitűzött célt jótékonysági keretben – ilyenkor az összesített, például lefutott kilométerek száma arányosan meghatározza a szponzorok által felajánlott adomány mértékét.</w:t>
      </w:r>
    </w:p>
    <w:p w:rsidR="00993A02" w:rsidRDefault="00FE752C">
      <w:pPr>
        <w:pStyle w:val="bekezdestobbi"/>
      </w:pPr>
      <w:r>
        <w:t xml:space="preserve">Az egészségügyi gamifikáció hatásait is számos tanulmány vizsgálta. Általánosságban elmondható, hogy rövid távon sok gamifikált program sikeres abban, hogy növelje a felhasználók aktivitását. A gamifikált fitneszalkalmazások bevezetése az első hetekben jelentős mértékben növelheti a felhasználók napi lépésszámát. Egy nagyszabású elemzés, amely több mint 800 ezer napnyi aktivitásadatot vizsgált, megállapította, hogy a gyaloglási versenyek során a felhasználók átlagosan 23%-kal növelték napi lépésszámukat </w:t>
      </w:r>
      <w:r>
        <w:fldChar w:fldCharType="begin"/>
      </w:r>
      <w:r>
        <w:instrText>ADDIN ZOTERO_ITEM CSL_CITATION {"citationID":"0sp8KLLi","properties":{"formattedCitation":"(Shameli \\uc0\\u233{}s mtsai., 2017)","plainCitation":"(Shameli és mtsai., 2017)","noteIndex":0},"citationItems":[{"id":1935,"uris":["http://zotero.org/users/9712023/items/593NU9UJ"],"itemData":{"id":1935,"type":"article","abstract":"Gamification represents an effective way to incentivize user behavior across a number of computing applications. However, despite the fact that physical activity is essential for a healthy lifestyle, surprisingly little is known about how gamification and in particular competitions shape human physical activity. Here we study how competitions affect physical activity. We focus on walking challenges in a mobile activity tracking application where multiple users compete over who takes the most steps over a predefined number of days. We synthesize our findings in a series of game and app design implications. In particular, we analyze nearly 2,500 physical activity competitions over a period of one year capturing more than 800,000 person days of activity tracking. We observe that during walking competitions, the average user increases physical activity by 23%. Furthermore, there are large increases in activity for both men and women across all ages, and weight status, and even for users that were previously fairly inactive. We also find that the composition of participants greatly affects the dynamics of the game. In particular, if highly unequal participants get matched to each other, then competition suffers and the overall effect on the physical activity drops significantly. Furthermore, competitions with an equal mix of both men and women are more effective in increasing the level of activities. We leverage these insights to develop a statistical model to predict whether or not a competition will be particularly engaging with significant accuracy. Our models can serve as a guideline to help design more engaging competitions that lead to most beneficial behavioral changes.","DOI":"10.48550/ARXIV.1702.07437","license":"arXiv.org perpetual, non-exclusive license","note":"version: 1","publisher":"arXiv","source":"DOI.org (Datacite)","title":"How Gamification Affects Physical Activity: Large-scale Analysis of Walking Challenges in a Mobile Application","title-short":"How Gamification Affects Physical Activity","URL":"https://arxiv.org/abs/1702.07437","author":[{"family":"Shameli","given":"Ali"},{"family":"Althoff","given":"Tim"},{"family":"Saberi","given":"Amin"},{"family":"Leskovec","given":"Jure"}],"accessed":{"date-parts":[["2025",5,8]]},"issued":{"date-parts":[["2017"]]}}}],"schema":"https://github.com/citation-style-language/schema/raw/master/csl-citation.json"}</w:instrText>
      </w:r>
      <w:r>
        <w:fldChar w:fldCharType="separate"/>
      </w:r>
      <w:r>
        <w:rPr>
          <w:rFonts w:cs="Times New Roman"/>
          <w:szCs w:val="24"/>
        </w:rPr>
        <w:t>(Shameli és mtsai., 2017)</w:t>
      </w:r>
      <w:r>
        <w:fldChar w:fldCharType="end"/>
      </w:r>
      <w:r>
        <w:t xml:space="preserve">. </w:t>
      </w:r>
    </w:p>
    <w:p w:rsidR="00993A02" w:rsidRDefault="00FE752C">
      <w:pPr>
        <w:pStyle w:val="bekezdestobbi"/>
      </w:pPr>
      <w:r>
        <w:t xml:space="preserve">Egy 1062 résztvevővel végzett vizsgálat szerint a játékosítás és a kisebb anyagi ösztönzők hatékonyan növelhetik a fizikai aktivitást, különösen, ha együtt alkalmazzák őket </w:t>
      </w:r>
      <w:r>
        <w:fldChar w:fldCharType="begin"/>
      </w:r>
      <w:r>
        <w:instrText>ADDIN ZOTERO_ITEM CSL_CITATION {"citationID":"IjvpIIQ1","properties":{"formattedCitation":"(Fanaroff \\uc0\\u233{}s mtsai., 2024)","plainCitation":"(Fanaroff és mtsai., 2024)","noteIndex":0},"citationItems":[{"id":1924,"uris":["http://zotero.org/users/9712023/items/5VDYULTI"],"itemData":{"id":1924,"type":"article-journal","abstract":"BACKGROUND:\n              Physical activity is associated with a lower risk of major adverse cardiovascular events, but few individuals achieve guideline-recommended levels of physical activity. Strategies informed by behavioral economics increase physical activity, but their longer-term effectiveness is uncertain. We sought to determine the effect of behaviorally designed gamification, loss-framed financial incentives, or their combination on physical activity compared with attention control over 12-month intervention and 6-month postintervention follow-up periods.\n            \n            \n              METHODS:\n              Between May 2019 and January 2024, participants with clinical atherosclerotic cardiovascular disease or a 10-year risk of myocardial infarction, stroke, or cardiovascular death of ≥7.5% by the Pooled Cohort equation were enrolled in a pragmatic randomized clinical trial. Participants received a wearable device to track daily steps, established a baseline, selected a step goal increase, and were randomly assigned to control (n=151), behaviorally designed gamification (n=304), loss-framed financial incentives (n=302), or gamification+financial incentives (n=305). The primary outcome of the trial was the change in mean daily steps from baseline through the 12-month intervention period.\n            \n            \n              RESULTS:\n              \n                A total of 1062 patients (mean±SD age, 67±8; 61% female; 31% non-White) were enrolled. Compared with control subjects, participants had significantly greater increases in mean daily steps from baseline during the 12-month intervention in the gamification arm (adjusted difference, 538.0 [95% CI, 186.2–889.9];\n                P\n                =0.0027), financial incentives arm (adjusted difference, 491.8 [95% CI, 139.6–844.1];\n                P\n                =0.0062), and gamification+financial incentives arm (adjusted difference, 868.0 [95% CI, 516.3–1219.7];\n                P\n                &lt;0.0001). During the 6-month follow-up, physical activity remained significantly greater in the gamification+financial incentives arm than in the control arm (adjusted difference, 576.2 [95% CI, 198.5–954];\n                P\n                =0.0028), but it was not significantly greater in the gamification (adjusted difference, 459.8 [95% CI, 82.0–837.6];\n                P\n                =0.0171) or financial incentives (adjusted difference, 327.9 [95% CI, −50.2 to 706];\n                P\n                =0.09) arms after adjustment for multiple comparisons.\n              \n            \n            \n              CONCLUSIONS:\n              Behaviorally designed gamification, loss-framed financial incentives, and the combination of both increased physical activity compared with control over a 12-month intervention period, with the largest effect in gamification+financial incentives. These interventions could be a useful component of strategies to reduce cardiovascular risk in high-risk patients.\n            \n            \n              REGISTRATION:\n              URL: https://clinicaltrials.gov; Unique Identifier: NCT03911141.","container-title":"Circulation","DOI":"10.1161/CIRCULATIONAHA.124.069531","ISSN":"0009-7322","issue":"21","language":"en","page":"1639-1649","source":"DOI.org (Crossref)","title":"Effect of Gamification, Financial Incentives, or Both to Increase Physical Activity Among Patients at High Risk of Cardiovascular Events: The BE ACTIVE Randomized Controlled Trial","title-short":"Effect of Gamification, Financial Incentives, or Both to Increase Physical Activity Among Patients at High Risk of Cardiovascular Events","volume":"149","author":[{"family":"Fanaroff","given":"Alexander C."},{"family":"Patel","given":"Mitesh S."},{"family":"Chokshi","given":"Neel"},{"family":"Coratti","given":"Samantha"},{"family":"Farraday","given":"David"},{"family":"Norton","given":"Laurie"},{"family":"Rareshide","given":"Charles"},{"family":"Zhu","given":"Jingsan"},{"family":"Klaiman","given":"Tamar"},{"family":"Szymczak","given":"Julia E."},{"family":"Russell","given":"Louise B."},{"family":"Small","given":"Dylan S."},{"family":"Volpp","given":"Kevin G.M."}],"issued":{"date-parts":[["2024",5,21]]}}}],"schema":"https://github.com/citation-style-language/schema/raw/master/csl-citation.json"}</w:instrText>
      </w:r>
      <w:r>
        <w:fldChar w:fldCharType="separate"/>
      </w:r>
      <w:r>
        <w:rPr>
          <w:rFonts w:cs="Times New Roman"/>
          <w:szCs w:val="24"/>
        </w:rPr>
        <w:t>(Fanaroff és mtsai., 2024)</w:t>
      </w:r>
      <w:r>
        <w:fldChar w:fldCharType="end"/>
      </w:r>
      <w:r>
        <w:t>. Az 18 hónapos vizsgálat kimutatta, hogy a pontgyűjtő stratégiák és a pénzügyi jutalmak fenntarthatóan ösztönözték a lépésszám növekedését szív- és érrendszeri betegségben szenvedő vagy magas kockázatú embereknél. Míg a játékosítás és a pénzügyi ösztönzők külön-külön is hatékonyak voltak, kombinációjuk egymást erősítő hatást mutatott, ami fontos következményekkel járhat a fitneszmárkák motivációs stratégiái szempontjából. Ez a megközelítés hasonlít egyes súlycsökkentő és aktivitáskövető alkalmazások működéséhez, amelyek pénzjutalommal vagy digitális valutával motiválják a felhasználókat céljaik elérésére.</w:t>
      </w:r>
    </w:p>
    <w:p w:rsidR="00993A02" w:rsidRDefault="00FE752C">
      <w:pPr>
        <w:pStyle w:val="bekezdestobbi"/>
      </w:pPr>
      <w:r>
        <w:t xml:space="preserve">A fitneszalkalmazásokhoz kapcsolódó szisztematikus áttekintések arról számolnak be, hogy a legtöbb tanulmányban pozitív hatásokat mértek, habár a hatás mértéke általában kismértékű vagy közepes és gyakran nem tartós </w:t>
      </w:r>
      <w:r>
        <w:fldChar w:fldCharType="begin"/>
      </w:r>
      <w:r>
        <w:instrText>ADDIN ZOTERO_ITEM CSL_CITATION {"citationID":"TdeE8hyC","properties":{"formattedCitation":"(Alzghoul, 2024)","plainCitation":"(Alzghoul, 2024)","noteIndex":0},"citationItems":[{"id":1928,"uris":["http://zotero.org/users/9712023/items/RYWFJZV7"],"itemData":{"id":1928,"type":"article-journal","abstract":"Introduction\n              In the current era, different health issues exist because of the lifestyle we have adopted. Mostly, people suffer from different deadly disorders like diabetes because of their own behavior. Gamification is considered to be a good source to maintain a healthy life. Gamification has benefits over other games as it involves changing the behavior of the individual. It helps in giving support to unhealthy people and by changing their behavior, makes their health better.\n            \n            \n              Objective\n              Gamification has several advantages, but little is known about it. In this systematic review, we examined studies that illustrate the benefit of gamification in health and well-being. For this objective, we recognized the benefits of gamification based on existing research and performed a complete literature review of empirical studies on gamification for health and well-being.\n            \n            \n              Methodology\n              We collected 30 papers containing empirical evidence on the influence of gaming on health and well-being. The inclusion criteria entailed peer-reviewed articles published from 2012 to 2023. The studies were published in English language and their methodology was randomized controlled trials.\n            \n            \n              Results\n              The majority of the studies indicated positive impacts, less than half mixed effects, and some of the evidence was intermediate. The results for health-related behavior were clear, whereas the results for cognitive outcomes were varied. According to the collected information, gamification could promote health and wellness, particularly behaviors related to health. Several studies, however, demonstrated a mixed or neutral influence.\n            \n            \n              Conclusion\n              From the findings of the studies, it could be easily stated that gamification helps in changing the behavior of the individual. However, due to fewer studies used in the review and due to restrictions in certain limits in articles, it could not clearly be concluded that gamification provides the same response in individuals of varying ages. A greater number of studies should be included, and the findings should be carefully examined to know clearly about the effect of gamification in response to the changing behavior of individuals of varying ages.","container-title":"The Open Public Health Journal","DOI":"10.2174/0118749445234806240206094335","ISSN":"1874-9445","issue":"1","journalAbbreviation":"TOPHJ","language":"en","page":"e18749445234806","source":"DOI.org (Crossref)","title":"The Effectiveness of Gamification in Changing Health-related Behaviors: A Systematic Review and Meta-analysis","title-short":"The Effectiveness of Gamification in Changing Health-related Behaviors","volume":"17","author":[{"family":"Alzghoul","given":"Bashar"}],"issued":{"date-parts":[["2024",9,6]]}}}],"schema":"https://github.com/citation-style-language/schema/raw/master/csl-citation.json"}</w:instrText>
      </w:r>
      <w:r>
        <w:fldChar w:fldCharType="separate"/>
      </w:r>
      <w:r>
        <w:t>(Alzghoul, 2024)</w:t>
      </w:r>
      <w:r>
        <w:fldChar w:fldCharType="end"/>
      </w:r>
      <w:r>
        <w:t xml:space="preserve">. </w:t>
      </w:r>
      <w:r>
        <w:rPr>
          <w:rStyle w:val="Kiemels2"/>
          <w:b w:val="0"/>
        </w:rPr>
        <w:t xml:space="preserve">Mazeas és mtsai. </w:t>
      </w:r>
      <w:r>
        <w:fldChar w:fldCharType="begin"/>
      </w:r>
      <w:r>
        <w:rPr>
          <w:rStyle w:val="Kiemels2"/>
          <w:b w:val="0"/>
        </w:rPr>
        <w:instrText>ADDIN ZOTERO_ITEM CSL_CITATION {"citationID":"A7cVV36J","properties":{"formattedCitation":"(2022)","plainCitation":"(2022)","noteIndex":0},"citationItems":[{"id":1746,"uris":["http://zotero.org/users/9712023/items/FL99IC8F"],"itemData":{"id":1746,"type":"article-journal","abstract":"Background\n              Gamification refers to the use of game elements in nongame contexts. The use of gamification to change behaviors and promote physical activity (PA) is a promising avenue for tackling the global physical inactivity pandemic and the current prevalence of chronic diseases. However, there is no evidence of the effectiveness of gamified interventions with the existence of mixed results in the literature.\n            \n            \n              Objective\n              The aim of this systematic review and meta-analysis is to evaluate the effectiveness of gamified interventions and their health care potential by testing the generalizability and sustainability of their influence on PA and sedentary behavior.\n            \n            \n              Methods\n              A total of 5 electronic databases (PubMed, Embase, Scopus, Web of Science, and the Cochrane Central Register of Controlled Trials) were searched for randomized controlled trials published in English from 2010 to 2020. Eligibility criteria were based on the components of the participants, interventions, comparators, and outcomes framework. Studies were included when they used gamified interventions in daily life with an active or inactive control group and when they assessed a PA or sedentary behavior outcome. We conducted meta-analyses using a random-effects model approach. Sensitivity analyses, influence analyses, and publication bias analyses were performed to examine the robustness of our results.\n            \n            \n              Results\n              The main meta-analysis performed on 16 studies and 2407 participants revealed a small to medium summary effect of gamified interventions on PA behavior (Hedges g=0.42, 95% CI 0.14-0.69). No statistical difference among different subgroups (adults vs adolescents and healthy participants vs adults with chronic diseases) and no interaction effects with moderators such as age, gender, or BMI were found, suggesting good generalizability of gamified interventions to different user populations. The effect was statistically significant when gamified interventions were compared with inactive control groups, such as waiting lists (Hedges g=0.58, 95% CI 0.08-1.07), and active control groups that included a nongamified PA intervention (Hedges g=0.23, 95% CI 0.05-0.41). This suggests that gamified interventions are not only efficient in changing behavior but also more effective compared with other behavioral interventions. The long-term effect (measured with follow-up averaging 14 weeks after the end of the intervention) was weaker, with a very small to small effect (Hedges g=0.15, 95% CI 0.07-0.23).\n            \n            \n              Conclusions\n              This meta-analysis confirms that gamified interventions are promising for promoting PA in various populations. Additional analyses revealed that this effect persists after the follow-up period, suggesting that it is not just a novelty effect caused by the playful nature of gamification, and that gamified products appear effective compared with equivalent nongamified PA interventions. Future rigorous trials are required to confirm these findings.","container-title":"Journal of Medical Internet Research","DOI":"10.2196/26779","ISSN":"1438-8871","issue":"1","journalAbbreviation":"J Med Internet Res","language":"en","page":"e26779","source":"DOI.org (Crossref)","title":"Evaluating the Effectiveness of Gamification on Physical Activity: Systematic Review and Meta-analysis of Randomized Controlled Trials","title-short":"Evaluating the Effectiveness of Gamification on Physical Activity","volume":"24","author":[{"family":"Mazeas","given":"Alexandre"},{"family":"Duclos","given":"Martine"},{"family":"Pereira","given":"Bruno"},{"family":"Chalabaev","given":"Aïna"}],"issued":{"date-parts":[["2022",1,4]]}},"suppress-author":true}],"schema":"https://github.com/citation-style-language/schema/raw/master/csl-citation.json"}</w:instrText>
      </w:r>
      <w:r>
        <w:rPr>
          <w:rStyle w:val="Kiemels2"/>
          <w:b w:val="0"/>
        </w:rPr>
        <w:fldChar w:fldCharType="separate"/>
      </w:r>
      <w:r>
        <w:t>(2022)</w:t>
      </w:r>
      <w:r>
        <w:rPr>
          <w:rStyle w:val="Kiemels2"/>
          <w:b w:val="0"/>
        </w:rPr>
        <w:fldChar w:fldCharType="end"/>
      </w:r>
      <w:r>
        <w:rPr>
          <w:rStyle w:val="Kiemels2"/>
          <w:b w:val="0"/>
        </w:rPr>
        <w:t xml:space="preserve"> </w:t>
      </w:r>
      <w:r>
        <w:t xml:space="preserve">metaanalízise kifejezetten a fizikai aktivitásra fókuszált. Eredményeik szerint a gamifikáció hatása </w:t>
      </w:r>
      <w:r>
        <w:rPr>
          <w:rStyle w:val="Kiemels2"/>
          <w:b w:val="0"/>
        </w:rPr>
        <w:t>szignifikáns, de mérsékelt</w:t>
      </w:r>
      <w:r>
        <w:t xml:space="preserve">. Bár a hatás a beavatkozás befejezése után általában csökken, némi pozitív különbség a kontrollhoz képest még a követéses időszakban is fennmarad. Ez azt jelenti, hogy a gamifikáció nem csak átmeneti, újdonság jellegű hatással rendelkezik, hanem hosszabb távon is segít fenntartani a motivációt. </w:t>
      </w:r>
      <w:del w:id="133" w:author="Abari Kálmán (EXT)" w:date="2025-06-19T11:32:00Z">
        <w:r w:rsidDel="00040A16">
          <w:delText>Érdekes módon a</w:delText>
        </w:r>
      </w:del>
      <w:ins w:id="134" w:author="Abari Kálmán (EXT)" w:date="2025-06-19T11:32:00Z">
        <w:r w:rsidR="00040A16">
          <w:t>A</w:t>
        </w:r>
      </w:ins>
      <w:r>
        <w:t xml:space="preserve">zt is megállapították, hogy a gamifikált beavatkozás </w:t>
      </w:r>
      <w:r>
        <w:rPr>
          <w:rStyle w:val="Kiemels2"/>
          <w:b w:val="0"/>
        </w:rPr>
        <w:t>hatékonyabb</w:t>
      </w:r>
      <w:r>
        <w:t>, mint egy ugyanazon viselkedésváltoztatási program gamifikáció nélkül, a játékos elemek tehát hozzáadott értéket nyújtanak a hagyományos módszerekhez képest.</w:t>
      </w:r>
    </w:p>
    <w:p w:rsidR="00993A02" w:rsidRDefault="00FE752C">
      <w:pPr>
        <w:pStyle w:val="bekezdestobbi"/>
      </w:pPr>
      <w:r>
        <w:t xml:space="preserve">Egy 2022-es szisztematikus áttekintésben a mobil egészségügyi játékosított beavatkozások fizikai aktivitásra gyakorolt hatását vizsgálták 50 empirikus kutatás eredménye alapján </w:t>
      </w:r>
      <w:r>
        <w:fldChar w:fldCharType="begin"/>
      </w:r>
      <w:r>
        <w:instrText>ADDIN ZOTERO_ITEM CSL_CITATION {"citationID":"axeMIb7K","properties":{"formattedCitation":"(Xu \\uc0\\u233{}s mtsai., 2022)","plainCitation":"(Xu és mtsai., 2022)","noteIndex":0},"citationItems":[{"id":1930,"uris":["http://zotero.org/users/9712023/items/MMLI4GV6"],"itemData":{"id":1930,"type":"article-journal","abstract":"BACKGROUND: It is well known that regular physical exercise has associated benefits; yet, participation remains suboptimal. Mobile health (mHealth) has become an indispensable medium to deliver behavior change interventions, and there is a growing interest in the gamification apps in mHealth to promote physical activity (PA) participation. Gamification could use game design elements (such as points, leaderboards, and progress bars), and it has the potential to increase motivation for PA and engagement. However, mHealth-based gamification interventions are still emerging, and little is known about the application status and efficacy of such interventions.\nOBJECTIVE: This systematic review aims to investigate gamification apps in mHealth for improving PA levels and simultaneously summarize the impact of gamification interventions on PA participation.\nMETHODS: We searched PubMed, Scopus, Web of Science, Embase, CINAHL (EBSCO host), and IEEE Xplore from inception to December 20, 2020. Original empirical research exploring the effects of gamification interventions on PA participation was included. The papers described at least one outcome regarding exercise or PA participation, which could be subjective self-report or objective indicator measurement. Of note, we excluded studies about serious games or full-fledged games.\nRESULTS: Of 2944 studies identified from the database search, 50 (1.69%) were included, and the information was synthesized. The review revealed that gamification of PA had been applied to various population groups and broadly distributed among young people but less distributed among older adults and patients with a disease. Most of the studies (30/50, 60%) combined gamification with wearable devices to improve PA behavior change, and 50% (25/50) of the studies used theories or principles for designing gamified PA interventions. The most frequently used game elements were goal-setting, followed by progress bars, rewards, points, and feedback. This review demonstrated that gamification interventions could increase PA participation; however, the results were mixed, and modest changes were attained, which could be attributed to the heterogeneity across studies.\nCONCLUSIONS: Overall, this study provides an overview of the existing empirical research in PA gamification interventions and provides evidence for the efficacy of gamification in enhancing PA participation. High-quality empirical studies are needed in the future to assess the efficacy of a combination of gamification and wearable activity devices to promote PA, and further exploration is needed to investigate the optimal implementation of these features of game elements and theories to enhance PA participation.","container-title":"JMIR mHealth and uHealth","DOI":"10.2196/27794","ISSN":"2291-5222","issue":"2","journalAbbreviation":"JMIR Mhealth Uhealth","language":"eng","note":"PMID: 35113034\nPMCID: PMC8855282","page":"e27794","source":"PubMed","title":"The Effects of mHealth-Based Gamification Interventions on Participation in Physical Activity: Systematic Review","title-short":"The Effects of mHealth-Based Gamification Interventions on Participation in Physical Activity","volume":"10","author":[{"family":"Xu","given":"Linqi"},{"family":"Shi","given":"Hongyu"},{"family":"Shen","given":"Meidi"},{"family":"Ni","given":"Yuanyuan"},{"family":"Zhang","given":"Xin"},{"family":"Pang","given":"Yue"},{"family":"Yu","given":"Tianzhuo"},{"family":"Lian","given":"Xiaoqian"},{"family":"Yu","given":"Tianyue"},{"family":"Yang","given":"Xige"},{"family":"Li","given":"Feng"}],"issued":{"date-parts":[["2022",2,3]]}}}],"schema":"https://github.com/citation-style-language/schema/raw/master/csl-citation.json"}</w:instrText>
      </w:r>
      <w:r>
        <w:fldChar w:fldCharType="separate"/>
      </w:r>
      <w:r>
        <w:rPr>
          <w:rFonts w:cs="Times New Roman"/>
          <w:szCs w:val="24"/>
        </w:rPr>
        <w:t>(Xu és mtsai., 2022)</w:t>
      </w:r>
      <w:r>
        <w:fldChar w:fldCharType="end"/>
      </w:r>
      <w:r>
        <w:t xml:space="preserve">. Megállapították, hogy a fizikai aktivitás játékosítását ugyan különféle népességcsoportokban alkalmazták, de főként fiatalok körében volt elterjedt, kevésbé az idősebb felnőttek és bizonyos betegségekkel küzdő betegek körében. A vizsgálatok többségében (60%) a játékosítást viselhető eszközökkel, például csuklópántokkal kombinálták a fizikai aktivitás megváltoztatására. A leggyakrabban alkalmazott játékelemek az eredmény- és </w:t>
      </w:r>
      <w:r>
        <w:lastRenderedPageBreak/>
        <w:t xml:space="preserve">fejlődésközpontúak voltak, mint például a célkitűzés (60%), a haladási sávok (52%), a jutalmak (50%), a pontok (44%) és a visszajelzések (42%). Emellett a társas interakcióra építő elemek, mint a verseny és az együttműködés, szintén gyakoriak voltak (32-32%). Az áttekintett vizsgálatok felében </w:t>
      </w:r>
      <w:del w:id="135" w:author="Abari Kálmán (EXT)" w:date="2025-06-19T11:33:00Z">
        <w:r w:rsidDel="00040A16">
          <w:delText xml:space="preserve">(50%) </w:delText>
        </w:r>
      </w:del>
      <w:r>
        <w:t xml:space="preserve">használtak elméleteket vagy alapelveket a játékosított fizikai aktivitás beavatkozások tervezéséhez. A leggyakrabban alkalmazott elmélet az öndeterminációs elmélet (SDT) volt (32%). A megállapítások között szerepel, hogy több játékelem kombinációja hatékonyabb lehet, mint egyetlen elem használata. Továbbá, az elméleti alapokon nyugvó játékosítási beavatkozások hatékonyabbnak bizonyulhatnak, mint az elméleti útmutatás nélküliek. Összességében a cikk azt a következtetést vonja le, hogy bár a játékosítási beavatkozások növelhetik a fizikai aktivitásban való részvételt, az eredmények vegyesek és szerények. </w:t>
      </w:r>
    </w:p>
    <w:p w:rsidR="00993A02" w:rsidRDefault="00FE752C">
      <w:pPr>
        <w:pStyle w:val="bekezdestobbi"/>
      </w:pPr>
      <w:r>
        <w:t xml:space="preserve">Az oktatás játékosításához hasonlóan az egészségügyi gamifikáció sikere is függ a </w:t>
      </w:r>
      <w:r>
        <w:rPr>
          <w:rStyle w:val="Kiemels2"/>
          <w:b w:val="0"/>
        </w:rPr>
        <w:t>kialakítástól</w:t>
      </w:r>
      <w:r>
        <w:t>, látható, hogy itt is további kutatásokra van szükség. A sikeres megvalósítást több tényező is befolyásolhatja:</w:t>
      </w:r>
    </w:p>
    <w:p w:rsidR="00993A02" w:rsidRDefault="00FE752C">
      <w:pPr>
        <w:pStyle w:val="felsorols"/>
        <w:spacing w:before="280"/>
        <w:ind w:left="1077" w:hanging="360"/>
      </w:pPr>
      <w:r>
        <w:t>Demográfia és célcsoport: Egy fiatal, technológiailag jártas csoportnál jól működhetnek az app</w:t>
      </w:r>
      <w:ins w:id="136" w:author="Abari Kálmán (EXT)" w:date="2025-06-19T11:34:00Z">
        <w:r w:rsidR="00040A16">
          <w:t>likáció</w:t>
        </w:r>
      </w:ins>
      <w:r>
        <w:t>-alapú pontgyűjtögetős kihívások. Idősebb felnőtteknél vagy betegeknél, akik alapvetően nem játékos szemléletűek, adaptálni kell a módszert, például egyszerűbb, kevésbé versengő mechanizmusokat használni, vagy olyan eszközöket, amik számukra is könnyen kezelhetők. Ilyen például a lépésszámláló óra.</w:t>
      </w:r>
    </w:p>
    <w:p w:rsidR="00993A02" w:rsidRDefault="00FE752C">
      <w:pPr>
        <w:pStyle w:val="felsorols"/>
        <w:spacing w:before="0"/>
        <w:ind w:left="1077" w:hanging="360"/>
      </w:pPr>
      <w:r>
        <w:t>Újdonság vs. fenntarthatóság: Sok felhasználó az elején lelkes, de idővel a játék újdonsága kopik. Ezért a fenntartható gamifikációhoz folyamatosan frissülő tartalmak vagy új kihívások kellenek. Néhány alkalmazás időszakos események formájában új célokat ad, hogy visszacsalogassa a lemorzsolódókat.</w:t>
      </w:r>
    </w:p>
    <w:p w:rsidR="00993A02" w:rsidRDefault="00FE752C">
      <w:pPr>
        <w:pStyle w:val="felsorols"/>
        <w:spacing w:before="0" w:after="280"/>
        <w:ind w:left="1077" w:hanging="360"/>
        <w:rPr>
          <w:rStyle w:val="Kiemels2"/>
          <w:b w:val="0"/>
          <w:bCs w:val="0"/>
        </w:rPr>
      </w:pPr>
      <w:r>
        <w:t>Közösségi komponens: Az egészségügyi gamifikációnál hatékonynak bizonyult a társas motiváció kihasználása. Például ha a barátok vagy családtagok összekapcsolódhatnak az alkalmazásban, láthatják egymás eredményeit, biztathatják egymást vagy versenghetnek egymással, akkor jobb lehet a megtartó erő. A csoportos kihívások különösen növelik a elszámoltathatóságot, mert az egyén nem akarja cserben hagyni a csapattársait, vagy épp dicsőséget akar szerezni nekik. Kutatások szerint a csapatalapú gamifikáció a testmozgás terén hatékonyabb lehet, mint a kizárólag egyéni típusú, mert a gyengébb motivációjú tagokat húzzák magukkal a lelkesebb résztvevők.</w:t>
      </w:r>
    </w:p>
    <w:p w:rsidR="00993A02" w:rsidRDefault="00FE752C">
      <w:pPr>
        <w:pStyle w:val="bekezdestobbi"/>
      </w:pPr>
      <w:r>
        <w:t xml:space="preserve">A gamifikáció alkalmazása az egészségügy speciálisabb területein is egyre nagyobb figyelmet kap, különösen a rehabilitáció, a fizioterápia és a mentális egészség területén. A rehabilitációs és fizioterápiás beavatkozásokban a játékosítás gyakran komoly játék formájában jelenik meg, vagyis olyan digitális játékok révén, amelyek célja nem szórakoztatás, hanem terápiás hatás elérése. A terápiás célú komoly játékok alkalmazása növelheti a betegek motivációját és elkötelezettségét a rehabilitációs gyakorlatok iránt </w:t>
      </w:r>
      <w:r>
        <w:fldChar w:fldCharType="begin"/>
      </w:r>
      <w:r>
        <w:instrText>ADDIN ZOTERO_ITEM CSL_CITATION {"citationID":"0H6lDKPX","properties":{"formattedCitation":"(Gonz\\uc0\\u225{}lez-Gonz\\uc0\\u225{}lez \\uc0\\u233{}s mtsai., 2019; Vieira \\uc0\\u233{}s mtsai., 2021)","plainCitation":"(González-González és mtsai., 2019; Vieira és mtsai., 2021)","noteIndex":0},"citationItems":[{"id":1956,"uris":["http://zotero.org/users/9712023/items/VZKW33TW"],"itemData":{"id":1956,"type":"article-journal","container-title":"Journal of Biomedical Informatics","DOI":"10.1016/j.jbi.2019.103266","ISSN":"15320464","journalAbbreviation":"Journal of Biomedical Informatics","language":"en","page":"103266","source":"DOI.org (Crossref)","title":"Serious games for rehabilitation: Gestural interaction in personalized gamified exercises through a recommender system","title-short":"Serious games for rehabilitation","volume":"97","author":[{"family":"González-González","given":"Carina S."},{"family":"Toledo-Delgado","given":"Pedro A."},{"family":"Muñoz-Cruz","given":"Vanesa"},{"family":"Torres-Carrion","given":"Pablo V."}],"issued":{"date-parts":[["2019",9]]}}},{"id":1957,"uris":["http://zotero.org/users/9712023/items/QI4MJ8N7"],"itemData":{"id":1957,"type":"article-journal","abstract":"Background\n              Serious video games have now been used and assessed in clinical protocols, with several studies reporting patient improvement and engagement with this type of therapy. Even though some literature reviews have approached this topic from a game perspective and presented a broad overview of the types of video games that have been used in this context, there is still a need to better understand how different game characteristics and development strategies might impact and relate to clinical outcomes.\n            \n            \n              Objective\n              This review assessed the relationship between the characteristics of serious games (SGs) and their relationship with the clinical outcomes of studies that use this type of therapy in motor impairment rehabilitation of patients with stroke, multiple sclerosis, or cerebral palsy. The purpose was to take a closer look at video game design features described in the literature (game genre [GG], game nature [GN], and game development strategy [GDS]) and assess how they may contribute toward improving health outcomes. Additionally, this review attempted to bring together medical and game development perspectives to facilitate communication between clinicians and game developers, therefore easing the process of choosing the video games to be used for physical rehabilitation.\n            \n            \n              Methods\n              We analyzed the main features of SG design to obtain significant clinical outcomes when applied to physical rehabilitation of patients recovering from motor impairments resulting from stroke, multiple sclerosis, and cerebral palsy. We implemented a PRISMA (Preferred Reporting Items for Systematic Reviews and Meta-Analyses) database-adjusted electronic search strategy for the PubMed, IEEE Xplore, and Cochrane databases.\n            \n            \n              Results\n              We screened 623 related papers from 2010-2021 and identified 12 that presented results compatible with our inclusion criteria. A total of 512 participants with stroke (8 studies, 417 participants), cerebral palsy (1 study, 8 participants), and multiple sclerosis (2 studies, 46 participants) were included; 1 study targeting the elderly (41 participants) was also included. All studies assessed motor, sensory, and functional functions, while some also measured general health outcomes. Interventions with games were used for upper-limb motor rehabilitation. Of the 12 studies, 8 presented significant improvements in at least one clinical measurement, of which 6 presented games from the casual GG, 1 combined the casual, simulation, and exergaming GGs, and 2 combined the sports and simulation GGs.\n            \n            \n              Conclusions\n              Of the possible combinations of game design features (GG, GN, and GDS) described, custom-made casual games that resort to the first-person perspective, do not feature a visible player character, are played in single-player mode, and use nonimmersive virtual reality attain the best results in terms of positive clinical outcomes. In addition, the use of custom-made games versus commercial off-the-shelf games tends to give better clinical results, although the latter are perceived as more motivating and engaging.","container-title":"JMIR Serious Games","DOI":"10.2196/20066","ISSN":"2291-9279","issue":"3","journalAbbreviation":"JMIR Serious Games","language":"en","page":"e20066","source":"DOI.org (Crossref)","title":"Serious Game Design and Clinical Improvement in Physical Rehabilitation: Systematic Review","title-short":"Serious Game Design and Clinical Improvement in Physical Rehabilitation","volume":"9","author":[{"family":"Vieira","given":"Catarina"},{"family":"Ferreira Da Silva Pais-Vieira","given":"Carla"},{"family":"Novais","given":"João"},{"family":"Perrotta","given":"André"}],"issued":{"date-parts":[["2021",9,23]]}}}],"schema":"https://github.com/citation-style-language/schema/raw/master/csl-citation.json"}</w:instrText>
      </w:r>
      <w:r>
        <w:fldChar w:fldCharType="separate"/>
      </w:r>
      <w:r>
        <w:rPr>
          <w:rFonts w:cs="Times New Roman"/>
          <w:szCs w:val="24"/>
        </w:rPr>
        <w:t>(González-González és mtsai., 2019; Vieira és mtsai., 2021)</w:t>
      </w:r>
      <w:r>
        <w:fldChar w:fldCharType="end"/>
      </w:r>
      <w:r>
        <w:t xml:space="preserve">. Például stroke utáni kézterápiában játékos gyakorlatsorokat </w:t>
      </w:r>
      <w:r>
        <w:lastRenderedPageBreak/>
        <w:t xml:space="preserve">használnak a kézfunkciók visszanyerésére </w:t>
      </w:r>
      <w:r>
        <w:fldChar w:fldCharType="begin"/>
      </w:r>
      <w:r>
        <w:instrText>ADDIN ZOTERO_ITEM CSL_CITATION {"citationID":"VRVDObmj","properties":{"formattedCitation":"(S\\uc0\\u225{}nchez-Gil \\uc0\\u233{}s mtsai., 2025)","plainCitation":"(Sánchez-Gil és mtsai., 2025)","noteIndex":0},"citationItems":[{"id":1959,"uris":["http://zotero.org/users/9712023/items/ETQ8WV9E"],"itemData":{"id":1959,"type":"article-journal","container-title":"Computer Methods and Programs in Biomedicine","DOI":"10.1016/j.cmpb.2024.108476","ISSN":"01692607","journalAbbreviation":"Computer Methods and Programs in Biomedicine","language":"en","page":"108476","source":"DOI.org (Crossref)","title":"Gamified devices for stroke rehabilitation: A systematic review","title-short":"Gamified devices for stroke rehabilitation","volume":"258","author":[{"family":"Sánchez-Gil","given":"Juan J."},{"family":"Sáez-Manzano","given":"Aurora"},{"family":"López-Luque","given":"Rafael"},{"family":"Ochoa-Sepúlveda","given":"Juan-José"},{"family":"Cañete-Carmona","given":"Eduardo"}],"issued":{"date-parts":[["2025",1]]}}}],"schema":"https://github.com/citation-style-language/schema/raw/master/csl-citation.json"}</w:instrText>
      </w:r>
      <w:r>
        <w:fldChar w:fldCharType="separate"/>
      </w:r>
      <w:r>
        <w:rPr>
          <w:rFonts w:cs="Times New Roman"/>
          <w:szCs w:val="24"/>
        </w:rPr>
        <w:t>(Sánchez-Gil és mtsai., 2025)</w:t>
      </w:r>
      <w:r>
        <w:fldChar w:fldCharType="end"/>
      </w:r>
      <w:r>
        <w:t xml:space="preserve">, míg gyermekek számára asztma esetén légzésfejlesztő játékokat fejlesztettek ki </w:t>
      </w:r>
      <w:r>
        <w:fldChar w:fldCharType="begin"/>
      </w:r>
      <w:r>
        <w:instrText>ADDIN ZOTERO_ITEM CSL_CITATION {"citationID":"Jhh6uiSZ","properties":{"formattedCitation":"(Karakul \\uc0\\u233{}s mtsai., 2024)","plainCitation":"(Karakul és mtsai., 2024)","noteIndex":0},"citationItems":[{"id":1960,"uris":["http://zotero.org/users/9712023/items/GD8WW4L8"],"itemData":{"id":1960,"type":"article-journal","container-title":"Journal of Pediatric Nursing","DOI":"10.1016/j.pedn.2024.02.025","ISSN":"08825963","journalAbbreviation":"Journal of Pediatric Nursing","language":"en","page":"e149-e158","source":"DOI.org (Crossref)","title":"The effect of mobile game training designed for asthmatic children on asthma management and quality of life","volume":"76","author":[{"family":"Karakul","given":"Atiye"},{"family":"Düzkaya","given":"Duygu Sönmez"},{"family":"Bozkul","given":"Gamze"},{"family":"Çapanoğlu","given":"Murat"}],"issued":{"date-parts":[["2024",5]]}}}],"schema":"https://github.com/citation-style-language/schema/raw/master/csl-citation.json"}</w:instrText>
      </w:r>
      <w:r>
        <w:fldChar w:fldCharType="separate"/>
      </w:r>
      <w:r>
        <w:rPr>
          <w:rFonts w:cs="Times New Roman"/>
          <w:szCs w:val="24"/>
        </w:rPr>
        <w:t>(Karakul és mtsai., 2024)</w:t>
      </w:r>
      <w:r>
        <w:fldChar w:fldCharType="end"/>
      </w:r>
      <w:r>
        <w:t>. E programok során mért eredmények azt mutatják, hogy a betegek hosszabb ideig és szívesebben végeznek gyakorlatokat játékos környezetben, ami a terápiás hatékonyság növekedéséhez vezethet.</w:t>
      </w:r>
    </w:p>
    <w:p w:rsidR="00993A02" w:rsidRDefault="00FE752C">
      <w:pPr>
        <w:pStyle w:val="bekezdestobbi"/>
      </w:pPr>
      <w:r>
        <w:t xml:space="preserve">A mentális egészség területén is megjelentek a gamifikált megközelítések, elsősorban mobilalkalmazások formájában. Ezek az alkalmazások a stresszkezelés, a szorongáscsökkentés és az enyhe depresszió kezelésének támogatását célozzák meg: például naplóírásért vagy relaxációs gyakorlatok elvégzéséért pontokat adnak, illetve mini-játékok formájában tanítanak meg különböző mentálhigiénés technikákat </w:t>
      </w:r>
      <w:r>
        <w:fldChar w:fldCharType="begin"/>
      </w:r>
      <w:r>
        <w:instrText>ADDIN ZOTERO_ITEM CSL_CITATION {"citationID":"3NxSw8lr","properties":{"formattedCitation":"(Fleming \\uc0\\u233{}s mtsai., 2017)","plainCitation":"(Fleming és mtsai., 2017)","noteIndex":0},"citationItems":[{"id":1961,"uris":["http://zotero.org/users/9712023/items/92CZZ3KQ"],"itemData":{"id":1961,"type":"article-journal","container-title":"Frontiers in Psychiatry","DOI":"10.3389/fpsyt.2016.00215","ISSN":"1664-0640","journalAbbreviation":"Front. Psychiatry","source":"DOI.org (Crossref)","title":"Serious Games and Gamification for Mental Health: Current Status and Promising Directions","title-short":"Serious Games and Gamification for Mental Health","URL":"http://journal.frontiersin.org/article/10.3389/fpsyt.2016.00215/full","volume":"7","author":[{"family":"Fleming","given":"Theresa M."},{"family":"Bavin","given":"Lynda"},{"family":"Stasiak","given":"Karolina"},{"family":"Hermansson-Webb","given":"Eve"},{"family":"Merry","given":"Sally N."},{"family":"Cheek","given":"Colleen"},{"family":"Lucassen","given":"Mathijs"},{"family":"Lau","given":"Ho Ming"},{"family":"Pollmuller","given":"Britta"},{"family":"Hetrick","given":"Sarah"}],"accessed":{"date-parts":[["2025",5,9]]},"issued":{"date-parts":[["2017",1,10]]}}}],"schema":"https://github.com/citation-style-language/schema/raw/master/csl-citation.json"}</w:instrText>
      </w:r>
      <w:r>
        <w:fldChar w:fldCharType="separate"/>
      </w:r>
      <w:r>
        <w:rPr>
          <w:rFonts w:cs="Times New Roman"/>
          <w:szCs w:val="24"/>
        </w:rPr>
        <w:t>(Fleming és mtsai., 2017)</w:t>
      </w:r>
      <w:r>
        <w:fldChar w:fldCharType="end"/>
      </w:r>
      <w:r>
        <w:t xml:space="preserve">. Bár az ezen a területen végzett kutatások még korai fázisban vannak, néhány pilotprogram biztató eredményeket mutatott. Enyhe depresszióval élő pácienseknél például fokozott fizikai aktivitást és a terápiás programokban való hosszabb távú részvételt értek el játékosított, célkitűzéseken és jutalmazáson alapuló rendszerek segítségével </w:t>
      </w:r>
      <w:r>
        <w:fldChar w:fldCharType="begin"/>
      </w:r>
      <w:r>
        <w:instrText>ADDIN ZOTERO_ITEM CSL_CITATION {"citationID":"LV7zXPCu","properties":{"formattedCitation":"(Weller \\uc0\\u233{}s mtsai., 2022)","plainCitation":"(Weller és mtsai., 2022)","noteIndex":0},"citationItems":[{"id":1963,"uris":["http://zotero.org/users/9712023/items/PVVV5HF7"],"itemData":{"id":1963,"type":"article-journal","abstract":"Objective\n              \n                Computerised cognitive trainings have been put forward to improve control over negatively biased information processing and associated depressive symptomatology. Yet, disease-related impairments of motivation and endurance, as well as insufficient accessibility hinder use of this promising therapeutic opportunity. Here, we developed an app (\n                \n                  de:)press\n                  ©\n                \n                ) that utilizes a cognitive control training (paced auditory serial addition task) enriched with gamification and information elements. We compared a six-week training with\n                \n                  de:)press\n                  ©\n                \n                to a non-gamified version (active control group).\n              \n            \n            \n              Methods\n              \n                Thirty-two depressed participants were included. Each received either\n                \n                  de:)press\n                  ©\n                \n                or the non-gamified version and was instructed to train three times per week for two weeks. Afterwards (four weeks) they were free to train at their own discretion. Depression severity was assessed during training and two follow-up sessions. Primary endpoint was defined as difference between groups [change of Montgomery-Åsberg Depression Rating Scale (MADRS)] four weeks after end of training.\n              \n            \n            \n              Results\n              \n                Depression severity decreased in both groups. At primary endpoint, MADRS scores were significantly lower in the\n                \n                  de:)press\n                  ©\n                \n                -group compared to the control group. No differences were observed at three months' follow-up. Intervention usability was consistently rated positively. Participants who had trained with\n                \n                  de:)press\n                  ©\n                \n                maintained the recommended training frequency without further prompting. Besides transient fatigue or frustration, no adverse effects were observed.\n              \n            \n            \n              Conclusion\n              \n                This pilot demonstrates that gamification and information elements can substantially increase cognitive control training efficacy in alleviating depressive symptoms. Moreover, it provides first evidence for the feasibility and efficacy of\n                \n                  de:)press\n                  ©\n                \n                as an add-on intervention to treat depression.\n              \n            \n            \n              Clinical trial registration\n              The study is registered under ClinicalTrials.gov, identifier: NCT04400162.","container-title":"Frontiers in Digital Health","DOI":"10.3389/fdgth.2022.994484","ISSN":"2673-253X","journalAbbreviation":"Front. Digit. Health","page":"994484","source":"DOI.org (Crossref)","title":"Gamification improves antidepressant effects of cognitive control training—A pilot trial","volume":"4","author":[{"family":"Weller","given":"Simone"},{"family":"Schroeder","given":"Philipp A."},{"family":"Plewnia","given":"Christian"}],"issued":{"date-parts":[["2022",10,21]]}}}],"schema":"https://github.com/citation-style-language/schema/raw/master/csl-citation.json"}</w:instrText>
      </w:r>
      <w:r>
        <w:fldChar w:fldCharType="separate"/>
      </w:r>
      <w:r>
        <w:rPr>
          <w:rFonts w:cs="Times New Roman"/>
          <w:szCs w:val="24"/>
        </w:rPr>
        <w:t>(Weller és mtsai., 2022)</w:t>
      </w:r>
      <w:r>
        <w:fldChar w:fldCharType="end"/>
      </w:r>
      <w:r>
        <w:t>. A kezdeti adatok alapján úgy tűnik, hogy a játékosítás elősegítheti a résztvevők kitartását és csökkentheti a lemorzsolódást a kezelések során.</w:t>
      </w:r>
    </w:p>
    <w:p w:rsidR="00993A02" w:rsidRDefault="00993A02">
      <w:pPr>
        <w:pStyle w:val="bekezdestobbi"/>
      </w:pPr>
    </w:p>
    <w:p w:rsidR="00993A02" w:rsidRDefault="00FE752C">
      <w:pPr>
        <w:pStyle w:val="Cmsor3"/>
      </w:pPr>
      <w:bookmarkStart w:id="137" w:name="_Toc197690043"/>
      <w:r>
        <w:t>Gamifikáció a vállalati környezetben</w:t>
      </w:r>
      <w:bookmarkEnd w:id="137"/>
    </w:p>
    <w:p w:rsidR="00993A02" w:rsidRDefault="00FE752C">
      <w:pPr>
        <w:pStyle w:val="bekezdeselso"/>
      </w:pPr>
      <w:r>
        <w:t>A vállalati szféra – ideértve a munkahelyi folyamatokat, a HR-t, képzéseket és az ügyfélkapcsolatokat – szintén korán felfedezte a gamifikációban rejlő lehetőségeket. A cégek két fő területen alkalmazták: egyrészt belsőleg, a munkavállalók motiválására, teljesítményének növelésére és bizonyos viselkedések ösztönzésére, például tréningek elvégzése, értékesítési célok teljesítése, innovációs javaslatok benyújtása; másrészt külsőleg, a vásárlók és ügyfelek elkötelezésére és hűségének erősítésére. Ez utóbbiak gyakran a marketing jellegű gamifikációra példák, ilyenek például a márkahűség-programok is.</w:t>
      </w:r>
    </w:p>
    <w:p w:rsidR="00993A02" w:rsidRDefault="00FE752C" w:rsidP="00A809F2">
      <w:pPr>
        <w:pStyle w:val="Cmsor4"/>
        <w:rPr>
          <w:rStyle w:val="Kiemels2"/>
        </w:rPr>
        <w:pPrChange w:id="138" w:author="Abari Kálmán (EXT)" w:date="2025-06-19T11:39:00Z">
          <w:pPr>
            <w:pStyle w:val="Cmsor3"/>
          </w:pPr>
        </w:pPrChange>
      </w:pPr>
      <w:bookmarkStart w:id="139" w:name="_Toc197690044"/>
      <w:r>
        <w:rPr>
          <w:rStyle w:val="Kiemels2"/>
          <w:b/>
        </w:rPr>
        <w:t xml:space="preserve">Belső gamifikáció – munkavállalói bevonás és </w:t>
      </w:r>
      <w:r w:rsidRPr="00A809F2">
        <w:rPr>
          <w:rStyle w:val="Kiemels2"/>
          <w:b/>
          <w:bCs w:val="0"/>
          <w:rPrChange w:id="140" w:author="Abari Kálmán (EXT)" w:date="2025-06-19T11:38:00Z">
            <w:rPr>
              <w:rStyle w:val="Kiemels2"/>
              <w:b/>
            </w:rPr>
          </w:rPrChange>
        </w:rPr>
        <w:t>teljesítmény</w:t>
      </w:r>
      <w:del w:id="141" w:author="Abari Kálmán (EXT)" w:date="2025-06-19T11:39:00Z">
        <w:r w:rsidDel="00A809F2">
          <w:rPr>
            <w:rStyle w:val="Kiemels2"/>
            <w:b/>
          </w:rPr>
          <w:delText>:</w:delText>
        </w:r>
      </w:del>
      <w:bookmarkEnd w:id="139"/>
    </w:p>
    <w:p w:rsidR="00993A02" w:rsidRDefault="00FE752C">
      <w:pPr>
        <w:pStyle w:val="bekezdeselso"/>
      </w:pPr>
      <w:r>
        <w:t xml:space="preserve">A vállalatok régi problémája, hogyan lehet a monotonnak érzett feladatokat vonzóbbá tenni, vagy a dolgozók fejlődési kedvét fenntartani. Erre kínálhat megoldást a gamifikáció, például </w:t>
      </w:r>
      <w:r>
        <w:rPr>
          <w:rStyle w:val="Kiemels2"/>
          <w:b w:val="0"/>
        </w:rPr>
        <w:t>játékos teljesítménykövető rendszerek</w:t>
      </w:r>
      <w:r>
        <w:t xml:space="preserve"> formájában. Több nagyvállalat kísérletezett ilyesmivel: az </w:t>
      </w:r>
      <w:r>
        <w:rPr>
          <w:rStyle w:val="Kiemels2"/>
          <w:b w:val="0"/>
        </w:rPr>
        <w:t>SAP</w:t>
      </w:r>
      <w:r>
        <w:t xml:space="preserve"> saját közösségi hálóján vezette be a pontokat és jelvényeket, hogy ösztönözze a dolgozókat a tudásmegosztásra, így tudta jelentősen növelni a fórumhozzászólások és megosztott tippek számát. A </w:t>
      </w:r>
      <w:r>
        <w:rPr>
          <w:rStyle w:val="Kiemels2"/>
          <w:b w:val="0"/>
        </w:rPr>
        <w:t>Microsoft</w:t>
      </w:r>
      <w:r>
        <w:t xml:space="preserve"> egyes fejlesztőcsapatai </w:t>
      </w:r>
      <w:r>
        <w:rPr>
          <w:rStyle w:val="Kiemels2"/>
          <w:b w:val="0"/>
        </w:rPr>
        <w:t>bug-vadászatot</w:t>
      </w:r>
      <w:r>
        <w:t xml:space="preserve"> (szoftverhiba keresést) gamifikáltak, pontversenyt hirdetve a hibajavításokra, ami játékos versenyszellemet hozott a monoton tesztelésbe, és növelte a talált hibák számát. A </w:t>
      </w:r>
      <w:r>
        <w:rPr>
          <w:rStyle w:val="Kiemels2"/>
          <w:b w:val="0"/>
        </w:rPr>
        <w:t>Deloitte</w:t>
      </w:r>
      <w:r>
        <w:t xml:space="preserve"> a vezetők továbbképzését alakította át </w:t>
      </w:r>
      <w:r>
        <w:rPr>
          <w:rStyle w:val="Hangslyozs"/>
        </w:rPr>
        <w:t>Leadership Academy</w:t>
      </w:r>
      <w:r>
        <w:t xml:space="preserve"> néven egy gamifikált tanulási platformmá, ahol a résztvevők jelvényeket és rangokat kaptak a kurzusmodulok elvégzéséért, ezzel jelentősen lerövidült a program elvégzésének átlagos ideje, mert a vezetők versenyeztek a jelvényekért.</w:t>
      </w:r>
    </w:p>
    <w:p w:rsidR="00993A02" w:rsidRDefault="00FE752C">
      <w:pPr>
        <w:pStyle w:val="bekezdestobbi"/>
      </w:pPr>
      <w:r>
        <w:lastRenderedPageBreak/>
        <w:t xml:space="preserve">Tudományos vizsgálatok is alátámasztják, hogy a gamifikáció képes növelni a </w:t>
      </w:r>
      <w:r>
        <w:rPr>
          <w:rStyle w:val="Kiemels2"/>
          <w:b w:val="0"/>
        </w:rPr>
        <w:t>munkahelyi elkötelezettséget</w:t>
      </w:r>
      <w:r>
        <w:t xml:space="preserve">. Egy vállalati kísérletben a játékos elemek bevezetése szignifikánsan emelte az alkalmazottak bevonódását, és ez az </w:t>
      </w:r>
      <w:r>
        <w:rPr>
          <w:rStyle w:val="Kiemels2"/>
          <w:b w:val="0"/>
        </w:rPr>
        <w:t>alapvető pszichológiai szükségletek</w:t>
      </w:r>
      <w:r>
        <w:t xml:space="preserve"> (kompetencia, autonómia, kapcsolat) jobb kielégítettségén keresztül valósult meg </w:t>
      </w:r>
      <w:r>
        <w:fldChar w:fldCharType="begin"/>
      </w:r>
      <w:r>
        <w:instrText>ADDIN ZOTERO_ITEM CSL_CITATION {"citationID":"oiRmCJmI","properties":{"formattedCitation":"(Wibisono \\uc0\\u233{}s mtsai., 2023)","plainCitation":"(Wibisono és mtsai., 2023)","noteIndex":0},"citationItems":[{"id":1937,"uris":["http://zotero.org/users/9712023/items/89DTW3FY"],"itemData":{"id":1937,"type":"article-journal","container-title":"Cogent Business &amp; Management","DOI":"10.1080/23311975.2023.2287586","ISSN":"2331-1975","issue":"3","journalAbbreviation":"Cogent Business &amp; Management","language":"en","page":"2287586","source":"DOI.org (Crossref)","title":"Understanding the effects of gamification on work engagement: The role of basic need satisfaction and enjoyment among millennials","title-short":"Understanding the effects of gamification on work engagement","volume":"10","author":[{"family":"Wibisono","given":"Gunawan"},{"family":"Setiawan","given":"Yuli"},{"family":"Aprianda","given":"Budi"},{"family":"Cendana","given":"Wiputra"}],"issued":{"date-parts":[["2023",12,11]]}}}],"schema":"https://github.com/citation-style-language/schema/raw/master/csl-citation.json"}</w:instrText>
      </w:r>
      <w:r>
        <w:fldChar w:fldCharType="separate"/>
      </w:r>
      <w:r>
        <w:rPr>
          <w:rFonts w:cs="Times New Roman"/>
          <w:szCs w:val="24"/>
        </w:rPr>
        <w:t>(Wibisono és mtsai., 2023)</w:t>
      </w:r>
      <w:r>
        <w:fldChar w:fldCharType="end"/>
      </w:r>
      <w:r>
        <w:t xml:space="preserve">. Más szóval a gamifikáció </w:t>
      </w:r>
      <w:r>
        <w:rPr>
          <w:rStyle w:val="Kiemels2"/>
          <w:b w:val="0"/>
        </w:rPr>
        <w:t>motiváló munkakörnyezetet</w:t>
      </w:r>
      <w:r>
        <w:t xml:space="preserve"> teremthet, ha a dolgozók sikerélményt (kompetencia) élnek meg általa, bizonyos szabadságot kapnak a célok elérésében (autonómia) és közösségi élmény is társul hozzá (kapcsolat, például csapatversenyek). Egy másik tanulmány rámutatott, hogy a gamifikáció növelheti a </w:t>
      </w:r>
      <w:r>
        <w:rPr>
          <w:rStyle w:val="Kiemels2"/>
          <w:b w:val="0"/>
        </w:rPr>
        <w:t>tudásmegosztás hatékonyságát</w:t>
      </w:r>
      <w:r>
        <w:t xml:space="preserve"> is. A vállalati tréningekbe épített pontok és jelvények hatására a dolgozók nem csak jobban bevonódtak, de </w:t>
      </w:r>
      <w:r>
        <w:rPr>
          <w:rStyle w:val="Kiemels2"/>
          <w:b w:val="0"/>
        </w:rPr>
        <w:t>jobban meg is jegyezték</w:t>
      </w:r>
      <w:r>
        <w:t xml:space="preserve"> az anyagot, azaz javult a tudás- és készségmegtartás </w:t>
      </w:r>
      <w:r>
        <w:fldChar w:fldCharType="begin"/>
      </w:r>
      <w:r>
        <w:instrText>ADDIN ZOTERO_ITEM CSL_CITATION {"citationID":"udnMYuSs","properties":{"formattedCitation":"(Capatina \\uc0\\u233{}s mtsai., 2024)","plainCitation":"(Capatina és mtsai., 2024)","noteIndex":0},"citationItems":[{"id":1939,"uris":["http://zotero.org/users/9712023/items/VYKMZ63D"],"itemData":{"id":1939,"type":"article-journal","container-title":"Journal of Innovation &amp; Knowledge","DOI":"10.1016/j.jik.2024.100530","ISSN":"2444569X","issue":"3","journalAbbreviation":"Journal of Innovation &amp; Knowledge","language":"en","page":"100530","source":"DOI.org (Crossref)","title":"Leveling up in corporate training: Unveiling the power of gamification to enhance knowledge retention, knowledge sharing, and job performance","title-short":"Leveling up in corporate training","volume":"9","author":[{"family":"Capatina","given":"Alexandru"},{"family":"Juarez-Varon","given":"David"},{"family":"Micu","given":"Adrian"},{"family":"Micu","given":"Angela Eliza"}],"issued":{"date-parts":[["2024",7]]}}}],"schema":"https://github.com/citation-style-language/schema/raw/master/csl-citation.json"}</w:instrText>
      </w:r>
      <w:r>
        <w:fldChar w:fldCharType="separate"/>
      </w:r>
      <w:r>
        <w:rPr>
          <w:rFonts w:cs="Times New Roman"/>
          <w:szCs w:val="24"/>
        </w:rPr>
        <w:t>(Capatina és mtsai., 2024)</w:t>
      </w:r>
      <w:r>
        <w:fldChar w:fldCharType="end"/>
      </w:r>
      <w:r>
        <w:t>.</w:t>
      </w:r>
    </w:p>
    <w:p w:rsidR="00993A02" w:rsidRDefault="00FE752C">
      <w:pPr>
        <w:pStyle w:val="bekezdestobbi"/>
      </w:pPr>
      <w:r>
        <w:t xml:space="preserve">Természetesen a vállalati gamifikáció sem garantált siker. </w:t>
      </w:r>
      <w:r>
        <w:rPr>
          <w:rStyle w:val="Kiemels2"/>
          <w:b w:val="0"/>
        </w:rPr>
        <w:t>Kudarcok</w:t>
      </w:r>
      <w:r>
        <w:t xml:space="preserve"> is ismertek, főleg ha a dolgozók manipulációnak vagy gyerekesnek érzik a rendszert. A Gartner előrejelzése, miszerint a korai gamifikációs projektek 80%-a kudarcot vall 2014-re, részben be is igazolódott: több cég lelkesedése alábbhagyott, amikor azt látták, hogy egyes alkalmazottaik </w:t>
      </w:r>
      <w:r>
        <w:rPr>
          <w:rStyle w:val="Kiemels2"/>
          <w:b w:val="0"/>
        </w:rPr>
        <w:t>motivációját nem növeli</w:t>
      </w:r>
      <w:r>
        <w:t xml:space="preserve">, vagy átmeneti fellángolás után visszaesik a teljesítmény. Ennek gyakori oka, hogy a gamifikáció </w:t>
      </w:r>
      <w:r>
        <w:rPr>
          <w:rStyle w:val="Kiemels2"/>
          <w:b w:val="0"/>
        </w:rPr>
        <w:t>nem illeszkedett a cégkultúrába</w:t>
      </w:r>
      <w:r>
        <w:t xml:space="preserve">, vagy nem gondolták végig, mit is akarnak elérni vele, például csak divatból vezették be a pontgyűjtést, anélkül hogy lenne értelmes célja. A siker titka itt is a </w:t>
      </w:r>
      <w:r>
        <w:rPr>
          <w:rStyle w:val="Kiemels2"/>
          <w:b w:val="0"/>
        </w:rPr>
        <w:t>jó tervezés</w:t>
      </w:r>
      <w:r>
        <w:t>:</w:t>
      </w:r>
    </w:p>
    <w:p w:rsidR="00993A02" w:rsidRDefault="00FE752C">
      <w:pPr>
        <w:pStyle w:val="felsorols"/>
        <w:spacing w:before="280"/>
        <w:ind w:left="1077" w:hanging="360"/>
      </w:pPr>
      <w:r>
        <w:t>Transzparencia és méltányosság: Elengedhetetlen, hogy a működési szabályok egyértelműek legyenek, a jutalmazási rendszer pedig igazságosan és következetesen működjön. Amennyiben a felhasználók azt tapasztalják, hogy a rendszer manipulálható vagy részrehajló, az a hitelesség súlyos csorbulásához vezethet.</w:t>
      </w:r>
    </w:p>
    <w:p w:rsidR="00993A02" w:rsidRDefault="00FE752C">
      <w:pPr>
        <w:pStyle w:val="felsorols"/>
        <w:spacing w:before="0"/>
        <w:ind w:left="1077" w:hanging="360"/>
      </w:pPr>
      <w:r>
        <w:t>Önkéntesség: A gamifikált rendszerek kialakításakor kerülendő, hogy azok kizárólagos, kötelező vagy szankcionáló versengési formává váljanak. Fontos, hogy azok számára is kínáljanak elismerési lehetőségeket, akik nem kívánnak részt venni közvetlen kompetitív megmérettetésben. Az alternatív motivációs utak közé tartozhat például a kooperációs hozzájárulás elismerése, amely a csapatmunka során tanúsított aktivitást és támogatást honorálja, nem csupán az egyéni teljesítmény alapján kiosztott pontszámokat.</w:t>
      </w:r>
    </w:p>
    <w:p w:rsidR="00993A02" w:rsidRDefault="00FE752C">
      <w:pPr>
        <w:pStyle w:val="felsorols"/>
        <w:spacing w:before="0"/>
        <w:ind w:left="1077" w:hanging="360"/>
      </w:pPr>
      <w:r>
        <w:t>Elismerés és jutalom: A játékosított jutalmazási rendszerek hatékonyságát növeli, ha a virtuális elismeréseket kézzelfogható, valós jutalmakkal is összekapcsolják. Ilyen lehet például a „hónap dolgozója” cím vagy kisebb ajándékok a legkiemelkedőbb teljesítményt nyújtók számára. Mindazonáltal a jutalmak mértékének arányosnak kell lennie a befektetett erőfeszítéssel, mivel a túlzott külső ösztönzők hosszú távon gyengíthetik a belső motiváció fenntarthatóságát.</w:t>
      </w:r>
    </w:p>
    <w:p w:rsidR="00993A02" w:rsidRDefault="00FE752C">
      <w:pPr>
        <w:pStyle w:val="felsorols"/>
        <w:spacing w:before="0" w:after="280"/>
        <w:ind w:left="1077" w:hanging="360"/>
      </w:pPr>
      <w:r>
        <w:t>Céges célokkal összhang: Csak olyan viselkedést gamifikáljunk, ami a cég számára is érték. Például ahelyett, hogy a puszta munkaórák számát jutalmaznánk, ami túlmunka felé terelhet, érdemes az innovációt vagy a csapatmunkát játékosítani.</w:t>
      </w:r>
    </w:p>
    <w:p w:rsidR="00993A02" w:rsidRDefault="00FE752C" w:rsidP="00A809F2">
      <w:pPr>
        <w:pStyle w:val="Cmsor4"/>
        <w:rPr>
          <w:rStyle w:val="Kiemels2"/>
        </w:rPr>
        <w:pPrChange w:id="142" w:author="Abari Kálmán (EXT)" w:date="2025-06-19T11:40:00Z">
          <w:pPr>
            <w:pStyle w:val="Cmsor3"/>
          </w:pPr>
        </w:pPrChange>
      </w:pPr>
      <w:bookmarkStart w:id="143" w:name="_Toc197690045"/>
      <w:r>
        <w:rPr>
          <w:rStyle w:val="Kiemels2"/>
          <w:b/>
        </w:rPr>
        <w:lastRenderedPageBreak/>
        <w:t>Külső gamifikáció – ügyfélhűség és marketing</w:t>
      </w:r>
      <w:bookmarkEnd w:id="143"/>
    </w:p>
    <w:p w:rsidR="00993A02" w:rsidRDefault="00FE752C">
      <w:pPr>
        <w:pStyle w:val="bekezdeselso"/>
        <w:rPr>
          <w:bCs/>
        </w:rPr>
      </w:pPr>
      <w:r>
        <w:t xml:space="preserve">A vállalati gamifikáció másik arca a </w:t>
      </w:r>
      <w:r>
        <w:rPr>
          <w:rStyle w:val="Kiemels2"/>
          <w:b w:val="0"/>
        </w:rPr>
        <w:t>vásárlók felé irányuló</w:t>
      </w:r>
      <w:r>
        <w:t xml:space="preserve"> játékosítás. Ennek klasszikus példái a </w:t>
      </w:r>
      <w:r>
        <w:rPr>
          <w:rStyle w:val="Kiemels2"/>
          <w:b w:val="0"/>
        </w:rPr>
        <w:t>hűségprogramok</w:t>
      </w:r>
      <w:r>
        <w:t xml:space="preserve">, melyek tulajdonképpen a gamifikáció előfutárai voltak, a pontgyűjtő kártyák és a törzsvásárlói szintek. A 2010-es években azonban ezt is új szintre emelték digitális eszközökkel. A </w:t>
      </w:r>
      <w:r>
        <w:rPr>
          <w:rStyle w:val="Kiemels2"/>
          <w:b w:val="0"/>
        </w:rPr>
        <w:t>Foursquare</w:t>
      </w:r>
      <w:r>
        <w:t xml:space="preserve"> 2009–2010-ben forradalmasította a helyalapú közösségi hálózatokat azzal, hogy játékosította a bejelentkezéseket a vendéglátóhelyen. Említettük már, hogy p</w:t>
      </w:r>
      <w:r>
        <w:rPr>
          <w:rStyle w:val="Kiemels2"/>
          <w:b w:val="0"/>
        </w:rPr>
        <w:t>ontokat</w:t>
      </w:r>
      <w:r>
        <w:t xml:space="preserve"> adott minden bejelentkezésért, </w:t>
      </w:r>
      <w:r>
        <w:rPr>
          <w:rStyle w:val="Kiemels2"/>
          <w:b w:val="0"/>
        </w:rPr>
        <w:t>jelvényeket</w:t>
      </w:r>
      <w:r>
        <w:t xml:space="preserve"> lehetett szerezni különböző sorozatteljesítményekért, például 10 különböző kávézó felkereséséért, és polgármesteri címet is lehetett nyerni. Ez hatalmas felhasználói aktivitást generált, sokan sportot űztek a bejelentkezésekből. A cégek is beszálltak, például a </w:t>
      </w:r>
      <w:r>
        <w:rPr>
          <w:rStyle w:val="Kiemels2"/>
          <w:b w:val="0"/>
        </w:rPr>
        <w:t>Starbucks</w:t>
      </w:r>
      <w:r>
        <w:rPr>
          <w:b/>
        </w:rPr>
        <w:t xml:space="preserve"> </w:t>
      </w:r>
      <w:r>
        <w:t xml:space="preserve">2010-ben egy kampány keretében külön Foursquare jelvényt készített, és </w:t>
      </w:r>
      <w:r>
        <w:rPr>
          <w:rStyle w:val="Kiemels2"/>
          <w:b w:val="0"/>
        </w:rPr>
        <w:t>kedvezményeket</w:t>
      </w:r>
      <w:r>
        <w:t xml:space="preserve"> adott azoknak, akik több kávézójukban is bejelentkeztek, illetve a helyi polgármestereknek extra jutalmakat kínált. Ez a kampány ráirányította a figyelmet a gamifikáció marketing értékére.</w:t>
      </w:r>
    </w:p>
    <w:p w:rsidR="00993A02" w:rsidRDefault="00FE752C">
      <w:pPr>
        <w:pStyle w:val="bekezdestobbi"/>
      </w:pPr>
      <w:r>
        <w:t xml:space="preserve">A közösségi média platformok maguk is alkalmaztak játékos megoldásokat: a </w:t>
      </w:r>
      <w:r>
        <w:rPr>
          <w:rStyle w:val="Kiemels2"/>
          <w:b w:val="0"/>
        </w:rPr>
        <w:t>Reddit</w:t>
      </w:r>
      <w:r>
        <w:t xml:space="preserve"> például </w:t>
      </w:r>
      <w:r>
        <w:rPr>
          <w:rStyle w:val="Kiemels2"/>
          <w:b w:val="0"/>
        </w:rPr>
        <w:t>karma pontokkal</w:t>
      </w:r>
      <w:r>
        <w:t xml:space="preserve"> jutalmazza a felhasználók hozzászólásait, amit a többiek szavazatai generálnak, így alakítva ki egy kvázi rangsort a tagok között. A </w:t>
      </w:r>
      <w:r>
        <w:rPr>
          <w:rStyle w:val="Kiemels2"/>
          <w:b w:val="0"/>
        </w:rPr>
        <w:t>Stack Overflow</w:t>
      </w:r>
      <w:r>
        <w:t xml:space="preserve"> és más hasonló oldalak </w:t>
      </w:r>
      <w:r>
        <w:rPr>
          <w:rStyle w:val="Kiemels2"/>
          <w:b w:val="0"/>
        </w:rPr>
        <w:t>reputációs pontokat és jelvényeket</w:t>
      </w:r>
      <w:r>
        <w:t xml:space="preserve"> osztanak a válaszok minősége és mennyisége alapján, ezzel ösztönözve a közösséget, hogy minél több és jobb válasz szülessen a feltett kérdésekre. Ezek a mechanizmusok bizonyítottan növelték a részvételt és segítettek </w:t>
      </w:r>
      <w:r>
        <w:rPr>
          <w:rStyle w:val="Kiemels2"/>
          <w:b w:val="0"/>
        </w:rPr>
        <w:t>irányítani a felhasználói viselkedést</w:t>
      </w:r>
      <w:r>
        <w:t xml:space="preserve"> a platform céljai felé. A Stack Overflow esetében kimutatták, hogy bizonyos jelvények megjelenése a rendszerben közvetlenül </w:t>
      </w:r>
      <w:r>
        <w:rPr>
          <w:rStyle w:val="Kiemels2"/>
          <w:b w:val="0"/>
        </w:rPr>
        <w:t>megemelte</w:t>
      </w:r>
      <w:r>
        <w:t xml:space="preserve"> az adott jelvény feltételeihez kötődő aktivitást, például a </w:t>
      </w:r>
      <w:r>
        <w:rPr>
          <w:rStyle w:val="Hangslyozs"/>
        </w:rPr>
        <w:t>“Türelmes”</w:t>
      </w:r>
      <w:r>
        <w:t xml:space="preserve"> jelvény – ami azért járt, ha valaki egy régi, megválaszolatlan kérdést megválaszol – bevezetése után jelentősen nőtt a régi kérdések megválaszolási aránya </w:t>
      </w:r>
      <w:r>
        <w:fldChar w:fldCharType="begin"/>
      </w:r>
      <w:r>
        <w:instrText>ADDIN ZOTERO_ITEM CSL_CITATION {"citationID":"lMe1rz6V","properties":{"formattedCitation":"(Yanovsky \\uc0\\u233{}s mtsai., 2021)","plainCitation":"(Yanovsky és mtsai., 2021)","noteIndex":0},"citationItems":[{"id":1748,"uris":["http://zotero.org/users/9712023/items/82B4MUS3"],"itemData":{"id":1748,"type":"article-journal","abstract":"Abstract\n            Badges are endemic to online interaction sites, from question and answer (Q&amp;A) websites to ride sharing, as systems for rewarding participants for their contributions. This article studies how badge design affects people's contributions and behavior over time. Past work has shown that badges “steer” people's behavior toward substantially increasing the amount of contributions before obtaining the badge, and immediately decreasing their contributions thereafter, returning to their baseline contribution levels. In contrast, we find that the steering effect depends on the type of user, as modeled by the rate and intensity of the user's contributions. We use these measures to distinguish between different groups of user activity, including users who are not affected by the badge system despite being significant contributors to the site. We provide a predictive model of how users change their activity group over the course of their lifetime in the system. We demonstrate our approach empirically in three different Q&amp;A sites on Stack Exchange with hundreds of thousands of users, for two types of activities (editing and voting on posts).","container-title":"Journal of the Association for Information Science and Technology","DOI":"10.1002/asi.24409","ISSN":"2330-1635, 2330-1643","issue":"3","journalAbbreviation":"Asso for Info Science &amp; Tech","language":"en","page":"331-345","source":"DOI.org (Crossref)","title":"One size does not fit all: A study of badge behavior in stack overflow","title-short":"One size does not fit all","volume":"72","author":[{"family":"Yanovsky","given":"Stav"},{"family":"Hoernle","given":"Nicholas"},{"family":"Lev","given":"Omer"},{"family":"Gal","given":"Kobi"}],"issued":{"date-parts":[["2021",3]]}}}],"schema":"https://github.com/citation-style-language/schema/raw/master/csl-citation.json"}</w:instrText>
      </w:r>
      <w:r>
        <w:fldChar w:fldCharType="separate"/>
      </w:r>
      <w:r>
        <w:rPr>
          <w:rFonts w:cs="Times New Roman"/>
          <w:szCs w:val="24"/>
        </w:rPr>
        <w:t>(Yanovsky és mtsai., 2021)</w:t>
      </w:r>
      <w:r>
        <w:fldChar w:fldCharType="end"/>
      </w:r>
      <w:r>
        <w:t>. Ugyanakkor azt is látták, hogy miután a felhasználók megszerezték a vágyott jelvényeket, az aktivitásuk sokszor visszaesett a normál szintre, tehát a hatás fenntartásához újabb kihívások kellenek.</w:t>
      </w:r>
    </w:p>
    <w:p w:rsidR="00993A02" w:rsidRDefault="00FE752C">
      <w:pPr>
        <w:pStyle w:val="bekezdestobbi"/>
      </w:pPr>
      <w:r>
        <w:t xml:space="preserve">A felhasználók bevonásának növelésében ezek a módszerek általában eredményesek. A Foursquare például fénykorában milliókat mozgatott meg világszerte, és a felhasználók naponta versengtek a check-in ranglistákon. Később azonban a lelkesedés alábbhagyott, a cég is átalakult, leválasztotta a játékos részt (Swarm app), ami azt mutatja, hogy a tisztán játékos motiváció </w:t>
      </w:r>
      <w:r>
        <w:rPr>
          <w:rStyle w:val="Kiemels2"/>
          <w:b w:val="0"/>
        </w:rPr>
        <w:t>idővel kifulladhat</w:t>
      </w:r>
      <w:r>
        <w:t xml:space="preserve">, ha nincs megújulás vagy nem elég hasznos a felhasználó számára. A jutalmak valós értéke is fontos. A marketing gamifikációban látszik, hogy ha a pontok, jelvények </w:t>
      </w:r>
      <w:r>
        <w:rPr>
          <w:rStyle w:val="Kiemels2"/>
          <w:b w:val="0"/>
        </w:rPr>
        <w:t>beválthatók valódi előnyökre</w:t>
      </w:r>
      <w:r>
        <w:t xml:space="preserve">, kedvezményekre vagy ajándékokra, akkor tartósabb hatást érhetnek el, mint a pusztán virtuális trófeákkal. Ugyanakkor, ha túl közvetlen az átváltás, például a vásárlások után pontok, pontok után kupon, akkor azt inkább nevezzük </w:t>
      </w:r>
      <w:r>
        <w:rPr>
          <w:rStyle w:val="Kiemels2"/>
          <w:b w:val="0"/>
        </w:rPr>
        <w:t>hűségprogramnak. A</w:t>
      </w:r>
      <w:r>
        <w:t xml:space="preserve"> gamifikáció ott kezdődik, amikor egy kis </w:t>
      </w:r>
      <w:r>
        <w:rPr>
          <w:rStyle w:val="Hangslyozs"/>
          <w:i w:val="0"/>
        </w:rPr>
        <w:t>extra játékosságot</w:t>
      </w:r>
      <w:r>
        <w:t xml:space="preserve"> visznek bele, például egy kihívást: „Vegyen részt mind a négy akcióban és nyer egy bónuszjutalmat”, vagy egy közösségi versenyt: „Hívja meg ismerőseit is, gyűjtsön több pontot, előzzön meg másokat!”.</w:t>
      </w:r>
    </w:p>
    <w:p w:rsidR="00993A02" w:rsidRDefault="00993A02">
      <w:pPr>
        <w:spacing w:beforeAutospacing="1" w:afterAutospacing="1"/>
      </w:pPr>
    </w:p>
    <w:p w:rsidR="00993A02" w:rsidRDefault="00FE752C">
      <w:pPr>
        <w:pStyle w:val="bekezdeselso"/>
      </w:pPr>
      <w:r>
        <w:lastRenderedPageBreak/>
        <w:t xml:space="preserve">A fenti áttekintés rávilágít, hogy a gamifikáció fogalma az elmúlt két évtizedben jelentős utat járt be. A kezdeti intuitív alkalmazásoktól (pontgyűjtés, jelvények a való életben) eljutottunk a terminus megalkotásáig, majd a gamifikáció berobbanása után a tudományos megalapozásig. A gamifikáció az utóbbi években már túljutott a hype fázisán, és egy </w:t>
      </w:r>
      <w:r>
        <w:rPr>
          <w:rStyle w:val="Kiemels2"/>
          <w:b w:val="0"/>
        </w:rPr>
        <w:t>érettebb szakaszba</w:t>
      </w:r>
      <w:r>
        <w:t xml:space="preserve"> lépett. Ezt jelzi, hogy megjelentek a </w:t>
      </w:r>
      <w:r>
        <w:rPr>
          <w:rStyle w:val="Kiemels2"/>
          <w:b w:val="0"/>
        </w:rPr>
        <w:t>standardizált módszertanok</w:t>
      </w:r>
      <w:r>
        <w:t xml:space="preserve">, a jó gyakorlatok gyűjteményei, sőt a specializált szakemberek szerepe is kikristályosodóban van. Tudományos fronton egyre több a </w:t>
      </w:r>
      <w:r>
        <w:rPr>
          <w:rStyle w:val="Kiemels2"/>
          <w:b w:val="0"/>
        </w:rPr>
        <w:t>kísérleti bizonyíték</w:t>
      </w:r>
      <w:r>
        <w:t>, meta-analízis és elméleti modell, amelyek mind hozzájárulnak ahhoz, hogy megértsük, mikor és miért működik a gamifikáció – és mikor nem.</w:t>
      </w:r>
    </w:p>
    <w:p w:rsidR="00993A02" w:rsidRDefault="00FE752C">
      <w:pPr>
        <w:pStyle w:val="bekezdestobbi"/>
      </w:pPr>
      <w:r>
        <w:t xml:space="preserve">Végül, fontos hangsúlyozni, hogy a gamifikáció nem cél, hanem </w:t>
      </w:r>
      <w:r>
        <w:rPr>
          <w:rStyle w:val="Kiemels2"/>
          <w:b w:val="0"/>
        </w:rPr>
        <w:t>eszköz</w:t>
      </w:r>
      <w:r>
        <w:t xml:space="preserve">. A hatékony gamifikáció mindig a konkrét problémából és célból indul ki. Világosan definiálni kell, mit szeretnénk elérni – jobb tanulmányi eredményeket, egészségesebb szokásokat, produktívabb munkahelyet vagy aktívabb közösséget –, és ehhez igazítva kell megtervezni a játékos rendszert. A jól kivitelezett gamifikáció </w:t>
      </w:r>
      <w:r>
        <w:rPr>
          <w:rStyle w:val="Kiemels2"/>
          <w:b w:val="0"/>
        </w:rPr>
        <w:t>észrevétlenül simul bele</w:t>
      </w:r>
      <w:r>
        <w:t xml:space="preserve"> a felhasználó tevékenységébe, élménnyé alakítva azt, és belsővé téve a motivációt. Jelen fejezet alapján látható, hogy a gamifikáció megfelelő alkalmazása komoly </w:t>
      </w:r>
      <w:r>
        <w:rPr>
          <w:rStyle w:val="Kiemels2"/>
          <w:b w:val="0"/>
        </w:rPr>
        <w:t>lehetőségeket</w:t>
      </w:r>
      <w:r>
        <w:t xml:space="preserve"> rejt mind a gazdaság, mind az oktatás és az egészségügy számára, ám a sikerhez elengedhetetlen a tudatos tervezés, a felhasználó-központú szemlélet és a folyamatos kiértékelés a bevált gyakorlatok és a kutatási eredmények fényében.</w:t>
      </w:r>
    </w:p>
    <w:p w:rsidR="00993A02" w:rsidRDefault="00FE752C">
      <w:pPr>
        <w:pStyle w:val="Cmsor1"/>
      </w:pPr>
      <w:bookmarkStart w:id="144" w:name="_Toc197690046"/>
      <w:r>
        <w:lastRenderedPageBreak/>
        <w:t>A gamifikáció sötét oldala</w:t>
      </w:r>
      <w:bookmarkEnd w:id="144"/>
    </w:p>
    <w:p w:rsidR="00993A02" w:rsidRDefault="00FE752C">
      <w:pPr>
        <w:pStyle w:val="Cmsor2"/>
      </w:pPr>
      <w:bookmarkStart w:id="145" w:name="_Toc197690047"/>
      <w:r>
        <w:t>A gamifikáció etikája</w:t>
      </w:r>
      <w:bookmarkEnd w:id="145"/>
    </w:p>
    <w:p w:rsidR="00993A02" w:rsidRDefault="00FE752C">
      <w:pPr>
        <w:pStyle w:val="bekezdeselso"/>
      </w:pPr>
      <w:r>
        <w:t xml:space="preserve">A játékosítás kétélű, mint általában a mai technológiai újítások: jó és rossz célokra is használható, élhetünk és visszaélhetünk a hatalmával. Ha a felhasználót az egészségesebb táplálkozásra ösztönözzük azzal, hogy valós tárgyakkal jutalmazzuk, az a legtöbb ember szerint valószínűleg pozitívnak tekinthető. Például a Food Game egy olyan offline iskolai gamifikált beavatkozás, amelynek célja az egészségesebb étkezési szokások (a mediterrán étrend betartása) és fenntarthatóbb magatartásformák népszerűsítése az észak-olaszországi városi középiskolások körében </w:t>
      </w:r>
      <w:r>
        <w:fldChar w:fldCharType="begin"/>
      </w:r>
      <w:r>
        <w:instrText>ADDIN ZOTERO_ITEM CSL_CITATION {"citationID":"i2bHpLZh","properties":{"formattedCitation":"(Aresi \\uc0\\u233{}s mtsai., 2023)","plainCitation":"(Aresi és mtsai., 2023)","noteIndex":0},"citationItems":[{"id":1679,"uris":["http://zotero.org/users/9712023/items/87IQ9YN2"],"itemData":{"id":1679,"type":"article-journal","abstract":"Abstract\n            Food Game is a gamified school-based intervention that aims to promote healthier dietary choices (i.e., adherence to the Mediterranean diet) and more sustainable behaviors among high school students in an urban area in Northern Italy. The program consists of an offline and online competition in which groups of students participate in peer-led activities to design and communicate products promoting health and sustainability. This study aimed to examine how the program works in practice, understand its mechanisms of change and assess any variation in student outcomes. A mixed methods process evaluation was conducted. Students completed a three-wave longitudinal survey and participated in focus groups. Program staff and teachers were also interviewed. Qualitative and quantitative data analyses indicate that Food Game?s gamification strategy was successful in engaging students, who felt stimulated by the game, its embedded competition and the self-organized group work. Although no significant change in adherence to the Mediterranean diet was found, pro-environmental behaviors, attitudes and perceived peer approval on healthy eating increased over time. Findings provide preliminary support for Food Game as an acceptable and engaging intervention though there is yet not sufficient evidence that it is also promotes healthier and more sustainable behaviors. The results contribute to the limited evidence base for offline gamified school-based interventions and offer insight into the applicability of the gamification approach as a key motivational strategy in other prevention settings and contexts. Suggestions on how to strengthen the program include dosage increase and addition of activities to promote change on relevant school and community factors.","container-title":"Journal of Prevention","DOI":"10.1007/s10935-023-00741-3","ISSN":"2731-5533, 2731-5541","issue":"6","journalAbbreviation":"J of Prevention","language":"en","page":"705-727","source":"DOI.org (Crossref)","title":"Process Evaluation of Food Game: A Gamified School-Based Intervention to Promote Healthier and More Sustainable Dietary Choices","title-short":"Process Evaluation of Food Game","volume":"44","author":[{"family":"Aresi","given":"Giovanni"},{"family":"Giampaolo","given":"Martina"},{"family":"Chiavegatti","given":"Benedetta"},{"family":"Marta","given":"Elena"}],"issued":{"date-parts":[["2023",12]]}}}],"schema":"https://github.com/citation-style-language/schema/raw/master/csl-citation.json"}</w:instrText>
      </w:r>
      <w:r>
        <w:fldChar w:fldCharType="separate"/>
      </w:r>
      <w:r>
        <w:rPr>
          <w:rFonts w:cs="Times New Roman"/>
          <w:szCs w:val="24"/>
        </w:rPr>
        <w:t>(Aresi és mtsai., 2023)</w:t>
      </w:r>
      <w:r>
        <w:fldChar w:fldCharType="end"/>
      </w:r>
      <w:r>
        <w:t xml:space="preserve">. Egy olyan rendszer kialakítása azonban, amely arra ösztönöz valakit, hogy egyre több pénzt fizessen valamely értékes dolog megszerzésének parányi esélyéért (mint például a </w:t>
      </w:r>
      <w:del w:id="146" w:author="Abari Kálmán (EXT)" w:date="2025-06-19T11:47:00Z">
        <w:r w:rsidDel="00C02F86">
          <w:delText>„</w:delText>
        </w:r>
      </w:del>
      <w:r>
        <w:t>loot box</w:t>
      </w:r>
      <w:del w:id="147" w:author="Abari Kálmán (EXT)" w:date="2025-06-19T11:47:00Z">
        <w:r w:rsidDel="00C02F86">
          <w:delText>”</w:delText>
        </w:r>
      </w:del>
      <w:r>
        <w:t xml:space="preserve">), már a szerencsejátékkal határos, és pszichológiailag hihetetlenül addiktív lehet </w:t>
      </w:r>
      <w:r>
        <w:fldChar w:fldCharType="begin"/>
      </w:r>
      <w:r>
        <w:instrText>ADDIN ZOTERO_ITEM CSL_CITATION {"citationID":"XUngzefR","properties":{"formattedCitation":"(Zendle &amp; Cairns, 2018)","plainCitation":"(Zendle &amp; Cairns, 2018)","noteIndex":0},"citationItems":[{"id":1681,"uris":["http://zotero.org/users/9712023/items/K36CUM82"],"itemData":{"id":1681,"type":"article-journal","container-title":"PLOS ONE","DOI":"10.1371/journal.pone.0206767","ISSN":"1932-6203","issue":"11","journalAbbreviation":"PLoS ONE","language":"en","page":"e0206767","source":"DOI.org (Crossref)","title":"Video game loot boxes are linked to problem gambling: Results of a large-scale survey","title-short":"Video game loot boxes are linked to problem gambling","volume":"13","author":[{"family":"Zendle","given":"David"},{"family":"Cairns","given":"Paul"}],"editor":[{"family":"Youssef","given":"George Joseph"}],"issued":{"date-parts":[["2018",11,21]]}}}],"schema":"https://github.com/citation-style-language/schema/raw/master/csl-citation.json"}</w:instrText>
      </w:r>
      <w:r>
        <w:fldChar w:fldCharType="separate"/>
      </w:r>
      <w:r>
        <w:t>(Zendle &amp; Cairns, 2018)</w:t>
      </w:r>
      <w:r>
        <w:fldChar w:fldCharType="end"/>
      </w:r>
      <w:r>
        <w:t>. A gamifikáció tervezőin, felhasználói élménytervezőkön, programozókon és marketingeseken múlik, hogy felelősségteljesen használják ezeket az eszközöket.</w:t>
      </w:r>
    </w:p>
    <w:p w:rsidR="00993A02" w:rsidRDefault="00FE752C">
      <w:pPr>
        <w:pStyle w:val="bekezdestobbi"/>
      </w:pPr>
      <w:r>
        <w:t xml:space="preserve">A gamifikáció elsődleges célja a felhasználók bevonása és a kívánt viselkedés ösztönzése játékszerű elemekkel, ígérete szerint játékosabbá, élvezetesebbé teszi a munkát és az egyéb tevékenységeket. E jelenség etikai </w:t>
      </w:r>
      <w:r>
        <w:rPr>
          <w:rStyle w:val="Kiemels2"/>
          <w:b w:val="0"/>
        </w:rPr>
        <w:t>vonatkozásait</w:t>
      </w:r>
      <w:r>
        <w:t xml:space="preserve"> csak nemrég kezdték el alaposabban vizsgálni. Számos kritikus fogalmazott meg etikai aggályokat a gamifikációval kapcsolatban,  közülük kiemelkedik Ian Bogost, aki szerint a gamifikáció nem más, mint az emberek viselkedésének manipulációja gazdasági célok érdekében, gyakran a méltányosság és az autonómia rovására. Ő vezette be – mint már említettük – az „exploitationware” („kizsákmányoló szoftver”) fogalmát is, amely alatt olyan gamifikált rendszereket ért, amelyek játékos köntösbe burkolva vesznek rá felhasználókat nem-játékos, gyakran monoton vagy kényszerítő tevékenységek elvégzésére anélkül, hogy azok megfelelő ellenszolgáltatásban részesülnének. Bogost szerint ez különösen problematikus, ha a résztvevők nem kapnak valódi választási lehetőséget, és a játékosság illúziója csupán a munkavégzés elfedését szolgálja, nem pedig az élmény valódi javítását </w:t>
      </w:r>
      <w:r>
        <w:fldChar w:fldCharType="begin"/>
      </w:r>
      <w:r>
        <w:instrText>ADDIN ZOTERO_ITEM CSL_CITATION {"citationID":"PALtVudN","properties":{"formattedCitation":"(Bogost, 2011)","plainCitation":"(Bogost, 2011)","noteIndex":0},"citationItems":[{"id":1701,"uris":["http://zotero.org/users/9712023/items/24A3TQGG"],"itemData":{"id":1701,"type":"post-weblog","container-title":"Ian Bogost","title":"Gamification is Bullshit. My position statement at the Wharton Gamification Symposium","URL":"https://bogost.com/writing/blog/gamification_is_bullshit/","author":[{"family":"Bogost","given":"Ian"}],"issued":{"date-parts":[["2011"]]}}}],"schema":"https://github.com/citation-style-language/schema/raw/master/csl-citation.json"}</w:instrText>
      </w:r>
      <w:r>
        <w:fldChar w:fldCharType="separate"/>
      </w:r>
      <w:r>
        <w:t>(Bogost, 2011)</w:t>
      </w:r>
      <w:r>
        <w:fldChar w:fldCharType="end"/>
      </w:r>
      <w:r>
        <w:t xml:space="preserve">.  Kritikát fogalmazott meg továbbá P. J. Rey is, aki a gamifikációt a digitális kapitalizmus ideológiai eszközeként értelmezte. Véleménye szerint a játékosítás elmossa a munka és szórakozás közötti határt, elősegíti a felhasználók öntudatlan kizsákmányolását. Ezt a jelenséget a „playbor” (play + labor) kifejezéssel illette. E megközelítés szerint a felhasználók játékos formában végeznek értékteremtő tevékenységet, gyakran ellenszolgáltatás nélkül, miközben a folyamatot önkéntesnek és szórakoztatónak érzékelik </w:t>
      </w:r>
      <w:r>
        <w:fldChar w:fldCharType="begin"/>
      </w:r>
      <w:r>
        <w:instrText>ADDIN ZOTERO_ITEM CSL_CITATION {"citationID":"cGBCcdkB","properties":{"formattedCitation":"(Rey, 2015)","plainCitation":"(Rey, 2015)","noteIndex":0},"citationItems":[{"id":1965,"uris":["http://zotero.org/users/9712023/items/MK7RKMQB"],"itemData":{"id":1965,"type":"chapter","container-title":"The Gameful World","ISBN":"978-0-262-32571-4","language":"en","note":"DOI: 10.7551/mitpress/9788.003.0019","page":"277-296","publisher":"The MIT Press","source":"DOI.org (Crossref)","title":"Gamification and Post-Fordist Capitalism","URL":"https://direct.mit.edu/books/book/3066/chapter/83883/Gamification-and-Post-Fordist-Capitalism","editor":[{"family":"Walz","given":"Steffen P."},{"family":"Deterding","given":"Sebastian"}],"author":[{"family":"Rey","given":"Pj"}],"accessed":{"date-parts":[["2025",5,9]]},"issued":{"date-parts":[["2015",1,16]]}}}],"schema":"https://github.com/citation-style-language/schema/raw/master/csl-citation.json"}</w:instrText>
      </w:r>
      <w:r>
        <w:fldChar w:fldCharType="separate"/>
      </w:r>
      <w:r>
        <w:t>(Rey, 2015)</w:t>
      </w:r>
      <w:r>
        <w:fldChar w:fldCharType="end"/>
      </w:r>
      <w:r>
        <w:t>.</w:t>
      </w:r>
    </w:p>
    <w:p w:rsidR="00993A02" w:rsidRDefault="00FE752C">
      <w:pPr>
        <w:pStyle w:val="bekezdestobbi"/>
      </w:pPr>
      <w:r>
        <w:t xml:space="preserve"> Ugyanakkor </w:t>
      </w:r>
      <w:r>
        <w:rPr>
          <w:rStyle w:val="Kiemels2"/>
          <w:b w:val="0"/>
        </w:rPr>
        <w:t xml:space="preserve">Tae Wan Kim és </w:t>
      </w:r>
      <w:r>
        <w:t xml:space="preserve">Kevin </w:t>
      </w:r>
      <w:r>
        <w:rPr>
          <w:rStyle w:val="Kiemels2"/>
          <w:b w:val="0"/>
        </w:rPr>
        <w:t>Werbach</w:t>
      </w:r>
      <w:r>
        <w:t xml:space="preserve"> és 2016-os tanulmánya rámutat, hogy a gamifikáció nem feltétlenül rosszindulatú, de </w:t>
      </w:r>
      <w:r>
        <w:rPr>
          <w:rStyle w:val="Kiemels2"/>
          <w:b w:val="0"/>
        </w:rPr>
        <w:t>etikai kockázatai négy fő kategóriába</w:t>
      </w:r>
      <w:r>
        <w:rPr>
          <w:b/>
        </w:rPr>
        <w:t xml:space="preserve"> </w:t>
      </w:r>
      <w:r>
        <w:t xml:space="preserve">sorolhatók: </w:t>
      </w:r>
      <w:r>
        <w:rPr>
          <w:rStyle w:val="Kiemels2"/>
          <w:b w:val="0"/>
        </w:rPr>
        <w:t>kizsákmányolás</w:t>
      </w:r>
      <w:r>
        <w:t xml:space="preserve"> (tisztességtelen előnyszerzés), az </w:t>
      </w:r>
      <w:r>
        <w:rPr>
          <w:rStyle w:val="Kiemels2"/>
          <w:b w:val="0"/>
        </w:rPr>
        <w:t>autonómia</w:t>
      </w:r>
      <w:r>
        <w:t xml:space="preserve"> megsértése (manipuláció), a résztvevőknek okozott </w:t>
      </w:r>
      <w:r>
        <w:rPr>
          <w:rStyle w:val="Kiemels2"/>
          <w:b w:val="0"/>
        </w:rPr>
        <w:t>károk</w:t>
      </w:r>
      <w:r>
        <w:t xml:space="preserve"> (szándékos vagy nem szándékos) és a résztvevők </w:t>
      </w:r>
      <w:r>
        <w:rPr>
          <w:rStyle w:val="Kiemels2"/>
          <w:b w:val="0"/>
        </w:rPr>
        <w:t>erkölcsi jellemére</w:t>
      </w:r>
      <w:r>
        <w:t xml:space="preserve"> gyakorolt negatív hatás </w:t>
      </w:r>
      <w:r>
        <w:fldChar w:fldCharType="begin"/>
      </w:r>
      <w:r>
        <w:instrText>ADDIN ZOTERO_ITEM CSL_CITATION {"citationID":"aVgjGIDw","properties":{"formattedCitation":"(Kim &amp; Werbach, 2016)","plainCitation":"(Kim &amp; Werbach, 2016)","noteIndex":0},"citationItems":[{"id":1700,"uris":["http://zotero.org/users/9712023/items/IDWARHJX"],"itemData":{"id":1700,"type":"article-journal","container-title":"Ethics and Information Technology","DOI":"10.1007/s10676-016-9401-5","ISSN":"1388-1957, 1572-8439","issue":"2","journalAbbreviation":"Ethics Inf Technol","language":"en","page":"157-173","source":"DOI.org (Crossref)","title":"More than just a game: ethical issues in gamification","title-short":"More than just a game","volume":"18","author":[{"family":"Kim","given":"Tae Wan"},{"family":"Werbach","given":"Kevin"}],"issued":{"date-parts":[["2016",6]]}}}],"schema":"https://github.com/citation-style-language/schema/raw/master/csl-citation.json"}</w:instrText>
      </w:r>
      <w:r>
        <w:fldChar w:fldCharType="separate"/>
      </w:r>
      <w:r>
        <w:t>(Kim &amp; Werbach, 2016)</w:t>
      </w:r>
      <w:r>
        <w:fldChar w:fldCharType="end"/>
      </w:r>
      <w:r>
        <w:t>.  A következő részben röviden összefoglaljuk Kim és Werbach legfontosabb megállapításait</w:t>
      </w:r>
      <w:del w:id="148" w:author="Abari Kálmán (EXT)" w:date="2025-06-19T11:50:00Z">
        <w:r w:rsidDel="00C02F86">
          <w:delText>.</w:delText>
        </w:r>
      </w:del>
      <w:r>
        <w:t>, majd a gamifikáció egyes alkalmazási területein mutatjuk be a játékosítás veszélyeit.</w:t>
      </w:r>
    </w:p>
    <w:p w:rsidR="00993A02" w:rsidRDefault="00FE752C">
      <w:pPr>
        <w:pStyle w:val="bekezdestobbi"/>
      </w:pPr>
      <w:r>
        <w:lastRenderedPageBreak/>
        <w:t>A gamifikáció etikai kockázatainak egyik kulcsterülete a kizsákmányolás lehetősége. E nézet alapján a játékmechanizmusokat alkalmazó rendszerek akkor válnak kizsákmányolóvá, ha a felhasználók erőforrásait – idejüket, figyelmüket, munkájukat – aránytalan módon hasznosítják, miközben nem biztosítanak számukra megfelelő ellenszolgáltatást vagy méltányos bánásmódot. Ugyanakkor a szerzők hangsúlyozzák, hogy a kizsákmányolás nem a gamifikáció velejárója, hanem tervezési kérdés: amennyiben a résztvevők önként, informált módon és kölcsönösen előnyös feltételek mellett vesznek részt a játékosított folyamatokban, a rendszer nem minősül etikátlan kizsákmányolásnak. Ebből következően a felelős gamifikáció tervezésének alapfeltétele a részvétel szabad választása, az átláthatóság és a tisztességes ösztönzési struktúra.</w:t>
      </w:r>
    </w:p>
    <w:p w:rsidR="00993A02" w:rsidRDefault="00FE752C">
      <w:pPr>
        <w:pStyle w:val="bekezdestobbi"/>
        <w:rPr>
          <w:lang w:eastAsia="hu-HU"/>
        </w:rPr>
      </w:pPr>
      <w:r>
        <w:rPr>
          <w:lang w:eastAsia="hu-HU"/>
        </w:rPr>
        <w:t xml:space="preserve">Kim és Werbach az autonómia és manipuláció problémáját a gamifikáció egyik legkritikusabb erkölcsi kérdéseként azonosítják. Értelmezésük szerint az autonómia – vagyis az egyének képessége arra, hogy szabadon, saját értékrendjük szerint hozzanak döntéseket – alapvető erkölcsi jog. Amikor egy játékosított rendszer úgy avatkozik be a résztvevők döntéshozatali folyamataiba, hogy közben nem biztosítja számukra a döntés tudatos és reflektált meghozatalának lehetőségét, akkor sérül ez az autonómia. A gamifikáció gyakorlati alkalmazása során ez többféleképpen is megvalósulhat: például akkor, ha a viselkedést ösztönző jutalmazási struktúrák nem átláthatók, vagy ha a felhasználó nincs tisztában azzal, hogy egy adott mechanizmus valójában viselkedésformálásra szolgál. A szerzők etikai kerete a manipuláció fogalmát olyan beavatkozásként értelmezi, amely során az egyik fél – rendszerint a tervező vagy szolgáltató – olyan pszichológiai eszközöket alkalmaz, amelyek </w:t>
      </w:r>
      <w:r>
        <w:rPr>
          <w:bCs/>
          <w:lang w:eastAsia="hu-HU"/>
        </w:rPr>
        <w:t>megkerülik a résztvevő racionális megfontolásait</w:t>
      </w:r>
      <w:r>
        <w:rPr>
          <w:lang w:eastAsia="hu-HU"/>
        </w:rPr>
        <w:t xml:space="preserve">, vagy torzítják azok értékítéletét, hogy ezzel előre meghatározott viselkedésre késztessék őt. Fontos kitétel, hogy nem minden befolyásolás manipuláció, az etikai megítélés kulcsa a szándék, az eszközök jellege és az, hogy </w:t>
      </w:r>
      <w:r>
        <w:rPr>
          <w:bCs/>
          <w:lang w:eastAsia="hu-HU"/>
        </w:rPr>
        <w:t>a beavatkozás mennyiben engedi érvényesülni az egyéni döntési szabadságot</w:t>
      </w:r>
      <w:r>
        <w:rPr>
          <w:lang w:eastAsia="hu-HU"/>
        </w:rPr>
        <w:t xml:space="preserve">. </w:t>
      </w:r>
    </w:p>
    <w:p w:rsidR="00993A02" w:rsidRDefault="00FE752C">
      <w:pPr>
        <w:pStyle w:val="bekezdestobbi"/>
        <w:rPr>
          <w:lang w:eastAsia="hu-HU"/>
        </w:rPr>
      </w:pPr>
      <w:r>
        <w:rPr>
          <w:lang w:eastAsia="hu-HU"/>
        </w:rPr>
        <w:t xml:space="preserve">Kim és Werbach kiemelik, hogy a gamifikáció különösen fogékony a rejtett befolyásolás formáira, mivel az emberek sokszor nem veszik észre, hogy a játékos elemek – például pontok, jelvények, szintek, időkorlátok vagy kihívások – </w:t>
      </w:r>
      <w:r>
        <w:rPr>
          <w:bCs/>
          <w:lang w:eastAsia="hu-HU"/>
        </w:rPr>
        <w:t>valójában viselkedésük irányítását célozzák</w:t>
      </w:r>
      <w:r>
        <w:rPr>
          <w:lang w:eastAsia="hu-HU"/>
        </w:rPr>
        <w:t>, nem pedig pusztán szórakoztatásra szolgálnak. Ilyen helyzetekben a felhasználók úgy érezhetik, hogy szabadon cselekszenek, miközben valójában egy gondosan megtervezett jutalmazási rendszer csapdájában mozognak, amely előre meghatározott irányba tereli őket. Ez a fajta „</w:t>
      </w:r>
      <w:r>
        <w:rPr>
          <w:bCs/>
          <w:lang w:eastAsia="hu-HU"/>
        </w:rPr>
        <w:t>láthatatlan kényszer”</w:t>
      </w:r>
      <w:r>
        <w:rPr>
          <w:lang w:eastAsia="hu-HU"/>
        </w:rPr>
        <w:t xml:space="preserve"> – különösen, ha nem kíséri világos tájékoztatás és szabad döntési lehetőség – etikailag kifogásolható, mivel aláássa a felhasználó kontrollját saját viselkedése felett.</w:t>
      </w:r>
    </w:p>
    <w:p w:rsidR="00993A02" w:rsidRDefault="00FE752C">
      <w:pPr>
        <w:pStyle w:val="bekezdestobbi"/>
        <w:rPr>
          <w:lang w:eastAsia="hu-HU"/>
        </w:rPr>
      </w:pPr>
      <w:r>
        <w:rPr>
          <w:lang w:eastAsia="hu-HU"/>
        </w:rPr>
        <w:t xml:space="preserve">Kim és Werbach hangsúlyozzák, hogy nem minden játékosított rendszer sérti automatikusan az autonómiát. Ellenkezőleg, </w:t>
      </w:r>
      <w:r>
        <w:rPr>
          <w:bCs/>
          <w:lang w:eastAsia="hu-HU"/>
        </w:rPr>
        <w:t>egy etikusan megtervezett gamifikáció képes támogatni az autonómiát</w:t>
      </w:r>
      <w:r>
        <w:rPr>
          <w:lang w:eastAsia="hu-HU"/>
        </w:rPr>
        <w:t xml:space="preserve"> azáltal, hogy világos célokat, releváns visszacsatolást és valós döntési lehetőségeket kínál a résztvevők számára. Ezt a megközelítést támasztja alá az  </w:t>
      </w:r>
      <w:r>
        <w:rPr>
          <w:bCs/>
          <w:lang w:eastAsia="hu-HU"/>
        </w:rPr>
        <w:t xml:space="preserve">önmeghatározás-elmélet is. </w:t>
      </w:r>
      <w:r>
        <w:rPr>
          <w:lang w:eastAsia="hu-HU"/>
        </w:rPr>
        <w:t xml:space="preserve">Ha tehát a játékmechanizmusok célja e belső szükségletek támogatása, és a rendszer nyílt, informált és választható módon működik, akkor a gamifikáció </w:t>
      </w:r>
      <w:r>
        <w:rPr>
          <w:bCs/>
          <w:lang w:eastAsia="hu-HU"/>
        </w:rPr>
        <w:t>erkölcsileg igazolható ösztönzőként</w:t>
      </w:r>
      <w:r>
        <w:rPr>
          <w:lang w:eastAsia="hu-HU"/>
        </w:rPr>
        <w:t xml:space="preserve"> is felfogható. A szerzők végkövetkeztetése szerint a gamifikáció etikus alkalmazásához három alapfeltétel szükséges az autonómia biztosítása érdekében: </w:t>
      </w:r>
      <w:r>
        <w:rPr>
          <w:bCs/>
          <w:lang w:eastAsia="hu-HU"/>
        </w:rPr>
        <w:t xml:space="preserve">(1) a </w:t>
      </w:r>
      <w:r>
        <w:rPr>
          <w:bCs/>
          <w:lang w:eastAsia="hu-HU"/>
        </w:rPr>
        <w:lastRenderedPageBreak/>
        <w:t>szándékok és célok átláthatósága</w:t>
      </w:r>
      <w:r>
        <w:rPr>
          <w:lang w:eastAsia="hu-HU"/>
        </w:rPr>
        <w:t xml:space="preserve">, </w:t>
      </w:r>
      <w:r>
        <w:rPr>
          <w:bCs/>
          <w:lang w:eastAsia="hu-HU"/>
        </w:rPr>
        <w:t>(2) a részvétel valódi önkéntessége</w:t>
      </w:r>
      <w:r>
        <w:rPr>
          <w:lang w:eastAsia="hu-HU"/>
        </w:rPr>
        <w:t xml:space="preserve">, valamint </w:t>
      </w:r>
      <w:r>
        <w:rPr>
          <w:bCs/>
          <w:lang w:eastAsia="hu-HU"/>
        </w:rPr>
        <w:t>(3) annak lehetősége, hogy a felhasználó bármikor kiléphessen a rendszerből, ha azzal nem ért egyet</w:t>
      </w:r>
      <w:r>
        <w:rPr>
          <w:lang w:eastAsia="hu-HU"/>
        </w:rPr>
        <w:t>. E kritériumok teljesülése esetén a gamifikáció nemhogy nem sérti az autonómiát, hanem épp ellenkezőleg: segítheti az egyéneket abban, hogy motiváltabban, tudatosabban és örömmel végezzék az adott tevékenységet.</w:t>
      </w:r>
    </w:p>
    <w:p w:rsidR="00993A02" w:rsidRDefault="00FE752C">
      <w:pPr>
        <w:pStyle w:val="bekezdestobbi"/>
        <w:rPr>
          <w:lang w:eastAsia="hu-HU"/>
        </w:rPr>
      </w:pPr>
      <w:r>
        <w:rPr>
          <w:lang w:eastAsia="hu-HU"/>
        </w:rPr>
        <w:t xml:space="preserve">Kim és Werbach a gamifikáció etikai vizsgálata során külön kategóriaként tárgyalják a felhasználóknak okozott közvetlen vagy közvetett </w:t>
      </w:r>
      <w:r>
        <w:rPr>
          <w:bCs/>
          <w:lang w:eastAsia="hu-HU"/>
        </w:rPr>
        <w:t>károk</w:t>
      </w:r>
      <w:r>
        <w:rPr>
          <w:lang w:eastAsia="hu-HU"/>
        </w:rPr>
        <w:t xml:space="preserve"> kérdését. E károk lehetnek fizikai, pszichológiai, társas vagy akár gazdasági jellegűek, és előfordulhatnak szándékosan, de – ami még gyakoribb – a rendszer tervezőinek nem </w:t>
      </w:r>
      <w:r>
        <w:t>szándékolt</w:t>
      </w:r>
      <w:r>
        <w:rPr>
          <w:lang w:eastAsia="hu-HU"/>
        </w:rPr>
        <w:t xml:space="preserve"> következményeként is. A szerzők szerint az egyik legfontosabb probléma, hogy a gamifikált rendszerek hatása sokszor </w:t>
      </w:r>
      <w:r>
        <w:rPr>
          <w:bCs/>
          <w:lang w:eastAsia="hu-HU"/>
        </w:rPr>
        <w:t>előre nem látható módon terjed túl</w:t>
      </w:r>
      <w:r>
        <w:rPr>
          <w:lang w:eastAsia="hu-HU"/>
        </w:rPr>
        <w:t xml:space="preserve"> a szándékolt célokon, különösen akkor, ha erős versenyt, nyomásgyakorlást vagy túlzott bevonódást eredményeznek. Különösen veszélyesek azok a rendszerek, amelyek </w:t>
      </w:r>
      <w:r>
        <w:rPr>
          <w:bCs/>
          <w:lang w:eastAsia="hu-HU"/>
        </w:rPr>
        <w:t>pszichés stresszt, kimerülést vagy önértékelési problémákat</w:t>
      </w:r>
      <w:r>
        <w:rPr>
          <w:lang w:eastAsia="hu-HU"/>
        </w:rPr>
        <w:t xml:space="preserve"> generálnak a résztvevőkben. Ilyen lehet például, ha egy munkakörnyezetben alkalmazott játékmechanizmus ranglistákkal és pontversennyel állandó összehasonlítgatásra kényszeríti a dolgozókat, aminek következtében nő a szorongás és a kiégés kockázata. Hasonló károkat okozhat az is, ha a gamifikáció által kiváltott viselkedések – például a pontok hajszolása vagy a napi kihívások teljesítése – </w:t>
      </w:r>
      <w:r>
        <w:rPr>
          <w:bCs/>
          <w:lang w:eastAsia="hu-HU"/>
        </w:rPr>
        <w:t>elvonják a figyelmet a felhasználó valós testi vagy pszichés szükségleteiről</w:t>
      </w:r>
      <w:r>
        <w:rPr>
          <w:lang w:eastAsia="hu-HU"/>
        </w:rPr>
        <w:t xml:space="preserve">, például pihenésről vagy emberi kapcsolatok ápolásáról. Kim és Werbach hangsúlyozzák, hogy a károkozás nemcsak akkor problematikus, ha szándékos, hanem akkor is, ha </w:t>
      </w:r>
      <w:r>
        <w:rPr>
          <w:bCs/>
          <w:lang w:eastAsia="hu-HU"/>
        </w:rPr>
        <w:t>előrelátható lett volna</w:t>
      </w:r>
      <w:r>
        <w:rPr>
          <w:lang w:eastAsia="hu-HU"/>
        </w:rPr>
        <w:t xml:space="preserve">. Ennek megfelelően az etikus tervezés során a gamifikált rendszerek alkotóinak kötelessége előzetesen felmérni a bevezetett mechanizmusok potenciális negatív hatásait, valamint monitorozni a rendszer működését, hogy szükség esetén beavatkozhassanak. A szerzők kiemelik: ha egy játékos rendszer túlzott használatra ösztönöz, vagy addiktív mintázatokat generál – például állandó értesítésekkel, jutalomhurkokkal –, akkor már </w:t>
      </w:r>
      <w:r>
        <w:rPr>
          <w:bCs/>
          <w:lang w:eastAsia="hu-HU"/>
        </w:rPr>
        <w:t>nem pusztán ösztönzőként</w:t>
      </w:r>
      <w:r>
        <w:rPr>
          <w:lang w:eastAsia="hu-HU"/>
        </w:rPr>
        <w:t xml:space="preserve">, hanem potenciális </w:t>
      </w:r>
      <w:r>
        <w:rPr>
          <w:bCs/>
          <w:lang w:eastAsia="hu-HU"/>
        </w:rPr>
        <w:t>károkozóként</w:t>
      </w:r>
      <w:r>
        <w:rPr>
          <w:lang w:eastAsia="hu-HU"/>
        </w:rPr>
        <w:t xml:space="preserve"> működik, és ez etikai felelősségre vonást is megalapozhat. Összegzésképpen Kim és Werbach azt javasolják, hogy a gamifikáció etikai értékelése során ne csupán az eredményességet, hanem a lehetséges mellékhatásokat és az egyénekre gyakorolt hosszú távú hatásokat is figyelembe kell venni. A nem szándékolt károk megelőzése és kezelése a felelős tervezés egyik alapkövetelménye.</w:t>
      </w:r>
    </w:p>
    <w:p w:rsidR="00993A02" w:rsidRDefault="00FE752C">
      <w:pPr>
        <w:pStyle w:val="bekezdestobbi"/>
        <w:rPr>
          <w:lang w:eastAsia="hu-HU"/>
        </w:rPr>
      </w:pPr>
      <w:r>
        <w:rPr>
          <w:lang w:eastAsia="hu-HU"/>
        </w:rPr>
        <w:t xml:space="preserve">Kim és Werbach a gamifikáció etikai vizsgálatának egyik legmélyebb, hosszú távú dimenziójaként az erkölcsi jellemre gyakorolt hatást is elemzik. A szerzők rámutatnak: nem csupán az a kérdés, hogy a játékos mechanizmusok hatékonyan ösztönöznek-e bizonyos viselkedéseket, hanem az is, hogy </w:t>
      </w:r>
      <w:r>
        <w:rPr>
          <w:bCs/>
          <w:lang w:eastAsia="hu-HU"/>
        </w:rPr>
        <w:t>milyen típusú erkölcsi hozzáállást alakítanak ki és erősítenek meg</w:t>
      </w:r>
      <w:r>
        <w:rPr>
          <w:lang w:eastAsia="hu-HU"/>
        </w:rPr>
        <w:t xml:space="preserve"> a résztvevőkben. Amennyiben egy rendszer kizárólag külső jutalmakra – </w:t>
      </w:r>
      <w:r>
        <w:t>például</w:t>
      </w:r>
      <w:r>
        <w:rPr>
          <w:lang w:eastAsia="hu-HU"/>
        </w:rPr>
        <w:t xml:space="preserve"> pontokra, jelvényekre vagy ranglistás helyezésekre – építi a motivációt, fennáll annak veszélye, hogy a résztvevők fokozatosan </w:t>
      </w:r>
      <w:r>
        <w:rPr>
          <w:bCs/>
          <w:lang w:eastAsia="hu-HU"/>
        </w:rPr>
        <w:t>elszakadnak a cselekedet belső értelmétől</w:t>
      </w:r>
      <w:r>
        <w:rPr>
          <w:lang w:eastAsia="hu-HU"/>
        </w:rPr>
        <w:t xml:space="preserve">, és a viselkedés kizárólag instrumentális (eszközjellegű) motivációvá válik. Ez a fajta torzulás hosszabb távon nem csupán a belső motivációt gyengítheti, hanem </w:t>
      </w:r>
      <w:r>
        <w:rPr>
          <w:bCs/>
          <w:lang w:eastAsia="hu-HU"/>
        </w:rPr>
        <w:t>alááshatja az erkölcsi ítélőképességet is</w:t>
      </w:r>
      <w:r>
        <w:rPr>
          <w:lang w:eastAsia="hu-HU"/>
        </w:rPr>
        <w:t xml:space="preserve">. Ha a résztvevő megtanulja, hogy a „jó” cselekedetekért mindig jár valamilyen külső nyereség, előfordulhat, hogy később – jutalom hiányában – nem látja értelmét az adott viselkedésnek. Így a pozitív társadalmi vagy erkölcsi értékek, mint a segítőkészség, közösségi felelősség vagy környezeti </w:t>
      </w:r>
      <w:r>
        <w:rPr>
          <w:lang w:eastAsia="hu-HU"/>
        </w:rPr>
        <w:lastRenderedPageBreak/>
        <w:t xml:space="preserve">tudatosság, </w:t>
      </w:r>
      <w:r>
        <w:rPr>
          <w:bCs/>
          <w:lang w:eastAsia="hu-HU"/>
        </w:rPr>
        <w:t>elveszítik belső normatív erejüket</w:t>
      </w:r>
      <w:r>
        <w:rPr>
          <w:lang w:eastAsia="hu-HU"/>
        </w:rPr>
        <w:t xml:space="preserve">, és csupán pontszerzési lehetőségekké redukálódnak. A szerzők azt is hangsúlyozzák, hogy az ilyen rendszerek </w:t>
      </w:r>
      <w:r>
        <w:rPr>
          <w:bCs/>
          <w:lang w:eastAsia="hu-HU"/>
        </w:rPr>
        <w:t>veszélyes precedenst teremthetnek</w:t>
      </w:r>
      <w:r>
        <w:rPr>
          <w:lang w:eastAsia="hu-HU"/>
        </w:rPr>
        <w:t xml:space="preserve">: ha valaki megszokja, hogy minden helyes cselekedetért azonnali, jól látható jutalom jár, akkor könnyen kialakulhat egy olyan attitűd, amely nem értékeken, hanem kalkuláción alapul. Ez </w:t>
      </w:r>
      <w:r>
        <w:rPr>
          <w:bCs/>
          <w:lang w:eastAsia="hu-HU"/>
        </w:rPr>
        <w:t>erkölcsi közönyhöz vagy cinizmushoz</w:t>
      </w:r>
      <w:r>
        <w:rPr>
          <w:lang w:eastAsia="hu-HU"/>
        </w:rPr>
        <w:t xml:space="preserve"> vezethet – a résztvevő nem azonosul a cselekedeteinek társadalmi jelentőségével, csupán a személyes haszon szempontjából értelmezi azokat.</w:t>
      </w:r>
    </w:p>
    <w:p w:rsidR="00993A02" w:rsidRDefault="00FE752C">
      <w:pPr>
        <w:pStyle w:val="bekezdestobbi"/>
        <w:rPr>
          <w:lang w:eastAsia="hu-HU"/>
        </w:rPr>
      </w:pPr>
      <w:r>
        <w:rPr>
          <w:lang w:eastAsia="hu-HU"/>
        </w:rPr>
        <w:t xml:space="preserve">Kim és Werbach javaslata szerint a gamifikációt úgy kell megtervezni, hogy az </w:t>
      </w:r>
      <w:r>
        <w:rPr>
          <w:bCs/>
          <w:lang w:eastAsia="hu-HU"/>
        </w:rPr>
        <w:t>ne helyettesítse, hanem támogassa</w:t>
      </w:r>
      <w:r>
        <w:rPr>
          <w:lang w:eastAsia="hu-HU"/>
        </w:rPr>
        <w:t xml:space="preserve"> az erkölcsi </w:t>
      </w:r>
      <w:r>
        <w:t>fejlődést</w:t>
      </w:r>
      <w:r>
        <w:rPr>
          <w:lang w:eastAsia="hu-HU"/>
        </w:rPr>
        <w:t xml:space="preserve">. Ennek egyik eszköze lehet a játékosított rendszerekbe beépített </w:t>
      </w:r>
      <w:r>
        <w:rPr>
          <w:bCs/>
          <w:lang w:eastAsia="hu-HU"/>
        </w:rPr>
        <w:t>reflexiós lehetőség</w:t>
      </w:r>
      <w:r>
        <w:rPr>
          <w:lang w:eastAsia="hu-HU"/>
        </w:rPr>
        <w:t xml:space="preserve">, </w:t>
      </w:r>
      <w:r>
        <w:t>ahol</w:t>
      </w:r>
      <w:r>
        <w:rPr>
          <w:lang w:eastAsia="hu-HU"/>
        </w:rPr>
        <w:t xml:space="preserve"> a résztvevők tudatosan átgondolhatják, miért végzik a tevékenységet, és hogyan kapcsolódik az személyes értékeikhez vagy közösségi célokhoz. Összességében a szerzők szerint a gamifikáció erkölcsi veszélye nem csupán a viselkedés szintjén, hanem </w:t>
      </w:r>
      <w:r>
        <w:rPr>
          <w:bCs/>
          <w:lang w:eastAsia="hu-HU"/>
        </w:rPr>
        <w:t>a jellem formálódásán keresztül is jelentkezhet</w:t>
      </w:r>
      <w:r>
        <w:rPr>
          <w:lang w:eastAsia="hu-HU"/>
        </w:rPr>
        <w:t>, ezért a játékosított rendszerek tervezőinek különös felelősségük van abban, hogy milyen attitűdöket és értékvilágot erősítenek a felhasználókban.</w:t>
      </w:r>
    </w:p>
    <w:p w:rsidR="00993A02" w:rsidRDefault="00FE752C">
      <w:pPr>
        <w:pStyle w:val="bekezdestobbi"/>
        <w:rPr>
          <w:lang w:eastAsia="hu-HU"/>
        </w:rPr>
      </w:pPr>
      <w:r>
        <w:rPr>
          <w:lang w:eastAsia="hu-HU"/>
        </w:rPr>
        <w:t xml:space="preserve">A gamifikáció etikai kérdéseinek átfogó vizsgálata rávilágít, hogy e látszólag játékos és ártalmatlan eszköz komoly </w:t>
      </w:r>
      <w:r>
        <w:rPr>
          <w:bCs/>
          <w:lang w:eastAsia="hu-HU"/>
        </w:rPr>
        <w:t>morális dilemmákat</w:t>
      </w:r>
      <w:r>
        <w:rPr>
          <w:lang w:eastAsia="hu-HU"/>
        </w:rPr>
        <w:t xml:space="preserve"> hordoz. A gamifikáció akkor tekinthető etikusnak, ha </w:t>
      </w:r>
      <w:r>
        <w:rPr>
          <w:bCs/>
          <w:lang w:eastAsia="hu-HU"/>
        </w:rPr>
        <w:t>önkéntes, átlátható, arányos és értelmes</w:t>
      </w:r>
      <w:r>
        <w:rPr>
          <w:lang w:eastAsia="hu-HU"/>
        </w:rPr>
        <w:t>. A nemzetközi etikai kutatások egyöntetűen amellett érvelnek, hogy a játékosítás hatalmas potenciálját csak úgy érdemes kihasználni, ha közben tiszteletben tartjuk az emberi méltóságot és autonómiát, elkerüljük a manipulációt és kizsákmányolást, valamint szem előtt tartjuk a résztvevők jó</w:t>
      </w:r>
      <w:ins w:id="149" w:author="Abari Kálmán (EXT)" w:date="2025-06-19T08:16:00Z">
        <w:r w:rsidR="008A420B">
          <w:rPr>
            <w:lang w:eastAsia="hu-HU"/>
          </w:rPr>
          <w:t>l</w:t>
        </w:r>
      </w:ins>
      <w:r>
        <w:rPr>
          <w:lang w:eastAsia="hu-HU"/>
        </w:rPr>
        <w:t xml:space="preserve">létét és jellemfejlődését. </w:t>
      </w:r>
    </w:p>
    <w:p w:rsidR="00993A02" w:rsidRDefault="00FE752C">
      <w:pPr>
        <w:pStyle w:val="bekezdestobbi"/>
      </w:pPr>
      <w:r>
        <w:t>A következő részben a gamifikációval kapcsolatos etikai kockázatokat vizsgáljuk meg részletesebben különböző alkalmazási kontextusokban – különösen az oktatás és a digitális platformok területén –, kitérünk a munkahelyi és egészségügyi rendszerekben való megjelenésére is, és rávilágítunk arra, hogyan válhatnak a játékosítás eszközei – helytelen tervezés vagy visszaélés esetén – a jóllét, a tanulás vagy éppen az autonómia csorbításának forrásává.</w:t>
      </w:r>
    </w:p>
    <w:p w:rsidR="00993A02" w:rsidRDefault="00FE752C">
      <w:pPr>
        <w:pStyle w:val="Cmsor2"/>
      </w:pPr>
      <w:bookmarkStart w:id="150" w:name="_Toc197690048"/>
      <w:r>
        <w:t>A gamifikáció veszélyei az oktatásban</w:t>
      </w:r>
      <w:bookmarkEnd w:id="150"/>
    </w:p>
    <w:p w:rsidR="00993A02" w:rsidRDefault="00FE752C">
      <w:pPr>
        <w:pStyle w:val="bekezdeselso"/>
      </w:pPr>
      <w:r>
        <w:t xml:space="preserve">Az oktatásban – legyen szó iskolai tanóráról, egyetemi kurzusról vagy vállalati képzésről – a gamifikációt előszeretettel alkalmazzák a tanulók motiválására. Ám a tapasztalatok szerint a </w:t>
      </w:r>
      <w:r>
        <w:rPr>
          <w:rStyle w:val="Hangslyozs"/>
          <w:i w:val="0"/>
        </w:rPr>
        <w:t>játékosítás</w:t>
      </w:r>
      <w:r>
        <w:t xml:space="preserve"> nem csupán játék és jókedv, bizonyos körülmények között sérülhetnek az eredeti pedagógiai célok, vagy nem várt negatív hatások jelentkezhetnek a diákok viselkedésében és hozzáállásában </w:t>
      </w:r>
      <w:r>
        <w:fldChar w:fldCharType="begin"/>
      </w:r>
      <w:r>
        <w:instrText>ADDIN ZOTERO_ITEM CSL_CITATION {"citationID":"G4bkZfMA","properties":{"formattedCitation":"(Almeida \\uc0\\u233{}s mtsai., 2023)","plainCitation":"(Almeida és mtsai., 2023)","noteIndex":0},"citationItems":[{"id":1683,"uris":["http://zotero.org/users/9712023/items/UA4C4QAI"],"itemData":{"id":1683,"type":"article-journal","container-title":"Information and Software Technology","DOI":"10.1016/j.infsof.2022.107142","ISSN":"09505849","journalAbbreviation":"Information and Software Technology","language":"en","page":"107142","source":"DOI.org (Crossref)","title":"Negative effects of gamification in education software: Systematic mapping and practitioner perceptions","title-short":"Negative effects of gamification in education software","volume":"156","author":[{"family":"Almeida","given":"Cláuvin"},{"family":"Kalinowski","given":"Marcos"},{"family":"Uchôa","given":"Anderson"},{"family":"Feijó","given":"Bruno"}],"issued":{"date-parts":[["2023",4]]}}}],"schema":"https://github.com/citation-style-language/schema/raw/master/csl-citation.json"}</w:instrText>
      </w:r>
      <w:r>
        <w:fldChar w:fldCharType="separate"/>
      </w:r>
      <w:r>
        <w:rPr>
          <w:rFonts w:cs="Times New Roman"/>
          <w:szCs w:val="24"/>
        </w:rPr>
        <w:t>(Almeida és mtsai., 2023)</w:t>
      </w:r>
      <w:r>
        <w:fldChar w:fldCharType="end"/>
      </w:r>
      <w:r>
        <w:t>. Az alábbiakban foglalhatjuk össze a f</w:t>
      </w:r>
      <w:r>
        <w:rPr>
          <w:rStyle w:val="Kiemels2"/>
          <w:b w:val="0"/>
        </w:rPr>
        <w:t>őbb kockázatokat az oktatásban alkalmazott gamifikációnál:</w:t>
      </w:r>
    </w:p>
    <w:p w:rsidR="00993A02" w:rsidRDefault="00FE752C">
      <w:pPr>
        <w:pStyle w:val="felsorols"/>
        <w:spacing w:before="280"/>
        <w:ind w:left="1077" w:hanging="360"/>
      </w:pPr>
      <w:r>
        <w:t>A belső motiváció gyengülése az extrinzik jutalmak miatt.</w:t>
      </w:r>
    </w:p>
    <w:p w:rsidR="00993A02" w:rsidRDefault="00FE752C">
      <w:pPr>
        <w:pStyle w:val="felsorols"/>
        <w:spacing w:before="0"/>
        <w:ind w:left="1077" w:hanging="360"/>
      </w:pPr>
      <w:r>
        <w:t>Túlzott versengés és szorongás a ranglisták hatására.</w:t>
      </w:r>
    </w:p>
    <w:p w:rsidR="00993A02" w:rsidRDefault="00FE752C">
      <w:pPr>
        <w:pStyle w:val="felsorols"/>
        <w:spacing w:before="0"/>
        <w:ind w:left="1077" w:hanging="360"/>
      </w:pPr>
      <w:r>
        <w:t>A tanulási fókusz elvesztése és felszínes tudás, a csak a pontok kedvéért végzett feladatok miatt.</w:t>
      </w:r>
    </w:p>
    <w:p w:rsidR="00993A02" w:rsidRDefault="00FE752C">
      <w:pPr>
        <w:pStyle w:val="felsorols"/>
        <w:spacing w:before="0"/>
        <w:ind w:left="1077" w:hanging="360"/>
      </w:pPr>
      <w:r>
        <w:lastRenderedPageBreak/>
        <w:t>Csalás, a rendszer „kijátszása” a jutalmak megszerzése érdekében.</w:t>
      </w:r>
    </w:p>
    <w:p w:rsidR="00993A02" w:rsidRDefault="00FE752C">
      <w:pPr>
        <w:pStyle w:val="felsorols"/>
        <w:spacing w:before="0" w:after="280"/>
        <w:ind w:left="1077" w:hanging="360"/>
      </w:pPr>
      <w:r>
        <w:t>A tanulók közti különbségek erősödése, ugyanis nem mindenkit motiválnak a játékos elemek egyformán.</w:t>
      </w:r>
    </w:p>
    <w:p w:rsidR="00993A02" w:rsidRDefault="00AE6FA3">
      <w:pPr>
        <w:pStyle w:val="Cmsor3"/>
      </w:pPr>
      <w:bookmarkStart w:id="151" w:name="_Toc197690049"/>
      <w:ins w:id="152" w:author="Abari Kálmán (EXT)" w:date="2025-06-19T12:38:00Z">
        <w:r>
          <w:t>Külső</w:t>
        </w:r>
      </w:ins>
      <w:del w:id="153" w:author="Abari Kálmán (EXT)" w:date="2025-06-19T12:38:00Z">
        <w:r w:rsidR="00FE752C" w:rsidDel="00AE6FA3">
          <w:delText>Extrinzik</w:delText>
        </w:r>
      </w:del>
      <w:r w:rsidR="00FE752C">
        <w:t xml:space="preserve"> motiváció vs. belső motiváció torzulása</w:t>
      </w:r>
      <w:bookmarkEnd w:id="151"/>
    </w:p>
    <w:p w:rsidR="00993A02" w:rsidRDefault="00FE752C">
      <w:pPr>
        <w:pStyle w:val="bekezdeselso"/>
      </w:pPr>
      <w:r>
        <w:t xml:space="preserve">Az oktatásban a motiváció fenntartása kulcsfontosságú. A gamifikáció gyakran </w:t>
      </w:r>
      <w:r>
        <w:rPr>
          <w:rStyle w:val="Kiemels2"/>
          <w:b w:val="0"/>
        </w:rPr>
        <w:t>külső jutalmakkal</w:t>
      </w:r>
      <w:r>
        <w:t xml:space="preserve"> operál, azaz pontokat, jelvényeket, trófeákat oszt a feladatok teljesítéséért. Bár ez rövid távon serkentheti a tanulást, hosszú távon fennáll a veszélye, hogy a diákok </w:t>
      </w:r>
      <w:r>
        <w:rPr>
          <w:rStyle w:val="Kiemels2"/>
          <w:b w:val="0"/>
        </w:rPr>
        <w:t>figyelme a tananyag értékéről a jutalmakra terelődik át</w:t>
      </w:r>
      <w:r>
        <w:t xml:space="preserve">. Ha a tanulók elsősorban a pontokért vagy jelvényekért dolgoznak, a belső érdeklődésük és élvezetük – ami a mélyreható tanuláshoz fontos – csökkenhet. Az önmeghatározás-elmélet szerint a túl sok külső jutalom </w:t>
      </w:r>
      <w:r>
        <w:rPr>
          <w:rStyle w:val="Hangslyozs"/>
          <w:i w:val="0"/>
        </w:rPr>
        <w:t>felülírja</w:t>
      </w:r>
      <w:r>
        <w:t xml:space="preserve"> a belső motivációt, mivel ilyenkor a tevékenység önmagáért való szeretete gyengül.</w:t>
      </w:r>
    </w:p>
    <w:p w:rsidR="00993A02" w:rsidRDefault="00FE752C">
      <w:pPr>
        <w:pStyle w:val="bekezdestobbi"/>
      </w:pPr>
      <w:r>
        <w:t xml:space="preserve">Empirikus kutatások is alátámasztják ezt a kockázatot. </w:t>
      </w:r>
      <w:r>
        <w:rPr>
          <w:rStyle w:val="Kiemels2"/>
          <w:b w:val="0"/>
        </w:rPr>
        <w:t>Hanus és Fox</w:t>
      </w:r>
      <w:r>
        <w:rPr>
          <w:rStyle w:val="Kiemels2"/>
        </w:rPr>
        <w:t xml:space="preserve"> </w:t>
      </w:r>
      <w:r>
        <w:fldChar w:fldCharType="begin"/>
      </w:r>
      <w:r>
        <w:rPr>
          <w:rStyle w:val="Kiemels2"/>
        </w:rPr>
        <w:instrText>ADDIN ZOTERO_ITEM CSL_CITATION {"citationID":"jnuwOShU","properties":{"formattedCitation":"(2015)","plainCitation":"(2015)","noteIndex":0},"citationItems":[{"id":1686,"uris":["http://zotero.org/users/9712023/items/H29YPH9T","http://zotero.org/users/9712023/items/KCBWQNVT"],"itemData":{"id":1686,"type":"article-journal","container-title":"Computers &amp; Education","DOI":"10.1016/j.compedu.2014.08.019","ISSN":"03601315","journalAbbreviation":"Computers &amp; Education","language":"en","page":"152-161","source":"DOI.org (Crossref)","title":"Assessing the effects of gamification in the classroom: A longitudinal study on intrinsic motivation, social comparison, satisfaction, effort, and academic performance","title-short":"Assessing the effects of gamification in the classroom","volume":"80","author":[{"family":"Hanus","given":"Michael D."},{"family":"Fox","given":"Jesse"}],"issued":{"date-parts":[["2015",1]]}},"suppress-author":true}],"schema":"https://github.com/citation-style-language/schema/raw/master/csl-citation.json"}</w:instrText>
      </w:r>
      <w:r>
        <w:rPr>
          <w:rStyle w:val="Kiemels2"/>
        </w:rPr>
        <w:fldChar w:fldCharType="separate"/>
      </w:r>
      <w:r>
        <w:t>(2015)</w:t>
      </w:r>
      <w:r>
        <w:rPr>
          <w:rStyle w:val="Kiemels2"/>
        </w:rPr>
        <w:fldChar w:fldCharType="end"/>
      </w:r>
      <w:r>
        <w:t xml:space="preserve"> egy egyetemi kurzust vizsgálva azt találták, hogy a gamifikációs elemekkel megtámogatott csoport hallgatóinak kezdeti lelkesedése idővel alábbhagyott, és a félév végére </w:t>
      </w:r>
      <w:r>
        <w:rPr>
          <w:rStyle w:val="Kiemels2"/>
          <w:b w:val="0"/>
        </w:rPr>
        <w:t>csökkent a belső motivációjuk</w:t>
      </w:r>
      <w:r>
        <w:t xml:space="preserve">, sőt a vizsgajegyeik is gyengébbek lettek, mint a hagyományos módszerekkel tanuló kontrollcsoporté. A szerzők szerint a pontok és jutalmak túlzott hangsúlya elvonta a figyelmet a tananyag iránti természetes kíváncsiságtól; a diákok a félév vége felé már kevésbé élvezték magát a tanulást, inkább csak a játékos jutalmakra koncentráltak. Hasonlóan, egy széles körű irodalmi áttekintés rámutatott, hogy a vizsgált gamifikált oktatási alkalmazások mintegy 10%-ában </w:t>
      </w:r>
      <w:r>
        <w:rPr>
          <w:rStyle w:val="Hangslyozs"/>
          <w:i w:val="0"/>
        </w:rPr>
        <w:t>nem mértek javulást, sőt néha romlott a tanulók motivációja</w:t>
      </w:r>
      <w:r>
        <w:t xml:space="preserve"> a hagyományos módszerhez képest </w:t>
      </w:r>
      <w:r>
        <w:fldChar w:fldCharType="begin"/>
      </w:r>
      <w:r>
        <w:instrText>ADDIN ZOTERO_ITEM CSL_CITATION {"citationID":"MbDkYmtC","properties":{"formattedCitation":"(Lister, 2015)","plainCitation":"(Lister, 2015)","noteIndex":0},"citationItems":[{"id":1687,"uris":["http://zotero.org/users/9712023/items/I5H9TWVU"],"itemData":{"id":1687,"type":"article-journal","container-title":"Issues and Trends in Educational Technology","DOI":"10.2458/azu_itet_v3i2_lister","ISSN":"2168-1325","issue":"2","license":"https://creativecommons.org/licenses/by-nc-sa/4.0/","source":"DOI.org (Crossref)","title":"Gamification: The effect on student motivation and performance at the post-secondary level","title-short":"Gamification","URL":"http://journals.librarypublishing.arizona.edu/itlt/article/id/1487/","volume":"3","author":[{"family":"Lister","given":"Meaghan"}],"accessed":{"date-parts":[["2025",5,4]]},"issued":{"date-parts":[["2015",12,3]]}}}],"schema":"https://github.com/citation-style-language/schema/raw/master/csl-citation.json"}</w:instrText>
      </w:r>
      <w:r>
        <w:fldChar w:fldCharType="separate"/>
      </w:r>
      <w:r>
        <w:t>(Lister, 2015)</w:t>
      </w:r>
      <w:r>
        <w:fldChar w:fldCharType="end"/>
      </w:r>
      <w:r>
        <w:t>.</w:t>
      </w:r>
    </w:p>
    <w:p w:rsidR="00993A02" w:rsidRDefault="00FE752C">
      <w:pPr>
        <w:pStyle w:val="bekezdestobbi"/>
      </w:pPr>
      <w:r>
        <w:t xml:space="preserve">Mindez azt jelzi, hogy ha a gamifikáció nincs gondosan összehangolva a pedagógiai célokkal, a </w:t>
      </w:r>
      <w:r>
        <w:rPr>
          <w:rStyle w:val="Kiemels2"/>
          <w:b w:val="0"/>
        </w:rPr>
        <w:t>jutalmazás könnyen öncélúvá válhat</w:t>
      </w:r>
      <w:r>
        <w:t xml:space="preserve">, és a diák „csak a csillagokért tanul”. Gyakori hiba, hogy a játékmechanikák nem integrálódnak szervesen a tananyagba, ilyenkor a játékosítás csupán a figyelem felszínes fenntartására jó, de nem segíti a mélyebb megértést. Például ha egy matematikaóra gamifikációja kimerül a pontgyűjtésben anélkül, hogy a pontok valódi problémamegoldáshoz kötődnének, a diák lehet, hogy lelkesebben számol a pontokért, de </w:t>
      </w:r>
      <w:r>
        <w:rPr>
          <w:rStyle w:val="Kiemels2"/>
          <w:b w:val="0"/>
        </w:rPr>
        <w:t>nem alakul ki nála mély tudás</w:t>
      </w:r>
      <w:r>
        <w:t xml:space="preserve"> az anyagról. Ezt nevezzük a </w:t>
      </w:r>
      <w:r>
        <w:rPr>
          <w:rStyle w:val="Hangslyozs"/>
        </w:rPr>
        <w:t>“csokibevonatú brokkoli”</w:t>
      </w:r>
      <w:r>
        <w:t xml:space="preserve"> jelenségének: a játékos máz alatt a tanuló továbbra sem szereti meg a zöldséget (a tantárgyat), csak lenyeli a csokit a jutalomért </w:t>
      </w:r>
      <w:r>
        <w:fldChar w:fldCharType="begin"/>
      </w:r>
      <w:r>
        <w:instrText>ADDIN ZOTERO_ITEM CSL_CITATION {"citationID":"NlovFiJl","properties":{"formattedCitation":"(Bruckman, 1999)","plainCitation":"(Bruckman, 1999)","noteIndex":0},"citationItems":[{"id":1689,"uris":["http://zotero.org/users/9712023/items/ZUTBRVFG"],"itemData":{"id":1689,"type":"document","publisher":"Game Developer's Conference, San Jose, California, March 17th, 1999.","title":"Can Educational Be Fun?","author":[{"family":"Bruckman","given":"Amy"}],"issued":{"date-parts":[["1999"]]}}}],"schema":"https://github.com/citation-style-language/schema/raw/master/csl-citation.json"}</w:instrText>
      </w:r>
      <w:r>
        <w:fldChar w:fldCharType="separate"/>
      </w:r>
      <w:r>
        <w:t>(Bruckman, 1999)</w:t>
      </w:r>
      <w:r>
        <w:fldChar w:fldCharType="end"/>
      </w:r>
      <w:r>
        <w:t xml:space="preserve">. </w:t>
      </w:r>
    </w:p>
    <w:p w:rsidR="00993A02" w:rsidRDefault="00FE752C">
      <w:pPr>
        <w:pStyle w:val="Cmsor3"/>
      </w:pPr>
      <w:bookmarkStart w:id="154" w:name="_Toc197690050"/>
      <w:r>
        <w:t>Túlzott versengés és a „vesztesek” demotiválása</w:t>
      </w:r>
      <w:bookmarkEnd w:id="154"/>
    </w:p>
    <w:p w:rsidR="00993A02" w:rsidRDefault="00FE752C">
      <w:pPr>
        <w:pStyle w:val="bekezdeselso"/>
      </w:pPr>
      <w:r>
        <w:t xml:space="preserve">A gamifikáció gyakori eleme a </w:t>
      </w:r>
      <w:r>
        <w:rPr>
          <w:rStyle w:val="Kiemels2"/>
          <w:b w:val="0"/>
        </w:rPr>
        <w:t>versenyhelyzet teremtése</w:t>
      </w:r>
      <w:r>
        <w:t xml:space="preserve">, például ranglisták megjelenítése a diákok pontszámairól, vagy versenyek, kihívások szervezése. Egy kis </w:t>
      </w:r>
      <w:r>
        <w:rPr>
          <w:rStyle w:val="Kiemels2"/>
          <w:b w:val="0"/>
        </w:rPr>
        <w:t>versengés</w:t>
      </w:r>
      <w:r>
        <w:t xml:space="preserve"> kétségtelenül motiváló lehet sokak számára, de a túlzott vagy nem megfelelően kezelt verseny káros hatású az oktatásban. Mindenekelőtt, a ranglistákon óhatatlanul lesznek lemaradók, akik rendre az alsóbb pozíciókban találják magukat, azoknál a folyamatos negatív összehasonlítás </w:t>
      </w:r>
      <w:r>
        <w:rPr>
          <w:rStyle w:val="Kiemels2"/>
          <w:b w:val="0"/>
        </w:rPr>
        <w:t>önértékelés-csökkenéshez</w:t>
      </w:r>
      <w:r>
        <w:t xml:space="preserve"> és </w:t>
      </w:r>
      <w:r>
        <w:rPr>
          <w:rStyle w:val="Kiemels2"/>
          <w:b w:val="0"/>
        </w:rPr>
        <w:t>motivációvesztéshez</w:t>
      </w:r>
      <w:r>
        <w:t xml:space="preserve"> vezethet </w:t>
      </w:r>
      <w:r>
        <w:fldChar w:fldCharType="begin"/>
      </w:r>
      <w:r>
        <w:instrText>ADDIN ZOTERO_ITEM CSL_CITATION {"citationID":"KbvkpsGC","properties":{"formattedCitation":"(Andrade \\uc0\\u233{}s mtsai., 2016)","plainCitation":"(Andrade és mtsai., 2016)","noteIndex":0},"citationItems":[{"id":1690,"uris":["http://zotero.org/users/9712023/items/LA3ET77I"],"itemData":{"id":1690,"type":"chapter","container-title":"Intelligent Tutoring Systems","event-place":"Cham","ISBN":"978-3-319-39582-1","license":"http://www.springer.com/tdm","note":"collection-title: Lecture Notes in Computer Science\nDOI: 10.1007/978-3-319-39583-8_17","page":"176-186","publisher":"Springer International Publishing","publisher-place":"Cham","source":"DOI.org (Crossref)","title":"The Bright and Dark Sides of Gamification","URL":"http://link.springer.com/10.1007/978-3-319-39583-8_17","volume":"9684","editor":[{"family":"Micarelli","given":"Alessandro"},{"family":"Stamper","given":"John"},{"family":"Panourgia","given":"Kitty"}],"author":[{"family":"Andrade","given":"Fernando R. H."},{"family":"Mizoguchi","given":"Riichiro"},{"family":"Isotani","given":"Seiji"}],"accessed":{"date-parts":[["2025",5,4]]},"issued":{"date-parts":[["2016"]]}}}],"schema":"https://github.com/citation-style-language/schema/raw/master/csl-citation.json"}</w:instrText>
      </w:r>
      <w:r>
        <w:fldChar w:fldCharType="separate"/>
      </w:r>
      <w:r>
        <w:rPr>
          <w:rFonts w:cs="Times New Roman"/>
          <w:szCs w:val="24"/>
        </w:rPr>
        <w:t>(Andrade és mtsai., 2016)</w:t>
      </w:r>
      <w:r>
        <w:fldChar w:fldCharType="end"/>
      </w:r>
      <w:r>
        <w:t xml:space="preserve">. Az ilyen diákok úgy </w:t>
      </w:r>
      <w:r>
        <w:lastRenderedPageBreak/>
        <w:t>érezhetik, „úgysem nyerhetek”, ezért idő előtt feladják a próbálkozást, vagy egyenesen frusztrálttá, apatikussá válnak.</w:t>
      </w:r>
    </w:p>
    <w:p w:rsidR="00993A02" w:rsidRDefault="00FE752C">
      <w:pPr>
        <w:pStyle w:val="bekezdestobbi"/>
      </w:pPr>
      <w:r>
        <w:t xml:space="preserve">Domínguez és mtsai. </w:t>
      </w:r>
      <w:r>
        <w:fldChar w:fldCharType="begin"/>
      </w:r>
      <w:r>
        <w:instrText>ADDIN ZOTERO_ITEM CSL_CITATION {"citationID":"ltYfntbl","properties":{"formattedCitation":"(2013)","plainCitation":"(2013)","noteIndex":0},"citationItems":[{"id":833,"uris":["http://zotero.org/users/9712023/items/548GQWMR"],"itemData":{"id":833,"type":"article-journal","container-title":"Computers &amp; Education","DOI":"10.1016/j.compedu.2012.12.020","ISSN":"03601315","page":"380-392","title":"Gamifying learning experiences: Practical implications and outcomes","volume":"63","author":[{"family":"Domínguez","given":"Adrián"},{"family":"Saenz-de-Navarrete","given":"Joseba"},{"family":"De-Marcos","given":"Luis"},{"family":"Fernández-Sanz","given":"Luis"},{"family":"Pagés","given":"Carmen"},{"family":"Martínez-Herráiz","given":"José-Javier"}],"issued":{"date-parts":[["2013",4]]}},"suppress-author":true}],"schema":"https://github.com/citation-style-language/schema/raw/master/csl-citation.json"}</w:instrText>
      </w:r>
      <w:r>
        <w:fldChar w:fldCharType="separate"/>
      </w:r>
      <w:r>
        <w:t>(2013)</w:t>
      </w:r>
      <w:r>
        <w:fldChar w:fldCharType="end"/>
      </w:r>
      <w:r>
        <w:t xml:space="preserve"> kutatásukban rámutattak, hogy különösen azok a tanulók, akik </w:t>
      </w:r>
      <w:r>
        <w:rPr>
          <w:rStyle w:val="Kiemels2"/>
          <w:b w:val="0"/>
        </w:rPr>
        <w:t>nem élvezik a versengést vagy gyengébb versenyszelleműek</w:t>
      </w:r>
      <w:r>
        <w:t xml:space="preserve">, negatívan reagálnak a gamifikáció versengő elemeire. Az ő motivációjuk </w:t>
      </w:r>
      <w:r>
        <w:rPr>
          <w:rStyle w:val="Kiemels2"/>
          <w:b w:val="0"/>
        </w:rPr>
        <w:t>kifejezetten csökkent</w:t>
      </w:r>
      <w:r>
        <w:t xml:space="preserve">, amikor szembesültek azzal, hogy a rendszer folyamatosan rangsorolja őket. Számukra a ranglista inkább stresszforrás és szégyenforrás volt, semmint motivációs eszköz. Ezt alátámasztja Andrade és mtsai. </w:t>
      </w:r>
      <w:r>
        <w:fldChar w:fldCharType="begin"/>
      </w:r>
      <w:r>
        <w:instrText>ADDIN ZOTERO_ITEM CSL_CITATION {"citationID":"gRy2LrRN","properties":{"formattedCitation":"(2016)","plainCitation":"(2016)","noteIndex":0},"citationItems":[{"id":1690,"uris":["http://zotero.org/users/9712023/items/LA3ET77I"],"itemData":{"id":1690,"type":"chapter","container-title":"Intelligent Tutoring Systems","event-place":"Cham","ISBN":"978-3-319-39582-1","license":"http://www.springer.com/tdm","note":"collection-title: Lecture Notes in Computer Science\nDOI: 10.1007/978-3-319-39583-8_17","page":"176-186","publisher":"Springer International Publishing","publisher-place":"Cham","source":"DOI.org (Crossref)","title":"The Bright and Dark Sides of Gamification","URL":"http://link.springer.com/10.1007/978-3-319-39583-8_17","volume":"9684","editor":[{"family":"Micarelli","given":"Alessandro"},{"family":"Stamper","given":"John"},{"family":"Panourgia","given":"Kitty"}],"author":[{"family":"Andrade","given":"Fernando R. H."},{"family":"Mizoguchi","given":"Riichiro"},{"family":"Isotani","given":"Seiji"}],"accessed":{"date-parts":[["2025",5,4]]},"issued":{"date-parts":[["2016"]]}},"suppress-author":true}],"schema":"https://github.com/citation-style-language/schema/raw/master/csl-citation.json"}</w:instrText>
      </w:r>
      <w:r>
        <w:fldChar w:fldCharType="separate"/>
      </w:r>
      <w:r>
        <w:t>(2016)</w:t>
      </w:r>
      <w:r>
        <w:fldChar w:fldCharType="end"/>
      </w:r>
      <w:r>
        <w:t xml:space="preserve"> esettanulmánya is, amely szerint a gamifikáció sötét oldalán megjelenik a </w:t>
      </w:r>
      <w:r>
        <w:rPr>
          <w:rStyle w:val="Hangslyozs"/>
          <w:i w:val="0"/>
        </w:rPr>
        <w:t>nemkívánatos versengés</w:t>
      </w:r>
      <w:r>
        <w:t xml:space="preserve">, a diákok közötti egészségtelen rivalizálás, amely elvonhatja a figyelmet a tanulás együttműködő és támogató aspektusairól. A szerzők leírták, hogy túlversengés esetén a diákok akár </w:t>
      </w:r>
      <w:r>
        <w:rPr>
          <w:rStyle w:val="Kiemels2"/>
          <w:b w:val="0"/>
        </w:rPr>
        <w:t>tanuláshoz nem kapcsolódó viselkedést</w:t>
      </w:r>
      <w:r>
        <w:t xml:space="preserve"> is produkálhatnak, például folyton a ranglistát frissítgetik tanulás helyett, vagy versenytársak teljesítményével foglalkoznak, illetve romolhat a csoportkohézió.</w:t>
      </w:r>
    </w:p>
    <w:p w:rsidR="00993A02" w:rsidRDefault="00FE752C">
      <w:pPr>
        <w:pStyle w:val="bekezdestobbi"/>
      </w:pPr>
      <w:r>
        <w:t xml:space="preserve">A versengés másik veszélye a </w:t>
      </w:r>
      <w:r>
        <w:rPr>
          <w:rStyle w:val="Kiemels2"/>
          <w:b w:val="0"/>
        </w:rPr>
        <w:t>szorongás és stressz</w:t>
      </w:r>
      <w:r>
        <w:t xml:space="preserve"> megjelenése. Ha a tanuló erős nyomást érez a </w:t>
      </w:r>
      <w:r>
        <w:rPr>
          <w:i/>
        </w:rPr>
        <w:t>„</w:t>
      </w:r>
      <w:r>
        <w:rPr>
          <w:rStyle w:val="Hangslyozs"/>
          <w:i w:val="0"/>
        </w:rPr>
        <w:t>győzelemre”</w:t>
      </w:r>
      <w:r>
        <w:t xml:space="preserve"> vagy a státusz megőrzésére egy játékosított tanulási környezetben, az könnyen </w:t>
      </w:r>
      <w:r>
        <w:rPr>
          <w:rStyle w:val="Kiemels2"/>
          <w:b w:val="0"/>
        </w:rPr>
        <w:t>teljesítményszorongáshoz</w:t>
      </w:r>
      <w:r>
        <w:t xml:space="preserve"> vezethet, ami rontja a kognitív teljesítményt és a kreativitást. Különösen fiatalabb diákoknál figyelték meg, hogy a </w:t>
      </w:r>
      <w:r>
        <w:rPr>
          <w:i/>
        </w:rPr>
        <w:t>„</w:t>
      </w:r>
      <w:r>
        <w:rPr>
          <w:rStyle w:val="Hangslyozs"/>
          <w:i w:val="0"/>
        </w:rPr>
        <w:t>nyertes-vesztes”</w:t>
      </w:r>
      <w:r>
        <w:t xml:space="preserve"> keretrendszer a tanulási folyamatban érzelmi stresszt okozhat, és árnyalja a tanuláshoz való viszonyukat, például félni kezdenek a kudarctól, mert az a „vereséget” jelenti a játékban </w:t>
      </w:r>
      <w:r>
        <w:fldChar w:fldCharType="begin"/>
      </w:r>
      <w:r>
        <w:instrText>ADDIN ZOTERO_ITEM CSL_CITATION {"citationID":"zV8oMUbA","properties":{"formattedCitation":"(Toda \\uc0\\u233{}s mtsai., 2018)","plainCitation":"(Toda és mtsai., 2018)","noteIndex":0},"citationItems":[{"id":1692,"uris":["http://zotero.org/users/9712023/items/XMSV8V27"],"itemData":{"id":1692,"type":"chapter","container-title":"Higher Education for All. From Challenges to Novel Technology-Enhanced Solutions","event-place":"Cham","ISBN":"978-3-319-97933-5","note":"collection-title: Communications in Computer and Information Science\nDOI: 10.1007/978-3-319-97934-2_9","page":"143-156","publisher":"Springer International Publishing","publisher-place":"Cham","source":"DOI.org (Crossref)","title":"The Dark Side of Gamification: An Overview of Negative Effects of Gamification in Education","title-short":"The Dark Side of Gamification","URL":"http://link.springer.com/10.1007/978-3-319-97934-2_9","volume":"832","editor":[{"family":"Cristea","given":"Alexandra Ioana"},{"family":"Bittencourt","given":"Ig Ibert"},{"family":"Lima","given":"Fernanda"}],"author":[{"family":"Toda","given":"Armando M."},{"family":"Valle","given":"Pedro H. D."},{"family":"Isotani","given":"Seiji"}],"accessed":{"date-parts":[["2025",5,4]]},"issued":{"date-parts":[["2018"]]}}}],"schema":"https://github.com/citation-style-language/schema/raw/master/csl-citation.json"}</w:instrText>
      </w:r>
      <w:r>
        <w:fldChar w:fldCharType="separate"/>
      </w:r>
      <w:r>
        <w:rPr>
          <w:rFonts w:cs="Times New Roman"/>
          <w:szCs w:val="24"/>
        </w:rPr>
        <w:t>(Toda és mtsai., 2018)</w:t>
      </w:r>
      <w:r>
        <w:fldChar w:fldCharType="end"/>
      </w:r>
      <w:r>
        <w:t>.</w:t>
      </w:r>
    </w:p>
    <w:p w:rsidR="00993A02" w:rsidRDefault="00FE752C">
      <w:pPr>
        <w:pStyle w:val="Cmsor3"/>
      </w:pPr>
      <w:bookmarkStart w:id="155" w:name="_Toc197690051"/>
      <w:r>
        <w:t>Felszínes tanulás és a tanulási cél elhomályosulása</w:t>
      </w:r>
      <w:bookmarkEnd w:id="155"/>
    </w:p>
    <w:p w:rsidR="00993A02" w:rsidRDefault="00FE752C">
      <w:pPr>
        <w:pStyle w:val="bekezdeselso"/>
      </w:pPr>
      <w:r>
        <w:t xml:space="preserve">A gamifikációs feladatok olykor azt a nemkívánatos hatást eredményezhetik, hogy a tanulók </w:t>
      </w:r>
      <w:r>
        <w:rPr>
          <w:rStyle w:val="Kiemels2"/>
          <w:b w:val="0"/>
        </w:rPr>
        <w:t>nem a tudás megszerzésére, hanem a játék megnyerésére optimalizálnak</w:t>
      </w:r>
      <w:r>
        <w:t xml:space="preserve">. Ha a játékmechanizmusok nincsenek gondosan pedagógiai tartalomhoz kötve, akkor előfordulhat, hogy a diák a könnyebb utat választva csak a jutalomra hajt, nem pedig a tananyag elsajátítására. Például ha egy játékban bónuszpontokat lehet szerezni ismétléssel, a diák addig próbálkozhat egy feladattal </w:t>
      </w:r>
      <w:r>
        <w:rPr>
          <w:rStyle w:val="Hangslyozs"/>
          <w:i w:val="0"/>
        </w:rPr>
        <w:t>próba-szerencse</w:t>
      </w:r>
      <w:r>
        <w:t xml:space="preserve"> alapon, amíg sikerül, anélkül hogy valóban átgondolta vagy megértette volna a megoldást, de végül a rendszer így is jutalmazza. Így kialakulhat egy </w:t>
      </w:r>
      <w:r>
        <w:rPr>
          <w:rStyle w:val="Kiemels2"/>
          <w:b w:val="0"/>
        </w:rPr>
        <w:t>felszínes tudás</w:t>
      </w:r>
      <w:r>
        <w:t>, a mély megértés helyett.</w:t>
      </w:r>
    </w:p>
    <w:p w:rsidR="00993A02" w:rsidRDefault="00FE752C">
      <w:pPr>
        <w:pStyle w:val="bekezdestobbi"/>
      </w:pPr>
      <w:r>
        <w:t xml:space="preserve">E jelenség egy formája a </w:t>
      </w:r>
      <w:r>
        <w:rPr>
          <w:rStyle w:val="Kiemels2"/>
        </w:rPr>
        <w:t>„</w:t>
      </w:r>
      <w:r>
        <w:rPr>
          <w:rStyle w:val="Kiemels2"/>
          <w:b w:val="0"/>
        </w:rPr>
        <w:t>grinding”</w:t>
      </w:r>
      <w:r>
        <w:rPr>
          <w:rStyle w:val="Lbjegyzet-horgony"/>
          <w:bCs/>
        </w:rPr>
        <w:footnoteReference w:id="15"/>
      </w:r>
      <w:r>
        <w:t>, amikor a tanuló repetitív mechanikus tevékenységgel, sokszor kikövetkeztetés helyett tippekkel gyűjti a pontokat. Ha a játék úgy van kialakítva, hogy ezt lehetővé teszi, akkor a pontszám nem tükröz valódi kompetenciát. A</w:t>
      </w:r>
      <w:r>
        <w:rPr>
          <w:rStyle w:val="Hangslyozs"/>
          <w:i w:val="0"/>
        </w:rPr>
        <w:t xml:space="preserve"> játékos tanulás nem minden esetben garantálja a tudás megszerzését, főleg ha a játék nem illeszkedik szervesen a tananyaghoz </w:t>
      </w:r>
      <w:r>
        <w:fldChar w:fldCharType="begin"/>
      </w:r>
      <w:r>
        <w:rPr>
          <w:rStyle w:val="Hangslyozs"/>
          <w:i w:val="0"/>
        </w:rPr>
        <w:instrText>ADDIN ZOTERO_ITEM CSL_CITATION {"citationID":"u6lmofHU","properties":{"formattedCitation":"(Butler &amp; Spoelstra, 2024)","plainCitation":"(Butler &amp; Spoelstra, 2024)","noteIndex":0},"citationItems":[{"id":1693,"uris":["http://zotero.org/users/9712023/items/UXRHNBBC"],"itemData":{"id":1693,"type":"article-journal","abstract":"This short paper explores the gamification of an online academic conference. At the conference, digital gamification was meant to stimulate increased levels of participation among attendees. Instead, it resulted in a series of unintended consequences. Precisely because it was all too easy to score points and ascend the virtual leaderboard by means of machine-like grinding, the “Conference Challenge” posed a moral dilemma for its players: each participant had to determine for themselves where the border lay between playing the game and gaming the system. We use this case to raise questions about the ethics of game-playing in an academic context. In particular, we suggest that the Conference Challenge is a distorted reflection of what’s already happening in the broader “publication game” in the university.","container-title":"Organization","DOI":"10.1177/13505084221145589","ISSN":"1350-5084, 1461-7323","issue":"4","journalAbbreviation":"Organization","language":"en","page":"720-730","source":"DOI.org (Crossref)","title":"“You just earned 10 points!”: Gaming and grinding in academia","title-short":"“You just earned 10 points!”","volume":"31","author":[{"family":"Butler","given":"Nick"},{"family":"Spoelstra","given":"Sverre"}],"issued":{"date-parts":[["2024",5]]}}}],"schema":"https://github.com/citation-style-language/schema/raw/master/csl-citation.json"}</w:instrText>
      </w:r>
      <w:r>
        <w:rPr>
          <w:rStyle w:val="Hangslyozs"/>
          <w:i w:val="0"/>
        </w:rPr>
        <w:fldChar w:fldCharType="separate"/>
      </w:r>
      <w:r>
        <w:t>(Butler &amp; Spoelstra, 2024)</w:t>
      </w:r>
      <w:r>
        <w:rPr>
          <w:rStyle w:val="Hangslyozs"/>
          <w:i w:val="0"/>
        </w:rPr>
        <w:fldChar w:fldCharType="end"/>
      </w:r>
      <w:r>
        <w:t>.</w:t>
      </w:r>
    </w:p>
    <w:p w:rsidR="00993A02" w:rsidRDefault="00FE752C">
      <w:pPr>
        <w:pStyle w:val="Cmsor3"/>
      </w:pPr>
      <w:bookmarkStart w:id="156" w:name="_Toc197690052"/>
      <w:r>
        <w:lastRenderedPageBreak/>
        <w:t>Csalás és a rendszer kijátszása</w:t>
      </w:r>
      <w:bookmarkEnd w:id="156"/>
    </w:p>
    <w:p w:rsidR="00993A02" w:rsidRDefault="00FE752C">
      <w:pPr>
        <w:pStyle w:val="bekezdeselso"/>
      </w:pPr>
      <w:r>
        <w:t xml:space="preserve">Ahol verseny és jutalmak vannak, ott gyakran megjelenik a </w:t>
      </w:r>
      <w:r>
        <w:rPr>
          <w:rStyle w:val="Kiemels2"/>
          <w:b w:val="0"/>
        </w:rPr>
        <w:t>csalás kísértése</w:t>
      </w:r>
      <w:r>
        <w:t xml:space="preserve">. Az oktatási gamifikációban is előfordulhat, hogy a diákok megpróbálják kijátszani a rendszert a jutalmakért, azaz nem megengedett módon szereznek pontokat, lemásolják mások megoldásait a jelvény kedvéért, vagy technikai kiskapukat keresnek a pontgyűjtés felgyorsítására. </w:t>
      </w:r>
      <w:r>
        <w:rPr>
          <w:rStyle w:val="Kiemels2"/>
          <w:b w:val="0"/>
        </w:rPr>
        <w:t xml:space="preserve">Almeida és munkatársai </w:t>
      </w:r>
      <w:r>
        <w:fldChar w:fldCharType="begin"/>
      </w:r>
      <w:r>
        <w:rPr>
          <w:rStyle w:val="Kiemels2"/>
          <w:b w:val="0"/>
        </w:rPr>
        <w:instrText>ADDIN ZOTERO_ITEM CSL_CITATION {"citationID":"0fW0C4eC","properties":{"formattedCitation":"(2023)","plainCitation":"(2023)","noteIndex":0},"citationItems":[{"id":1683,"uris":["http://zotero.org/users/9712023/items/UA4C4QAI"],"itemData":{"id":1683,"type":"article-journal","container-title":"Information and Software Technology","DOI":"10.1016/j.infsof.2022.107142","ISSN":"09505849","journalAbbreviation":"Information and Software Technology","language":"en","page":"107142","source":"DOI.org (Crossref)","title":"Negative effects of gamification in education software: Systematic mapping and practitioner perceptions","title-short":"Negative effects of gamification in education software","volume":"156","author":[{"family":"Almeida","given":"Cláuvin"},{"family":"Kalinowski","given":"Marcos"},{"family":"Uchôa","given":"Anderson"},{"family":"Feijó","given":"Bruno"}],"issued":{"date-parts":[["2023",4]]}},"suppress-author":true}],"schema":"https://github.com/citation-style-language/schema/raw/master/csl-citation.json"}</w:instrText>
      </w:r>
      <w:r>
        <w:rPr>
          <w:rStyle w:val="Kiemels2"/>
          <w:b w:val="0"/>
        </w:rPr>
        <w:fldChar w:fldCharType="separate"/>
      </w:r>
      <w:r>
        <w:t>(2023)</w:t>
      </w:r>
      <w:r>
        <w:rPr>
          <w:rStyle w:val="Kiemels2"/>
          <w:b w:val="0"/>
        </w:rPr>
        <w:fldChar w:fldCharType="end"/>
      </w:r>
      <w:r>
        <w:rPr>
          <w:b/>
        </w:rPr>
        <w:t xml:space="preserve"> </w:t>
      </w:r>
      <w:r>
        <w:t xml:space="preserve">átfogó szakirodalmi feltárásukban rámutattak, hogy a rendszer kijátszása tipikus etikai probléma a gamifikált oktatási szoftvereknél. Számos tanulmányban dokumentálták, hogy a diákok bizonyos játékelemeket manipulálva próbáltak előnyhöz jutni, például </w:t>
      </w:r>
      <w:r>
        <w:rPr>
          <w:rStyle w:val="Hangslyozs"/>
          <w:i w:val="0"/>
        </w:rPr>
        <w:t>csalással</w:t>
      </w:r>
      <w:r>
        <w:t xml:space="preserve"> érték el a vezető pozíciót a ranglistán vagy </w:t>
      </w:r>
      <w:r>
        <w:rPr>
          <w:rStyle w:val="Kiemels2"/>
          <w:b w:val="0"/>
        </w:rPr>
        <w:t>pontfarmolásba</w:t>
      </w:r>
      <w:r>
        <w:t xml:space="preserve"> kezdtek, ismételgetve egy könnyű feladatot pusztán a pontok halmozása céljából.</w:t>
      </w:r>
    </w:p>
    <w:p w:rsidR="00993A02" w:rsidRDefault="00FE752C">
      <w:pPr>
        <w:pStyle w:val="bekezdestobbi"/>
      </w:pPr>
      <w:r>
        <w:t xml:space="preserve">Az efféle viselkedés nem csak etikai gond, hiszen igazságtalan előnyökhöz jutnak egyesek, hanem </w:t>
      </w:r>
      <w:r>
        <w:rPr>
          <w:rStyle w:val="Kiemels2"/>
          <w:b w:val="0"/>
        </w:rPr>
        <w:t>aláássa a pedagógiai célt</w:t>
      </w:r>
      <w:r>
        <w:t xml:space="preserve"> is: a csaló diák valójában nem sajátítja el jobban az anyagot, sőt a többiek motivációját is ronthatja, ha azt látják, hogy a rendszer nem a valós tudást jutalmazza. A „kijátszható” gamifikált rendszer elveszíti hitelességét a tanulók szemében, és akár cinikus hozzáállást alakíthat ki: „úgyis csak az számít, ki tud jobban trükközni a pontokkal”.</w:t>
      </w:r>
    </w:p>
    <w:p w:rsidR="00993A02" w:rsidRDefault="00993A02">
      <w:pPr>
        <w:pStyle w:val="bekezdestobbi"/>
      </w:pPr>
    </w:p>
    <w:p w:rsidR="00993A02" w:rsidRDefault="00FE752C">
      <w:pPr>
        <w:pStyle w:val="bekezdeselso"/>
      </w:pPr>
      <w:r>
        <w:t xml:space="preserve">Az oktatásban a gamifikáció veszélyei főként abból fakadnak, hogy a játékmechanizmusok olykor akaratlanul </w:t>
      </w:r>
      <w:r>
        <w:rPr>
          <w:rStyle w:val="Hangslyozs"/>
          <w:i w:val="0"/>
        </w:rPr>
        <w:t>átveszik az uralmat</w:t>
      </w:r>
      <w:r>
        <w:t xml:space="preserve"> a tanulási folyamat felett. Ha a diákok figyelmét a pontok, rangok, jutalmak kötik le, a tanulás eredeti értelme sérülhet. Empirikus eredmények igazolják a belső motiváció csökkenését, a versengés okozta stresszt és a felszínessé váló tanulást gamifikált környezetben. Mindez azonban nem jelenti azt, hogy a gamifikáció szükségszerűen káros elemeket is bevisz az oktatásba, de azt mindenképp, hogy körültekintő tervezést és folyamatos reflektálást igényel, hogy a </w:t>
      </w:r>
      <w:r>
        <w:rPr>
          <w:rStyle w:val="Hangslyozs"/>
          <w:i w:val="0"/>
        </w:rPr>
        <w:t>játék a tanulást szolgálja</w:t>
      </w:r>
      <w:r>
        <w:t>, ne pedig fordítva.</w:t>
      </w:r>
    </w:p>
    <w:p w:rsidR="00993A02" w:rsidRDefault="00FE752C">
      <w:pPr>
        <w:pStyle w:val="Cmsor2"/>
      </w:pPr>
      <w:bookmarkStart w:id="157" w:name="_Toc197690053"/>
      <w:r>
        <w:t>A gamifikáció veszélyei a digitális platformokon</w:t>
      </w:r>
      <w:bookmarkEnd w:id="157"/>
    </w:p>
    <w:p w:rsidR="00993A02" w:rsidRDefault="00FE752C">
      <w:pPr>
        <w:pStyle w:val="bekezdeselso"/>
      </w:pPr>
      <w:r>
        <w:t xml:space="preserve">A digitális platformok – beleértve a közösségi médiát, mobilalkalmazásokat, webes szolgáltatásokat – hangsúlyosan és innovatív módon alkalmazzák a gamifikációt a felhasználói aktivitás fokozására. Olyan mindennapi funkciókat gamifikáltak, mint a közösségi hálózatokon a </w:t>
      </w:r>
      <w:r>
        <w:rPr>
          <w:rStyle w:val="Kiemels2"/>
          <w:b w:val="0"/>
        </w:rPr>
        <w:t>lájkok</w:t>
      </w:r>
      <w:r>
        <w:rPr>
          <w:rStyle w:val="Kiemels2"/>
        </w:rPr>
        <w:t xml:space="preserve"> </w:t>
      </w:r>
      <w:r>
        <w:rPr>
          <w:rStyle w:val="Kiemels2"/>
          <w:b w:val="0"/>
        </w:rPr>
        <w:t>és reakciók</w:t>
      </w:r>
      <w:r>
        <w:t xml:space="preserve">, mint a virtuális jutalompontok, a </w:t>
      </w:r>
      <w:r>
        <w:rPr>
          <w:rStyle w:val="Kiemels2"/>
          <w:b w:val="0"/>
        </w:rPr>
        <w:t>követők száma</w:t>
      </w:r>
      <w:r>
        <w:t xml:space="preserve">, mint a pontszám vagy rang, a </w:t>
      </w:r>
      <w:r>
        <w:rPr>
          <w:rStyle w:val="Kiemels2"/>
          <w:b w:val="0"/>
        </w:rPr>
        <w:t>jelvények</w:t>
      </w:r>
      <w:r>
        <w:t xml:space="preserve"> (például a „Top Fan” jelvény a legaktívabb követőnek a Facebookon), vagy éppen a </w:t>
      </w:r>
      <w:r>
        <w:rPr>
          <w:rStyle w:val="Kiemels2"/>
          <w:b w:val="0"/>
        </w:rPr>
        <w:t>napi aktivitási szériák</w:t>
      </w:r>
      <w:r>
        <w:t xml:space="preserve">, például Snapchat-en a megszakítás nélküli aktivitássorozatok. E játékos elemek célja a felhasználók megtartása és bevonása, azonban az utóbbi években egyre több kritika éri ezeket, rámutatva a digitális gamifikáció </w:t>
      </w:r>
      <w:r>
        <w:rPr>
          <w:rStyle w:val="Kiemels2"/>
          <w:b w:val="0"/>
        </w:rPr>
        <w:t>manipulatív és potenciálisan káros</w:t>
      </w:r>
      <w:r>
        <w:t xml:space="preserve"> oldalára. Úgy fogalmazhatunk, hogy a digitális környezet – ezen belül is leginkább a közösségi alkalmazások – gamifikációs gyakorlatának térnyerése egyfajta teherként nehezedik magára a gamifikációra: egyszerre demonstrálják annak motivációs hatékonyságát, ugyanakkor rámutatnak a technika potenciális visszaélésszerű alkalmazására is, különösen ott, ahol az eszköz etikai keretek nélkül, kizárólag figyelemfenntartás vagy profitnövelés céljából működik. Vizsgáljuk meg, milyen veszélyeket hordozhat a gamifikáció a digitális platformokon:</w:t>
      </w:r>
    </w:p>
    <w:p w:rsidR="00993A02" w:rsidRDefault="00FE752C">
      <w:pPr>
        <w:pStyle w:val="felsorols"/>
        <w:spacing w:before="280"/>
        <w:ind w:left="1077" w:hanging="360"/>
      </w:pPr>
      <w:r>
        <w:lastRenderedPageBreak/>
        <w:t>Függőség és túlzott használat a jutalmazó mechanizmusok miatt.</w:t>
      </w:r>
    </w:p>
    <w:p w:rsidR="00993A02" w:rsidRDefault="00FE752C">
      <w:pPr>
        <w:pStyle w:val="felsorols"/>
        <w:spacing w:before="0"/>
        <w:ind w:left="1077" w:hanging="360"/>
      </w:pPr>
      <w:r>
        <w:t>Manipuláció és autonómia-csökkenés, a felhasználók burkolt befolyásolása.</w:t>
      </w:r>
    </w:p>
    <w:p w:rsidR="00993A02" w:rsidRDefault="00FE752C">
      <w:pPr>
        <w:pStyle w:val="felsorols"/>
        <w:spacing w:before="0"/>
        <w:ind w:left="1077" w:hanging="360"/>
      </w:pPr>
      <w:r>
        <w:t>Adatvédelmi aggályok és megfigyeltség-érzés.</w:t>
      </w:r>
    </w:p>
    <w:p w:rsidR="00993A02" w:rsidRDefault="00FE752C">
      <w:pPr>
        <w:pStyle w:val="felsorols"/>
        <w:spacing w:before="0"/>
        <w:ind w:left="1077" w:hanging="360"/>
      </w:pPr>
      <w:r>
        <w:t>Online agresszió és kiberzaklatás a versengés és anonimitás kombinációja nyomán.</w:t>
      </w:r>
    </w:p>
    <w:p w:rsidR="00993A02" w:rsidRDefault="00FE752C">
      <w:pPr>
        <w:pStyle w:val="felsorols"/>
        <w:spacing w:before="0" w:after="280"/>
        <w:ind w:left="1077" w:hanging="360"/>
      </w:pPr>
      <w:r>
        <w:t>Tartalmi torzulások, a minőség helyett a „jutalmazhatóság” dominanciája.</w:t>
      </w:r>
    </w:p>
    <w:p w:rsidR="00993A02" w:rsidRDefault="00FE752C">
      <w:pPr>
        <w:pStyle w:val="Cmsor3"/>
      </w:pPr>
      <w:bookmarkStart w:id="158" w:name="_Toc197690054"/>
      <w:r>
        <w:t>Függőség, túlhasználat és jutalmazási hurok</w:t>
      </w:r>
      <w:bookmarkEnd w:id="158"/>
    </w:p>
    <w:p w:rsidR="00993A02" w:rsidRDefault="00FE752C">
      <w:pPr>
        <w:pStyle w:val="bekezdeselso"/>
      </w:pPr>
      <w:r>
        <w:t xml:space="preserve">A gamifikáció egyik legsikeresebb (és legveszélyesebb) aspektusa, hogy </w:t>
      </w:r>
      <w:r>
        <w:rPr>
          <w:rStyle w:val="Kiemels2"/>
          <w:b w:val="0"/>
        </w:rPr>
        <w:t>jutalmazási hurkokat</w:t>
      </w:r>
      <w:r>
        <w:rPr>
          <w:b/>
        </w:rPr>
        <w:t xml:space="preserve"> </w:t>
      </w:r>
      <w:r>
        <w:t xml:space="preserve">hoz létre, amelyek hasonló módon működnek, mint a szerencsejátékok vagy videójátékok addiktív mechanizmusai. A közösségi média-platformok például apró </w:t>
      </w:r>
      <w:r>
        <w:rPr>
          <w:rStyle w:val="Hangslyozs"/>
          <w:i w:val="0"/>
        </w:rPr>
        <w:t>dopaminlöketeket</w:t>
      </w:r>
      <w:r>
        <w:t xml:space="preserve"> adnak a felhasználónak minden egyes lájk, értesítés vagy új követő formájában, Ez hasonló a játékokban alkalmazott változó jutalmazási sémához, ami köztudottan erős függőségi potenciállal bír. A felhasználók így könnyen rászoknak arra, hogy újra és újra visszatérjenek a platformra a következő „jutalom” reményében. </w:t>
      </w:r>
      <w:r>
        <w:rPr>
          <w:rStyle w:val="Kiemels2"/>
          <w:b w:val="0"/>
        </w:rPr>
        <w:t xml:space="preserve">Sokszor </w:t>
      </w:r>
      <w:r>
        <w:t xml:space="preserve">a platformok nem azért vezetnek be játékos elemeket, hogy szórakoztassanak minket, hanem hogy minél tovább az alkalmazásban tartsanak, akár úgy is, hogy közben kialakul a </w:t>
      </w:r>
      <w:r>
        <w:rPr>
          <w:rStyle w:val="Kiemels2"/>
          <w:b w:val="0"/>
        </w:rPr>
        <w:t xml:space="preserve">kényszeres használat </w:t>
      </w:r>
      <w:r>
        <w:fldChar w:fldCharType="begin"/>
      </w:r>
      <w:r>
        <w:rPr>
          <w:rStyle w:val="Kiemels2"/>
          <w:b w:val="0"/>
        </w:rPr>
        <w:instrText>ADDIN ZOTERO_ITEM CSL_CITATION {"citationID":"ar5161yR","properties":{"formattedCitation":"(Cicchirillo \\uc0\\u233{}s mtsai., 2025)","plainCitation":"(Cicchirillo és mtsai., 2025)","noteIndex":0},"citationItems":[{"id":1696,"uris":["http://zotero.org/users/9712023/items/Z92C2D3F"],"itemData":{"id":1696,"type":"article-journal","container-title":"Atlantic Journal of Communication","DOI":"10.1080/15456870.2025.2473451","ISSN":"1545-6870, 1545-6889","journalAbbreviation":"Atlantic Journal of Communication","language":"en","page":"1-16","source":"DOI.org (Crossref)","title":"Quest for connection: Motives and gamified approaches to continued and compulsive dating app engagement","title-short":"Quest for connection","author":[{"family":"Cicchirillo","given":"Vincent J."},{"family":"Hendricks Salopek","given":"Abby"},{"family":"Ham","given":"Jeongmin"}],"issued":{"date-parts":[["2025",3,4]]}}}],"schema":"https://github.com/citation-style-language/schema/raw/master/csl-citation.json"}</w:instrText>
      </w:r>
      <w:r>
        <w:rPr>
          <w:rStyle w:val="Kiemels2"/>
          <w:b w:val="0"/>
        </w:rPr>
        <w:fldChar w:fldCharType="separate"/>
      </w:r>
      <w:r>
        <w:rPr>
          <w:rFonts w:cs="Times New Roman"/>
          <w:szCs w:val="24"/>
        </w:rPr>
        <w:t>(Cicchirillo és mtsai., 2025)</w:t>
      </w:r>
      <w:r>
        <w:rPr>
          <w:rStyle w:val="Kiemels2"/>
          <w:b w:val="0"/>
        </w:rPr>
        <w:fldChar w:fldCharType="end"/>
      </w:r>
      <w:r>
        <w:t>.</w:t>
      </w:r>
    </w:p>
    <w:p w:rsidR="00993A02" w:rsidRDefault="00FE752C">
      <w:pPr>
        <w:pStyle w:val="bekezdestobbi"/>
      </w:pPr>
      <w:r>
        <w:t xml:space="preserve">Számos felhasználó számol be arról, hogy például egy Snapchat streak (megszakítás nélküli napi üzenetküldési sorozat) fenntartása szorongást és kényszert generál: </w:t>
      </w:r>
      <w:r>
        <w:rPr>
          <w:rStyle w:val="Hangslyozs"/>
        </w:rPr>
        <w:t>“nem akarom elveszíteni a 100 napos sorozatomat, ezért akkor is belépek és küldök valamit, ha nincs is mondanivalóm”</w:t>
      </w:r>
      <w:r>
        <w:t xml:space="preserve"> – hangzik egy tipikus panasz. Pszichológiai elemzések szerint a félelem attól, hogy megtörik a sorozat, sok fiatalnál valódi stresszt okoz. A jutalom elvesztésének gondolata kvázi büntetésként hat, ami a </w:t>
      </w:r>
      <w:r>
        <w:rPr>
          <w:rStyle w:val="Kiemels2"/>
          <w:b w:val="0"/>
        </w:rPr>
        <w:t>viselkedés kényszerességét</w:t>
      </w:r>
      <w:r>
        <w:t xml:space="preserve"> erősíti </w:t>
      </w:r>
      <w:r>
        <w:fldChar w:fldCharType="begin"/>
      </w:r>
      <w:r>
        <w:instrText>ADDIN ZOTERO_ITEM CSL_CITATION {"citationID":"hjN7YdzS","properties":{"formattedCitation":"(Feldberg, 2023)","plainCitation":"(Feldberg, 2023)","noteIndex":0},"citationItems":[{"id":1699,"uris":["http://zotero.org/users/9712023/items/EA2HPYYU"],"itemData":{"id":1699,"type":"post-weblog","container-title":"Medium","title":"Mental Health Effects of Snapchat","author":[{"family":"Feldberg","given":"Emma"}],"issued":{"date-parts":[["2023"]]}}}],"schema":"https://github.com/citation-style-language/schema/raw/master/csl-citation.json"}</w:instrText>
      </w:r>
      <w:r>
        <w:fldChar w:fldCharType="separate"/>
      </w:r>
      <w:r>
        <w:t>(Feldberg, 2023)</w:t>
      </w:r>
      <w:r>
        <w:fldChar w:fldCharType="end"/>
      </w:r>
      <w:r>
        <w:t>. Hasonlóképpen, a Facebook értesítési jelvényei vagy a végtelen görgetés mechanizmusa is mind a figyelem megragadását és fenntartását célozza gamifikált eszközökkel.</w:t>
      </w:r>
    </w:p>
    <w:p w:rsidR="00993A02" w:rsidRDefault="00FE752C">
      <w:pPr>
        <w:pStyle w:val="bekezdestobbi"/>
      </w:pPr>
      <w:r>
        <w:t xml:space="preserve">A túlzott használat extrém esete a </w:t>
      </w:r>
      <w:r>
        <w:rPr>
          <w:rStyle w:val="Kiemels2"/>
          <w:b w:val="0"/>
        </w:rPr>
        <w:t>függőség kialakulása</w:t>
      </w:r>
      <w:r>
        <w:t xml:space="preserve">. Bár a viselkedési függőség diagnózisa óvatos megközelítést igényel, kutatások utalnak rá, hogy a gamifikált közösségi platformok hasonló agyi jutalmazási pályákat stimulálhatnak, mint a szerencsejáték. Az érintettek nem tudják abbahagyni a folyamatos reagálást, pörgetést, frissítést, és ha megpróbálják, </w:t>
      </w:r>
      <w:r>
        <w:rPr>
          <w:rStyle w:val="Kiemels2"/>
          <w:b w:val="0"/>
        </w:rPr>
        <w:t>elvonási tünetekhez hasonló</w:t>
      </w:r>
      <w:r>
        <w:t xml:space="preserve"> szorongást élnek át, például nyugtalanságot, ha nincs internetkapcsolat. A gamifikáció ilyen értelemben a </w:t>
      </w:r>
      <w:r>
        <w:rPr>
          <w:rStyle w:val="Hangslyozs"/>
          <w:i w:val="0"/>
        </w:rPr>
        <w:t>digitális cukorka</w:t>
      </w:r>
      <w:r>
        <w:t xml:space="preserve">: rövid távon édes élvezet, hosszú távon azonban káros lehet az egészségre, a mentális jóllétre </w:t>
      </w:r>
      <w:r>
        <w:fldChar w:fldCharType="begin"/>
      </w:r>
      <w:r>
        <w:instrText>ADDIN ZOTERO_ITEM CSL_CITATION {"citationID":"7VJnkkja","properties":{"formattedCitation":"(Cheng &amp; Ebrahimi, 2023)","plainCitation":"(Cheng &amp; Ebrahimi, 2023)","noteIndex":0},"citationItems":[{"id":1697,"uris":["http://zotero.org/users/9712023/items/XMHPA3CU"],"itemData":{"id":1697,"type":"article-journal","abstract":"Abstract\n            \n              Purpose of Review\n              Gamification has emerged as a novel technique for improving mental health and enhancing treatment effectiveness. This paper provides an overview of gamification approaches to mental health intervention, identifies factors that may be related to variations in treatment effectiveness, and discusses possible strategies for tailoring gamified interventions to clients’ needs.\n            \n            \n              Recent Findings\n              Recent research has documented the potential of gamified mental health interventions for bolstering mental wellness and mitigating psychological symptoms. However, their effectiveness may vary depending on study design-related factors and gender-specific considerations. Literature reviews have also identified yet-to-be resolved issues surrounding the possible strengths and weaknesses of the personalization versus standardization of gamification, as well as the potential benefits of gamification for increasing engagement versus the potential risks of over-engagement and behavioral addiction to gamified components.\n            \n            \n              Summary\n              This review highlights the need for careful planning and execution of gamified mental health interventions to optimize their effectiveness and suitability for meeting clients’ individual needs and preferences.","container-title":"Current Psychiatry Reports","DOI":"10.1007/s11920-023-01453-5","ISSN":"1523-3812, 1535-1645","issue":"11","journalAbbreviation":"Curr Psychiatry Rep","language":"en","page":"577-586","source":"DOI.org (Crossref)","title":"Gamification: a Novel Approach to Mental Health Promotion","title-short":"Gamification","volume":"25","author":[{"family":"Cheng","given":"Cecilia"},{"family":"Ebrahimi","given":"Omid V."}],"issued":{"date-parts":[["2023",11]]}}}],"schema":"https://github.com/citation-style-language/schema/raw/master/csl-citation.json"}</w:instrText>
      </w:r>
      <w:r>
        <w:fldChar w:fldCharType="separate"/>
      </w:r>
      <w:r>
        <w:t>(Cheng &amp; Ebrahimi, 2023)</w:t>
      </w:r>
      <w:r>
        <w:fldChar w:fldCharType="end"/>
      </w:r>
      <w:r>
        <w:t>.</w:t>
      </w:r>
    </w:p>
    <w:p w:rsidR="00993A02" w:rsidRDefault="00FE752C">
      <w:pPr>
        <w:pStyle w:val="Cmsor3"/>
      </w:pPr>
      <w:bookmarkStart w:id="159" w:name="_Toc197690055"/>
      <w:r>
        <w:t>Manipuláció és az autonómia csorbulása</w:t>
      </w:r>
      <w:bookmarkEnd w:id="159"/>
    </w:p>
    <w:p w:rsidR="00993A02" w:rsidRDefault="00FE752C">
      <w:pPr>
        <w:pStyle w:val="bekezdeselso"/>
      </w:pPr>
      <w:r>
        <w:t xml:space="preserve">A gamifikációt kritikusai gyakran bélyegzik </w:t>
      </w:r>
      <w:r>
        <w:rPr>
          <w:rStyle w:val="Kiemels2"/>
          <w:b w:val="0"/>
        </w:rPr>
        <w:t>manipulatív eszköznek</w:t>
      </w:r>
      <w:r>
        <w:t xml:space="preserve">, ami finoman ráveszi a felhasználót olyan cselekvésekre, amiket magától nem biztos, hogy megtenne, vagy nem olyan mértékben tenne meg. A platform tervezői – legyenek azok közösségi média-cégek, e-kereskedők vagy app-fejlesztők – a játékelemek révén </w:t>
      </w:r>
      <w:r>
        <w:rPr>
          <w:rStyle w:val="Hangslyozs"/>
          <w:i w:val="0"/>
        </w:rPr>
        <w:t>rejtett módon irányíthatják</w:t>
      </w:r>
      <w:r>
        <w:t xml:space="preserve"> a </w:t>
      </w:r>
      <w:r>
        <w:lastRenderedPageBreak/>
        <w:t>figyelmünket és viselkedésünket. Ez etikai kérdéseket vet fel, mennyire hagyunk szabad akaratot a felhasználónak, és mennyire „játsszuk ki” őt saját maga ellen?</w:t>
      </w:r>
    </w:p>
    <w:p w:rsidR="00993A02" w:rsidRDefault="00FE752C">
      <w:pPr>
        <w:pStyle w:val="bekezdestobbi"/>
      </w:pPr>
      <w:r>
        <w:rPr>
          <w:rStyle w:val="Kiemels2"/>
          <w:b w:val="0"/>
        </w:rPr>
        <w:t xml:space="preserve">Kim és Werbach </w:t>
      </w:r>
      <w:r>
        <w:fldChar w:fldCharType="begin"/>
      </w:r>
      <w:r>
        <w:rPr>
          <w:rStyle w:val="Kiemels2"/>
          <w:b w:val="0"/>
        </w:rPr>
        <w:instrText>ADDIN ZOTERO_ITEM CSL_CITATION {"citationID":"TyYvxbbr","properties":{"formattedCitation":"(2016)","plainCitation":"(2016)","noteIndex":0},"citationItems":[{"id":1700,"uris":["http://zotero.org/users/9712023/items/IDWARHJX"],"itemData":{"id":1700,"type":"article-journal","container-title":"Ethics and Information Technology","DOI":"10.1007/s10676-016-9401-5","ISSN":"1388-1957, 1572-8439","issue":"2","journalAbbreviation":"Ethics Inf Technol","language":"en","page":"157-173","source":"DOI.org (Crossref)","title":"More than just a game: ethical issues in gamification","title-short":"More than just a game","volume":"18","author":[{"family":"Kim","given":"Tae Wan"},{"family":"Werbach","given":"Kevin"}],"issued":{"date-parts":[["2016",6]]}},"suppress-author":true}],"schema":"https://github.com/citation-style-language/schema/raw/master/csl-citation.json"}</w:instrText>
      </w:r>
      <w:r>
        <w:rPr>
          <w:rStyle w:val="Kiemels2"/>
          <w:b w:val="0"/>
        </w:rPr>
        <w:fldChar w:fldCharType="separate"/>
      </w:r>
      <w:r>
        <w:t>(2016)</w:t>
      </w:r>
      <w:r>
        <w:rPr>
          <w:rStyle w:val="Kiemels2"/>
          <w:b w:val="0"/>
        </w:rPr>
        <w:fldChar w:fldCharType="end"/>
      </w:r>
      <w:r>
        <w:t xml:space="preserve"> etikai kerete alapján a gamifikáció manipulációnak minősülhet, ha a játékmechanizmusok </w:t>
      </w:r>
      <w:r>
        <w:rPr>
          <w:rStyle w:val="Kiemels2"/>
          <w:b w:val="0"/>
        </w:rPr>
        <w:t>csökkentik a felhasználó autonómiáját</w:t>
      </w:r>
      <w:r>
        <w:t xml:space="preserve">, azaz olyan viselkedésbe viszik bele, amit nem teljesen tudatos döntés alapján tesz. Például egy alkalmazás, ami folyamatosan </w:t>
      </w:r>
      <w:r>
        <w:rPr>
          <w:rStyle w:val="Hangslyozs"/>
          <w:i w:val="0"/>
        </w:rPr>
        <w:t>push</w:t>
      </w:r>
      <w:r>
        <w:rPr>
          <w:rStyle w:val="Lbjegyzet-horgony"/>
        </w:rPr>
        <w:footnoteReference w:id="16"/>
      </w:r>
      <w:r>
        <w:t xml:space="preserve"> értesítésekkel hív vissza („Gyere vissza, vár rád egy jutalom!”), vagy mesterséges időzítésekkel operál (például bizonyos tartalom csak akkor érhető el, ha óránként belépünk), valójában a felhasználó időbeosztását és döntéseit manipulálja. Az ilyen technikák, bár játékosnak tűnnek, </w:t>
      </w:r>
      <w:r>
        <w:rPr>
          <w:rStyle w:val="Kiemels2"/>
          <w:b w:val="0"/>
        </w:rPr>
        <w:t>megkérdőjelezhetőek etikai szempontból</w:t>
      </w:r>
      <w:r>
        <w:t xml:space="preserve">, hiszen egyfajta </w:t>
      </w:r>
      <w:r>
        <w:rPr>
          <w:rStyle w:val="Hangslyozs"/>
          <w:i w:val="0"/>
        </w:rPr>
        <w:t>pszichológiai nyomást</w:t>
      </w:r>
      <w:r>
        <w:t xml:space="preserve"> gyakorolnak. A felhasználó azt hiheti, önszántából tér vissza, de valójában a gondosan megtervezett mechanizmus rángatja, hasonlóan ahhoz, ahogy a patkány nyomogatja a kart a jutalom-pelletért az operáns kondicionálás kísérletében.</w:t>
      </w:r>
    </w:p>
    <w:p w:rsidR="00993A02" w:rsidRDefault="00FE752C">
      <w:pPr>
        <w:pStyle w:val="bekezdestobbi"/>
      </w:pPr>
      <w:r>
        <w:t>Az autonómia csökkenéséről Ian Bogost médiakutató így ír: „</w:t>
      </w:r>
      <w:r>
        <w:rPr>
          <w:rStyle w:val="Hangslyozs"/>
        </w:rPr>
        <w:t xml:space="preserve">a gamifikáció sokkal inkább elménk addiktív mechanizmusainak kihasználásáról szól, semmint a játékos kedvünk kiteljesítéséről" </w:t>
      </w:r>
      <w:r>
        <w:fldChar w:fldCharType="begin"/>
      </w:r>
      <w:r>
        <w:rPr>
          <w:rStyle w:val="Hangslyozs"/>
        </w:rPr>
        <w:instrText>ADDIN ZOTERO_ITEM CSL_CITATION {"citationID":"XzTAWioQ","properties":{"formattedCitation":"(Bogost, 2011)","plainCitation":"(Bogost, 2011)","noteIndex":0},"citationItems":[{"id":1701,"uris":["http://zotero.org/users/9712023/items/24A3TQGG"],"itemData":{"id":1701,"type":"post-weblog","container-title":"Ian Bogost","title":"Gamification is Bullshit. My position statement at the Wharton Gamification Symposium","URL":"https://bogost.com/writing/blog/gamification_is_bullshit/","author":[{"family":"Bogost","given":"Ian"}],"issued":{"date-parts":[["2011"]]}}}],"schema":"https://github.com/citation-style-language/schema/raw/master/csl-citation.json"}</w:instrText>
      </w:r>
      <w:r>
        <w:rPr>
          <w:rStyle w:val="Hangslyozs"/>
        </w:rPr>
        <w:fldChar w:fldCharType="separate"/>
      </w:r>
      <w:r>
        <w:t>(Bogost, 2011)</w:t>
      </w:r>
      <w:r>
        <w:rPr>
          <w:rStyle w:val="Hangslyozs"/>
        </w:rPr>
        <w:fldChar w:fldCharType="end"/>
      </w:r>
      <w:r>
        <w:t>. Ez a fajta manipuláció természetesen nem durva erőszakos beavatkozás – sokszor észre sem vesszük –, de attól még valós: gondoljunk csak arra, milyen alaposan tanulmányozzák a techcégek az emberi viselkedést, hogy optimalizálják a „</w:t>
      </w:r>
      <w:r>
        <w:rPr>
          <w:rStyle w:val="Hangslyozs"/>
        </w:rPr>
        <w:t>felhasználói időt”</w:t>
      </w:r>
      <w:r>
        <w:rPr>
          <w:rStyle w:val="Lbjegyzet-horgony"/>
        </w:rPr>
        <w:footnoteReference w:id="17"/>
      </w:r>
      <w:r>
        <w:t xml:space="preserve"> minden lehetséges trükkel.</w:t>
      </w:r>
    </w:p>
    <w:p w:rsidR="00993A02" w:rsidRDefault="00FE752C">
      <w:pPr>
        <w:pStyle w:val="bekezdestobbi"/>
      </w:pPr>
      <w:r>
        <w:t xml:space="preserve">Az autonómia csökkenésének veszélye nem csak egyéni szinten, de társadalmi szinten is jelentkezik: ha a digitális platformok gamifikált rendszerei határozzák meg, mire figyelünk, mivel foglalkozunk, akkor kvázi az </w:t>
      </w:r>
      <w:r>
        <w:rPr>
          <w:rStyle w:val="Hangslyozs"/>
          <w:i w:val="0"/>
        </w:rPr>
        <w:t>algoritmusok játékszereivé</w:t>
      </w:r>
      <w:r>
        <w:t xml:space="preserve"> válhatunk. Ez felveti a </w:t>
      </w:r>
      <w:r>
        <w:rPr>
          <w:rStyle w:val="Kiemels2"/>
          <w:b w:val="0"/>
        </w:rPr>
        <w:t>digitális megtévesztés</w:t>
      </w:r>
      <w:r>
        <w:t xml:space="preserve"> és a </w:t>
      </w:r>
      <w:r>
        <w:rPr>
          <w:rStyle w:val="Hangslyozs"/>
          <w:i w:val="0"/>
        </w:rPr>
        <w:t>beleegyezés</w:t>
      </w:r>
      <w:r>
        <w:t xml:space="preserve"> kérdését is, sok esetben a felhasználók nem is tudatosítják, hogy egy gondosan felépített „pszichológiai játszmában” vesznek részt.</w:t>
      </w:r>
    </w:p>
    <w:p w:rsidR="00993A02" w:rsidRDefault="00FE752C">
      <w:pPr>
        <w:pStyle w:val="Cmsor3"/>
      </w:pPr>
      <w:bookmarkStart w:id="160" w:name="_Toc197690056"/>
      <w:r>
        <w:t>Adatvédelmi aggályok és a megfigyeltség</w:t>
      </w:r>
      <w:ins w:id="161" w:author="Abari Kálmán (EXT)" w:date="2025-06-19T12:50:00Z">
        <w:r w:rsidR="00E9777C">
          <w:t>-</w:t>
        </w:r>
      </w:ins>
      <w:del w:id="162" w:author="Abari Kálmán (EXT)" w:date="2025-06-19T12:50:00Z">
        <w:r w:rsidDel="00E9777C">
          <w:delText xml:space="preserve"> </w:delText>
        </w:r>
      </w:del>
      <w:r>
        <w:t>érzése</w:t>
      </w:r>
      <w:bookmarkEnd w:id="160"/>
    </w:p>
    <w:p w:rsidR="00993A02" w:rsidRDefault="00FE752C">
      <w:pPr>
        <w:pStyle w:val="bekezdeselso"/>
      </w:pPr>
      <w:r>
        <w:t xml:space="preserve">A digitális gamifikáció szorosan összefügg az </w:t>
      </w:r>
      <w:r>
        <w:rPr>
          <w:rStyle w:val="Kiemels2"/>
          <w:b w:val="0"/>
        </w:rPr>
        <w:t>adatgyűjtéssel</w:t>
      </w:r>
      <w:r>
        <w:t xml:space="preserve">. Ahhoz, hogy a rendszer személyre szabott jutalmakat, értesítéseket adjon, </w:t>
      </w:r>
      <w:r>
        <w:rPr>
          <w:rStyle w:val="Kiemels2"/>
          <w:b w:val="0"/>
        </w:rPr>
        <w:t>nyomon kell követnie</w:t>
      </w:r>
      <w:r>
        <w:t xml:space="preserve"> a felhasználók tevékenységét: mit néznek, mire kattintanak, mennyi ideig maradnak aktívak. Ezek az adatok pedig komoly adatvédelmi kérdéseket vetnek fel.</w:t>
      </w:r>
    </w:p>
    <w:p w:rsidR="00993A02" w:rsidRDefault="00FE752C">
      <w:pPr>
        <w:pStyle w:val="bekezdestobbi"/>
      </w:pPr>
      <w:r>
        <w:t xml:space="preserve">Sok felhasználó számára aggasztó felismerés, amikor rájönnek, mennyi mindent „tud” róluk egy adott alkalmazás. A gamifikációs elemek gyakran </w:t>
      </w:r>
      <w:r>
        <w:rPr>
          <w:rStyle w:val="Kiemels2"/>
          <w:b w:val="0"/>
        </w:rPr>
        <w:t>áttetsző módon integrálódnak</w:t>
      </w:r>
      <w:r>
        <w:t xml:space="preserve"> a felhasználói élménybe, így nem mindig nyilvánvaló, hogy az általuk kiváltott viselkedést milyen adatokkal monitorozzák a háttérben. </w:t>
      </w:r>
      <w:r>
        <w:rPr>
          <w:rStyle w:val="Kiemels2"/>
          <w:b w:val="0"/>
        </w:rPr>
        <w:t>Arora és Razavian</w:t>
      </w:r>
      <w:r>
        <w:rPr>
          <w:rStyle w:val="Kiemels2"/>
        </w:rPr>
        <w:t xml:space="preserve"> </w:t>
      </w:r>
      <w:r>
        <w:fldChar w:fldCharType="begin"/>
      </w:r>
      <w:r>
        <w:rPr>
          <w:rStyle w:val="Kiemels2"/>
        </w:rPr>
        <w:instrText>ADDIN ZOTERO_ITEM CSL_CITATION {"citationID":"hsqCfJUa","properties":{"formattedCitation":"(2021)","plainCitation":"(2021)","noteIndex":0},"citationItems":[{"id":1702,"uris":["http://zotero.org/users/9712023/items/TVF6ZLLK"],"itemData":{"id":1702,"type":"article-journal","abstract":"The use of game-like elements is become increasingly popular in the context of fitness and health apps. While such “gamified” apps hold great potential in motivating people to improve their health, they also come with a “darker side”. Recent work suggests that these gamified health apps raise a number of ethical challenges that, if left unaddressed, are not only morally problematic but also have adverse effects on user health and engagement with the apps. However, studies highlighting the ethical challenges of gamification have also met with criticism, indicating that they fall short of providing guidance to practitioners. In avoiding this mistake, this paper seeks to advance the goal of facilitating a practice-relevant guide for designers of gamified health apps to address ethical issues raised by use of such apps. More specifically, the paper seeks to achieve two major aims: (a) to propose a revised practice-relevant theoretical framework that outlines the responsibilities of the designers of gamified health apps, and (b) to provide a landscape of the various ethical issues related to gamified health apps based on a systematic literature review of the empirical literature investigating adverse effects of such apps.","container-title":"International Journal of Environmental Research and Public Health","DOI":"10.3390/ijerph182111052","ISSN":"1660-4601","issue":"21","journalAbbreviation":"IJERPH","language":"en","license":"https://creativecommons.org/licenses/by/4.0/","page":"11052","source":"DOI.org (Crossref)","title":"Ethics of Gamification in Health and Fitness-Tracking","volume":"18","author":[{"family":"Arora","given":"Chirag"},{"family":"Razavian","given":"Maryam"}],"issued":{"date-parts":[["2021",10,21]]}},"suppress-author":true}],"schema":"https://github.com/citation-style-language/schema/raw/master/csl-citation.json"}</w:instrText>
      </w:r>
      <w:r>
        <w:rPr>
          <w:rStyle w:val="Kiemels2"/>
        </w:rPr>
        <w:fldChar w:fldCharType="separate"/>
      </w:r>
      <w:r>
        <w:t>(2021)</w:t>
      </w:r>
      <w:r>
        <w:rPr>
          <w:rStyle w:val="Kiemels2"/>
        </w:rPr>
        <w:fldChar w:fldCharType="end"/>
      </w:r>
      <w:r>
        <w:t xml:space="preserve"> tanulmánya rámutatott, hogy a gamifikált egészség- vagy fitneszalkalmazások felhasználói közül sokan </w:t>
      </w:r>
      <w:r>
        <w:rPr>
          <w:rStyle w:val="Kiemels2"/>
          <w:b w:val="0"/>
        </w:rPr>
        <w:t>aggódnak a magánéletük védelme miatt</w:t>
      </w:r>
      <w:r>
        <w:t xml:space="preserve">, és nem érzik komfortosan magukat az állandó megfigyelés alatt. </w:t>
      </w:r>
      <w:r>
        <w:lastRenderedPageBreak/>
        <w:t>Több vizsgálat is beszámolt arról, hogy a felhasználók „</w:t>
      </w:r>
      <w:r>
        <w:rPr>
          <w:rStyle w:val="Kiemels2"/>
          <w:b w:val="0"/>
        </w:rPr>
        <w:t>felügyelet alatt állás” érzésről</w:t>
      </w:r>
      <w:r>
        <w:t xml:space="preserve"> számoltak be, mintha a rendszer folyamatosan figyelné minden lépésüket, amitől </w:t>
      </w:r>
      <w:r>
        <w:rPr>
          <w:rStyle w:val="Hangslyozs"/>
          <w:i w:val="0"/>
        </w:rPr>
        <w:t>szorongásuk támadt</w:t>
      </w:r>
      <w:r>
        <w:t>. Ez az érzés érthető: a pontok, jelvények mögött ott húzódik a tudat, hogy minden interakció naplózásra kerül és kiértékelésre van használva.</w:t>
      </w:r>
    </w:p>
    <w:p w:rsidR="00993A02" w:rsidRDefault="00FE752C">
      <w:pPr>
        <w:pStyle w:val="bekezdestobbi"/>
      </w:pPr>
      <w:r>
        <w:t xml:space="preserve">Az adatvédelmi kockázat kétirányú: egyrészt a </w:t>
      </w:r>
      <w:r>
        <w:rPr>
          <w:rStyle w:val="Kiemels2"/>
          <w:b w:val="0"/>
        </w:rPr>
        <w:t>platform üzemeltetői visszaélhetnek az adatokkal</w:t>
      </w:r>
      <w:r>
        <w:t xml:space="preserve">, például profilozás, célzott hirdetések, vagy akár harmadik félnek való értékesítés formájában, másrészt maguk a </w:t>
      </w:r>
      <w:r>
        <w:rPr>
          <w:rStyle w:val="Kiemels2"/>
          <w:b w:val="0"/>
        </w:rPr>
        <w:t>felhasználók is kiszolgáltatottá válhatnak</w:t>
      </w:r>
      <w:r>
        <w:t>, ha az adatok nyilvánosságra kerülnek. Például egy közösségi oldalon a gamifikáció ösztönözheti, hogy minél több személyes információt osszunk meg, hiszen ezért kapunk „jutalmat”: például Foursquare-féle polgármesteri címet, vagy LinkedIn profilkitöltési jutalmat. Ezek az információk azonban később rossz kezekbe kerülve személyes adatokkal való visszaéléshez vezethetnek.</w:t>
      </w:r>
    </w:p>
    <w:p w:rsidR="00993A02" w:rsidRDefault="00FE752C">
      <w:pPr>
        <w:pStyle w:val="bekezdestobbi"/>
      </w:pPr>
      <w:r>
        <w:t>A gamifikáció adatéhségére jellemző eset történt a fitneszappok világában: a Strava alkalmazás globális aktivitási térképe – amely játékos elemként mutatta a futók által bejárt útvonalakat világszerte –</w:t>
      </w:r>
      <w:r>
        <w:rPr>
          <w:b/>
        </w:rPr>
        <w:t xml:space="preserve"> </w:t>
      </w:r>
      <w:r>
        <w:rPr>
          <w:rStyle w:val="Kiemels2"/>
          <w:b w:val="0"/>
        </w:rPr>
        <w:t>véletlenül felfedte katonai bázisok helyét és útvonalait</w:t>
      </w:r>
      <w:r>
        <w:t xml:space="preserve"> is, mert a szolgálatot teljesítő katonák használták az applikációt. Ebben az esetben a „játékos” megosztás – az útvonalak gyűjtése – adatvédelmi és biztonsági kockázattá vált a való életben </w:t>
      </w:r>
      <w:r>
        <w:fldChar w:fldCharType="begin"/>
      </w:r>
      <w:r>
        <w:instrText>ADDIN ZOTERO_ITEM CSL_CITATION {"citationID":"mn9LXMoN","properties":{"formattedCitation":"(Hsu, 2018)","plainCitation":"(Hsu, 2018)","noteIndex":0},"citationItems":[{"id":1704,"uris":["http://zotero.org/users/9712023/items/XXRDVDIG"],"itemData":{"id":1704,"type":"post-weblog","container-title":"WIRED","title":"The Strava Heat Map and the End of Secrets","URL":"https://www.wired.com/story/strava-heat-map-military-bases-fitness-trackers-privacy/","author":[{"family":"Hsu","given":"Jeremy"}],"issued":{"date-parts":[["2018"]]}}}],"schema":"https://github.com/citation-style-language/schema/raw/master/csl-citation.json"}</w:instrText>
      </w:r>
      <w:r>
        <w:fldChar w:fldCharType="separate"/>
      </w:r>
      <w:r>
        <w:t>(Hsu, 2018)</w:t>
      </w:r>
      <w:r>
        <w:fldChar w:fldCharType="end"/>
      </w:r>
      <w:r>
        <w:t>.</w:t>
      </w:r>
    </w:p>
    <w:p w:rsidR="00993A02" w:rsidRDefault="00FE752C">
      <w:pPr>
        <w:pStyle w:val="bekezdestobbi"/>
      </w:pPr>
      <w:r>
        <w:t xml:space="preserve">A digitális platformok gamifikációjának adatvédelmi vonatkozása tehát kettős veszélyt jelent: egyrészt a felhasználó </w:t>
      </w:r>
      <w:r>
        <w:rPr>
          <w:rStyle w:val="Kiemels2"/>
          <w:b w:val="0"/>
        </w:rPr>
        <w:t>érzékeny személyes adatai</w:t>
      </w:r>
      <w:r>
        <w:t xml:space="preserve"> gyűlhetnek össze a rendszerben, gyakran anélkül, hogy a felhasználó teljesen felfogná ennek mértékét, másrészt a felhasználóban kialakulhat a </w:t>
      </w:r>
      <w:r>
        <w:rPr>
          <w:rStyle w:val="Kiemels2"/>
          <w:b w:val="0"/>
        </w:rPr>
        <w:t>„nagy testvér figyel”</w:t>
      </w:r>
      <w:r>
        <w:t xml:space="preserve"> érzés, ami a játékos pszichés jóllétére is negatívan hathat, állandó bizonytalanság övezi, hogy ki figyeli és mire használja az adatait.</w:t>
      </w:r>
    </w:p>
    <w:p w:rsidR="00993A02" w:rsidRDefault="00FE752C">
      <w:pPr>
        <w:pStyle w:val="Cmsor3"/>
      </w:pPr>
      <w:bookmarkStart w:id="163" w:name="_Toc197690057"/>
      <w:r>
        <w:t>Online agresszió és közösségi torzulások</w:t>
      </w:r>
      <w:bookmarkEnd w:id="163"/>
    </w:p>
    <w:p w:rsidR="00993A02" w:rsidRDefault="00FE752C">
      <w:pPr>
        <w:pStyle w:val="bekezdeselso"/>
      </w:pPr>
      <w:r>
        <w:t xml:space="preserve">A gamifikált online terekben olykor megfigyelhető a </w:t>
      </w:r>
      <w:r>
        <w:rPr>
          <w:rStyle w:val="Kiemels2"/>
          <w:b w:val="0"/>
        </w:rPr>
        <w:t>közösségi dinamika torzulása</w:t>
      </w:r>
      <w:r>
        <w:t xml:space="preserve"> is. A versengés nem csak egyéneket feszíthet egymásnak, de közönség előtti rangsorolás esetén </w:t>
      </w:r>
      <w:r>
        <w:rPr>
          <w:rStyle w:val="Kiemels2"/>
          <w:b w:val="0"/>
        </w:rPr>
        <w:t>célponttá is tehet</w:t>
      </w:r>
      <w:r>
        <w:t xml:space="preserve"> embereket. Például egy online fórumon bevezetett pontozási rendszerben a legtöbb ponttal rendelkező tagok „elitként” tűnhetnek fel, míg a kevés pontot gyűjtők véleményét hajlamos lehet negligálni a közösség. Ez hierarchiát szül ott is, ahol esetleg nem kellene.</w:t>
      </w:r>
    </w:p>
    <w:p w:rsidR="00993A02" w:rsidRDefault="00FE752C">
      <w:pPr>
        <w:pStyle w:val="bekezdestobbi"/>
      </w:pPr>
      <w:r>
        <w:t xml:space="preserve">Ráadásul, az </w:t>
      </w:r>
      <w:r>
        <w:rPr>
          <w:rStyle w:val="Kiemels2"/>
          <w:b w:val="0"/>
        </w:rPr>
        <w:t>anonimitás</w:t>
      </w:r>
      <w:r>
        <w:t xml:space="preserve"> és a </w:t>
      </w:r>
      <w:r>
        <w:rPr>
          <w:rStyle w:val="Kiemels2"/>
          <w:b w:val="0"/>
        </w:rPr>
        <w:t>verseny kombinációja</w:t>
      </w:r>
      <w:r>
        <w:t xml:space="preserve"> előhozhat negatív viselkedéseket: csalást (ahogy oktatásnál említettük), de akár </w:t>
      </w:r>
      <w:r>
        <w:rPr>
          <w:rStyle w:val="Kiemels2"/>
          <w:b w:val="0"/>
        </w:rPr>
        <w:t>kiber-agressziót</w:t>
      </w:r>
      <w:r>
        <w:t xml:space="preserve"> is. Egyes felhasználók durva, sértő módon léphetnek fel a versenytársaikkal szemben, különösen játékos közegben, ahol a „</w:t>
      </w:r>
      <w:r>
        <w:rPr>
          <w:rStyle w:val="Hangslyozs"/>
        </w:rPr>
        <w:t>trash talk”</w:t>
      </w:r>
      <w:r>
        <w:t xml:space="preserve"> (becsmérlő beszéd) kultúrája jelen lehet. Ha egy platform jutalmazza az aktivitást, előfordulhat, hogy valaki trollkodással vagy provokációval próbál láthatóságot és pontokat szerezni, ez pedig rontja a közösség minőségét, sőt célzott zaklatáshoz, online bántalmazáshoz is vezethet.</w:t>
      </w:r>
    </w:p>
    <w:p w:rsidR="00993A02" w:rsidRDefault="00FE752C">
      <w:pPr>
        <w:pStyle w:val="bekezdestobbi"/>
      </w:pPr>
      <w:r>
        <w:t xml:space="preserve">Empirikus vizsgálatok utalnak rá, hogy a gamifikáció </w:t>
      </w:r>
      <w:r>
        <w:rPr>
          <w:rStyle w:val="Kiemels2"/>
          <w:b w:val="0"/>
        </w:rPr>
        <w:t>sötét oldala</w:t>
      </w:r>
      <w:r>
        <w:t xml:space="preserve"> az online közösségekben megnyilvánulhat </w:t>
      </w:r>
      <w:r>
        <w:rPr>
          <w:rStyle w:val="Kiemels2"/>
          <w:b w:val="0"/>
        </w:rPr>
        <w:t>kiberzaklatás</w:t>
      </w:r>
      <w:r>
        <w:t xml:space="preserve"> formájában </w:t>
      </w:r>
      <w:r>
        <w:fldChar w:fldCharType="begin"/>
      </w:r>
      <w:r>
        <w:instrText>ADDIN ZOTERO_ITEM CSL_CITATION {"citationID":"FmgiTaaP","properties":{"formattedCitation":"(Srivastava \\uc0\\u233{}s mtsai., 2023)","plainCitation":"(Srivastava és mtsai., 2023)","noteIndex":0},"citationItems":[{"id":1705,"uris":["http://zotero.org/users/9712023/items/CDWD73YH"],"itemData":{"id":1705,"type":"article-journal","abstract":"Purpose\n              The negative influence of gamification on online communities has received little attention in the available literature. The study examines the adverse effects of gamification during engaging in online communities.\n            \n            \n              Design/methodology/approach\n              Gap-spotting methods were used to develop the research questions, followed by model development using the social exchange and social-network theories. Data were collected from 429 samples. The study applied partial least squares structural equation modeling to test the research hypotheses followed by ANN application.\n            \n            \n              Findings\n              The study identified five factors related to gamification that have a significant adverse effect on the mental and emotional well-being of the users. Furthermore, the results of PLS-SEM were then compared through an artificial neural network (ANN) analytic process, revealing consistency for the model. This research presents a theoretical contribution by providing critical insights into online gamers' mental and emotional health. It implies that gamification can even bring mental and emotional disturbance. The resulting situation might lead to undesirable social consequences.\n            \n            \n              Practical implications\n              The result highlights the managerial and social relevance from the perspective of a developing country. As respondents are becoming more engrossed in online gaming, managers and decision-makers need to take preventive measures to overcome the dark side of online gaming.\n            \n            \n              Originality/value\n              The present study shows that the dark side of gamification has some adverse effects on human mental and emotional health. The study's findings can be used to improve gamification strategies while engaging online communities.","container-title":"Benchmarking: An International Journal","DOI":"10.1108/BIJ-03-2022-0160","ISSN":"1463-5771","issue":"9","journalAbbreviation":"BIJ","language":"en","license":"https://www.emerald.com/insight/site-policies","page":"2921-2947","source":"DOI.org (Crossref)","title":"Examining the dark side of using gamification elements in online community engagement: an application of PLS-SEM and ANN modeling","title-short":"Examining the dark side of using gamification elements in online community engagement","volume":"30","author":[{"family":"Srivastava","given":"Gautam"},{"family":"Bag","given":"Surajit"},{"family":"Rahman","given":"Muhammad Sabbir"},{"family":"Pretorius","given":"Jan Harm Christiaan"},{"family":"Gani","given":"Mohammad Osman"}],"issued":{"date-parts":[["2023",12,1]]}}}],"schema":"https://github.com/citation-style-language/schema/raw/master/csl-citation.json"}</w:instrText>
      </w:r>
      <w:r>
        <w:fldChar w:fldCharType="separate"/>
      </w:r>
      <w:r>
        <w:rPr>
          <w:rFonts w:cs="Times New Roman"/>
          <w:szCs w:val="24"/>
        </w:rPr>
        <w:t>(Srivastava és mtsai., 2023)</w:t>
      </w:r>
      <w:r>
        <w:fldChar w:fldCharType="end"/>
      </w:r>
      <w:r>
        <w:t xml:space="preserve">. Például ha van egy közösségi jutalmazás (kudos, upvote) rendszer, akkor a csoport többsége „játékként” összefoghat valaki ellen (downvote-bombázás), vagy kinevezhet egy bűnbakot, akit </w:t>
      </w:r>
      <w:r>
        <w:lastRenderedPageBreak/>
        <w:t xml:space="preserve">folyamatosan alacsony pontszámon tart. Ezzel a gamifikáció eszközét kvázi </w:t>
      </w:r>
      <w:r>
        <w:rPr>
          <w:rStyle w:val="Kiemels2"/>
          <w:b w:val="0"/>
        </w:rPr>
        <w:t>fegyverként</w:t>
      </w:r>
      <w:r>
        <w:t xml:space="preserve"> alkalmazzák egymás ellen a felhasználók. Ez a rizikó főleg moderálatlan környezetben magas, de akár tanulási platformokon is felbukkanhat, ahol a diákok pontozhatják egymást.</w:t>
      </w:r>
    </w:p>
    <w:p w:rsidR="00993A02" w:rsidRDefault="00FE752C">
      <w:pPr>
        <w:pStyle w:val="bekezdestobbi"/>
      </w:pPr>
      <w:r>
        <w:t xml:space="preserve">Másik közösségi torzulás a </w:t>
      </w:r>
      <w:r>
        <w:rPr>
          <w:rStyle w:val="Kiemels2"/>
          <w:b w:val="0"/>
        </w:rPr>
        <w:t>tartalmi minőség</w:t>
      </w:r>
      <w:r>
        <w:rPr>
          <w:b/>
        </w:rPr>
        <w:t xml:space="preserve"> </w:t>
      </w:r>
      <w:r>
        <w:t xml:space="preserve">kérdése. Ha a platform </w:t>
      </w:r>
      <w:r>
        <w:rPr>
          <w:rStyle w:val="Hangslyozs"/>
          <w:i w:val="0"/>
        </w:rPr>
        <w:t>pontokkal jutalmaz bizonyos aktivitásokat</w:t>
      </w:r>
      <w:r>
        <w:t xml:space="preserve">, akkor a felhasználók hajlamosak lehetnek </w:t>
      </w:r>
      <w:r>
        <w:rPr>
          <w:rStyle w:val="Kiemels2"/>
          <w:b w:val="0"/>
        </w:rPr>
        <w:t>spamszerűen posztolni</w:t>
      </w:r>
      <w:r>
        <w:t xml:space="preserve"> vagy hozzászólni csak a pontokért, ezzel felhígítva a tartalmat. Például egy tudásmegosztó fórumon, ahol jelvény jár napi X válasz megírásáért, előfordulhat, hogy a tagok kapkodva, kevéssé átgondolt válaszokat küldenek csak a jelvény kedvéért, ami rontja az összképet. A mennyiségi jutalmazás a minőség rovására mehet.</w:t>
      </w:r>
    </w:p>
    <w:p w:rsidR="00993A02" w:rsidRDefault="00FE752C">
      <w:pPr>
        <w:pStyle w:val="bekezdeselso"/>
      </w:pPr>
      <w:r>
        <w:t xml:space="preserve"> </w:t>
      </w:r>
    </w:p>
    <w:p w:rsidR="00993A02" w:rsidRDefault="00FE752C">
      <w:pPr>
        <w:pStyle w:val="bekezdeselso"/>
      </w:pPr>
      <w:r>
        <w:t xml:space="preserve">A digitális platformok gamifikációja olyan finom mechanizmusokat rejt, amelyek – bár elsőre ártalmatlannak vagy szórakoztatónak tűnnek – mély hatást gyakorolhatnak a felhasználók viselkedésére és jóllétére. A függőség kockázata, a manipuláció etikátlan húzásai, az adatvédelem sérülése és a közösségi interakciók torzulása mind olyan </w:t>
      </w:r>
      <w:r>
        <w:rPr>
          <w:rStyle w:val="Hangslyozs"/>
          <w:i w:val="0"/>
        </w:rPr>
        <w:t>árnyoldalak</w:t>
      </w:r>
      <w:r>
        <w:rPr>
          <w:i/>
        </w:rPr>
        <w:t>,</w:t>
      </w:r>
      <w:r>
        <w:t xml:space="preserve"> amelyekkel érdemes tisztában lenni. A következő fejezetekben megnézzük, hogy a munkahelyi környezetben és az egészségügyi, életmód alkalmazásokban milyen hasonló vagy </w:t>
      </w:r>
      <w:ins w:id="164" w:author="Abari Kálmán (EXT)" w:date="2025-06-19T12:54:00Z">
        <w:r w:rsidR="00E9777C">
          <w:t xml:space="preserve">ezektől </w:t>
        </w:r>
      </w:ins>
      <w:r>
        <w:t>eltérő veszélyek merülnek fel.</w:t>
      </w:r>
    </w:p>
    <w:p w:rsidR="00993A02" w:rsidRDefault="00FE752C">
      <w:pPr>
        <w:pStyle w:val="Cmsor2"/>
      </w:pPr>
      <w:bookmarkStart w:id="165" w:name="_Toc197690058"/>
      <w:r>
        <w:t>A gamifikáció veszélyei a munkahelyi környezetben</w:t>
      </w:r>
      <w:bookmarkEnd w:id="165"/>
    </w:p>
    <w:p w:rsidR="00993A02" w:rsidRDefault="00FE752C">
      <w:pPr>
        <w:pStyle w:val="bekezdeselso"/>
      </w:pPr>
      <w:r>
        <w:t xml:space="preserve">A vállalati és munkahelyi szférában a gamifikációt elsősorban a </w:t>
      </w:r>
      <w:r>
        <w:rPr>
          <w:rStyle w:val="Kiemels2"/>
          <w:b w:val="0"/>
        </w:rPr>
        <w:t>munkavállalói motiváció, teljesítmény és együttműködés fokozására</w:t>
      </w:r>
      <w:r>
        <w:t xml:space="preserve"> vetik be. Tipikus példák az értékesítési versenyek ponttáblázattal, call center operátorok ranglistája a hívások száma alapján, belső képzési rendszerek jelvényekkel jutalmazva, vagy akár vállalati wellness programok lépésszámláló versenyei. Ezek a kezdeményezések jó szándékkal indulnak, azonban a munkahelyi gamifikáció esetében is megjelentek kritikai hangok, amelyek </w:t>
      </w:r>
      <w:r>
        <w:rPr>
          <w:rStyle w:val="Kiemels2"/>
          <w:b w:val="0"/>
        </w:rPr>
        <w:t>kizsákmányolásra, túlterhelésre és igazságtalanságokra</w:t>
      </w:r>
      <w:r>
        <w:t xml:space="preserve"> figyelmeztetnek </w:t>
      </w:r>
      <w:r>
        <w:fldChar w:fldCharType="begin"/>
      </w:r>
      <w:r>
        <w:instrText>ADDIN ZOTERO_ITEM CSL_CITATION {"citationID":"i8gVk3Ca","properties":{"formattedCitation":"(Kim, 2018)","plainCitation":"(Kim, 2018)","noteIndex":0},"citationItems":[{"id":1706,"uris":["http://zotero.org/users/9712023/items/Z926D23V"],"itemData":{"id":1706,"type":"article-journal","container-title":"Journal of Business Ethics","DOI":"10.1007/s10551-016-3304-6","ISSN":"0167-4544, 1573-0697","issue":"1","journalAbbreviation":"J Bus Ethics","language":"en","page":"27-39","source":"DOI.org (Crossref)","title":"Gamification of Labor and the Charge of Exploitation","volume":"152","author":[{"family":"Kim","given":"Tae Wan"}],"issued":{"date-parts":[["2018",9]]}}}],"schema":"https://github.com/citation-style-language/schema/raw/master/csl-citation.json"}</w:instrText>
      </w:r>
      <w:r>
        <w:fldChar w:fldCharType="separate"/>
      </w:r>
      <w:r>
        <w:t>(Kim, 2018)</w:t>
      </w:r>
      <w:r>
        <w:fldChar w:fldCharType="end"/>
      </w:r>
      <w:r>
        <w:t>. A munkahely sajátossága, hogy hierarchikus és megélhetéshez kötött környezet, így a játékosítás hatásai is ennek függvényében alakulnak. Íme a főbb veszélyforrások:</w:t>
      </w:r>
    </w:p>
    <w:p w:rsidR="00993A02" w:rsidRDefault="00FE752C">
      <w:pPr>
        <w:pStyle w:val="felsorols"/>
        <w:spacing w:before="280"/>
        <w:ind w:left="1077" w:hanging="360"/>
      </w:pPr>
      <w:r>
        <w:t>Kizsákmányolás, és jutalom helyetti többletmunka.</w:t>
      </w:r>
    </w:p>
    <w:p w:rsidR="00993A02" w:rsidRDefault="00FE752C">
      <w:pPr>
        <w:pStyle w:val="felsorols"/>
        <w:spacing w:before="0"/>
        <w:ind w:left="1077" w:hanging="360"/>
      </w:pPr>
      <w:r>
        <w:t>Megnövekedett stressz és verseny a munkatársak közt.</w:t>
      </w:r>
    </w:p>
    <w:p w:rsidR="00993A02" w:rsidRDefault="00FE752C">
      <w:pPr>
        <w:pStyle w:val="felsorols"/>
        <w:spacing w:before="0"/>
        <w:ind w:left="1077" w:hanging="360"/>
      </w:pPr>
      <w:r>
        <w:t>A csapatmunka sérülése, együttműködés helyett versengés.</w:t>
      </w:r>
    </w:p>
    <w:p w:rsidR="00993A02" w:rsidRDefault="00FE752C">
      <w:pPr>
        <w:pStyle w:val="felsorols"/>
        <w:spacing w:before="0"/>
        <w:ind w:left="1077" w:hanging="360"/>
      </w:pPr>
      <w:r>
        <w:t xml:space="preserve">Túlzott megfigyelés és </w:t>
      </w:r>
      <w:ins w:id="166" w:author="Abari Kálmán (EXT)" w:date="2025-06-19T13:01:00Z">
        <w:r w:rsidR="00FE161E">
          <w:t>magánszféra</w:t>
        </w:r>
      </w:ins>
      <w:del w:id="167" w:author="Abari Kálmán (EXT)" w:date="2025-06-19T13:01:00Z">
        <w:r w:rsidDel="00FE161E">
          <w:delText>privacy</w:delText>
        </w:r>
      </w:del>
      <w:r>
        <w:t>-problémák a dolgozók számára.</w:t>
      </w:r>
    </w:p>
    <w:p w:rsidR="00993A02" w:rsidRDefault="00FE752C">
      <w:pPr>
        <w:pStyle w:val="felsorols"/>
        <w:spacing w:before="0" w:after="280"/>
        <w:ind w:left="1077" w:hanging="360"/>
      </w:pPr>
      <w:r>
        <w:t>Demotiváció a manipulatív vagy erőltetett játékelemek miatt.</w:t>
      </w:r>
    </w:p>
    <w:p w:rsidR="00993A02" w:rsidRDefault="00FE752C">
      <w:pPr>
        <w:pStyle w:val="Cmsor3"/>
      </w:pPr>
      <w:bookmarkStart w:id="168" w:name="_Toc197690059"/>
      <w:r>
        <w:t>„Exploitationware”: a dolgozók kizsákmányolása játékköntösben</w:t>
      </w:r>
      <w:bookmarkEnd w:id="168"/>
    </w:p>
    <w:p w:rsidR="00993A02" w:rsidRDefault="00FE752C">
      <w:pPr>
        <w:pStyle w:val="bekezdeselso"/>
      </w:pPr>
      <w:r>
        <w:t xml:space="preserve">Az egyik leggyakrabban emlegetett etikai aggály a munkahelyi gamifikációval kapcsolatban a </w:t>
      </w:r>
      <w:r>
        <w:rPr>
          <w:rStyle w:val="Kiemels2"/>
          <w:b w:val="0"/>
        </w:rPr>
        <w:t>kizsákmányolás</w:t>
      </w:r>
      <w:r>
        <w:t xml:space="preserve"> vádja. E kritika lényege, hogy a munkáltató a gamifikáció révén </w:t>
      </w:r>
      <w:r>
        <w:rPr>
          <w:rStyle w:val="Kiemels2"/>
          <w:b w:val="0"/>
        </w:rPr>
        <w:t>plusz erőfeszítésekre veszi rá a dolgozókat valódi ellenszolgáltatás nélkül</w:t>
      </w:r>
      <w:r>
        <w:t xml:space="preserve">. Míg egy bónusz vagy fizetésemelés kézzelfogható jutalom a többletteljesítményért, addig a játékos jutalmak (pontok, </w:t>
      </w:r>
      <w:r>
        <w:lastRenderedPageBreak/>
        <w:t xml:space="preserve">oklevelek, „hónap dolgozója” kitüntetés) valójában nem érnek sokat, mégis arra ösztönzik az alkalmazottat, hogy ingyen, ugyanazért a fizetésért többet dolgozzon. Ez az, amit Bogost </w:t>
      </w:r>
      <w:r>
        <w:rPr>
          <w:rStyle w:val="Kiemels2"/>
          <w:b w:val="0"/>
        </w:rPr>
        <w:t>„exploitationware”-nek</w:t>
      </w:r>
      <w:r>
        <w:t xml:space="preserve"> nevezett: a szoftveres környezet, ami játékosan </w:t>
      </w:r>
      <w:r>
        <w:rPr>
          <w:rStyle w:val="Hangslyozs"/>
          <w:i w:val="0"/>
        </w:rPr>
        <w:t>kizsákmányolja</w:t>
      </w:r>
      <w:r>
        <w:t xml:space="preserve"> a munkaerőt.</w:t>
      </w:r>
    </w:p>
    <w:p w:rsidR="00993A02" w:rsidRDefault="00FE752C">
      <w:pPr>
        <w:pStyle w:val="bekezdestobbi"/>
      </w:pPr>
      <w:r>
        <w:t xml:space="preserve">Korábban már említettük, hogy Kim és Werbach </w:t>
      </w:r>
      <w:r>
        <w:fldChar w:fldCharType="begin"/>
      </w:r>
      <w:r>
        <w:instrText>ADDIN ZOTERO_ITEM CSL_CITATION {"citationID":"Avj8uUlz","properties":{"formattedCitation":"(2016)","plainCitation":"(2016)","noteIndex":0},"citationItems":[{"id":1700,"uris":["http://zotero.org/users/9712023/items/IDWARHJX"],"itemData":{"id":1700,"type":"article-journal","container-title":"Ethics and Information Technology","DOI":"10.1007/s10676-016-9401-5","ISSN":"1388-1957, 1572-8439","issue":"2","journalAbbreviation":"Ethics Inf Technol","language":"en","page":"157-173","source":"DOI.org (Crossref)","title":"More than just a game: ethical issues in gamification","title-short":"More than just a game","volume":"18","author":[{"family":"Kim","given":"Tae Wan"},{"family":"Werbach","given":"Kevin"}],"issued":{"date-parts":[["2016",6]]}},"suppress-author":true}],"schema":"https://github.com/citation-style-language/schema/raw/master/csl-citation.json"}</w:instrText>
      </w:r>
      <w:r>
        <w:fldChar w:fldCharType="separate"/>
      </w:r>
      <w:r>
        <w:t>(2016)</w:t>
      </w:r>
      <w:r>
        <w:fldChar w:fldCharType="end"/>
      </w:r>
      <w:r>
        <w:t xml:space="preserve"> szerint a gamifikáció kizsákmányolássá akkor válik, ha a játék tervezője és a játékos (jelen esetben a cég és az alkalmazott) közötti viszony </w:t>
      </w:r>
      <w:r>
        <w:rPr>
          <w:rStyle w:val="Kiemels2"/>
          <w:b w:val="0"/>
        </w:rPr>
        <w:t>aszimmetrikus</w:t>
      </w:r>
      <w:r>
        <w:t xml:space="preserve"> a haszon tekintetében. A munkaadó profitál a megnövekedett teljesítményből vagy hatékonyságból, míg a dolgozó legfeljebb erkölcsi elismerést kap, de gyakran még azt sem igazságosan. Például egy raktári dolgozó lehet, hogy azáltal lesz „első helyezett” a belső ranglistán, hogy rendszeresen túlórázik vagy a határterhelhetősége felett dolgozik, csakhogy megtartsa a pozícióját a játékban. Míg ő virtuális kitüntetést nyer, a cég nagyon is valós haszonhoz jut a plusz teljesítményből. </w:t>
      </w:r>
      <w:r>
        <w:rPr>
          <w:rStyle w:val="Kiemels2"/>
          <w:b w:val="0"/>
        </w:rPr>
        <w:t xml:space="preserve">Mollick és Rothbard </w:t>
      </w:r>
      <w:r>
        <w:fldChar w:fldCharType="begin"/>
      </w:r>
      <w:r>
        <w:rPr>
          <w:rStyle w:val="Kiemels2"/>
          <w:b w:val="0"/>
        </w:rPr>
        <w:instrText>ADDIN ZOTERO_ITEM CSL_CITATION {"citationID":"2PbLPE8S","properties":{"formattedCitation":"(2014)","plainCitation":"(2014)","noteIndex":0},"citationItems":[{"id":1707,"uris":["http://zotero.org/users/9712023/items/QLUFVMYZ"],"itemData":{"id":1707,"type":"article-journal","container-title":"SSRN Electronic Journal","DOI":"10.2139/ssrn.2277103","ISSN":"1556-5068","journalAbbreviation":"SSRN Journal","language":"en","source":"DOI.org (Crossref)","title":"Mandatory Fun: Gamification and the Impact of Games at Work","title-short":"Mandatory Fun","URL":"http://www.ssrn.com/abstract=2277103","author":[{"family":"Mollick","given":"Ethan R."},{"family":"Rothbard","given":"Nancy"}],"accessed":{"date-parts":[["2025",5,4]]},"issued":{"date-parts":[["2014"]]}},"suppress-author":true}],"schema":"https://github.com/citation-style-language/schema/raw/master/csl-citation.json"}</w:instrText>
      </w:r>
      <w:r>
        <w:rPr>
          <w:rStyle w:val="Kiemels2"/>
          <w:b w:val="0"/>
        </w:rPr>
        <w:fldChar w:fldCharType="separate"/>
      </w:r>
      <w:r>
        <w:t>(2014)</w:t>
      </w:r>
      <w:r>
        <w:rPr>
          <w:rStyle w:val="Kiemels2"/>
          <w:b w:val="0"/>
        </w:rPr>
        <w:fldChar w:fldCharType="end"/>
      </w:r>
      <w:r>
        <w:t xml:space="preserve"> e jelenséget a </w:t>
      </w:r>
      <w:r>
        <w:rPr>
          <w:rStyle w:val="Hangslyozs"/>
        </w:rPr>
        <w:t>“kötelező szórakozás paradoxonának”</w:t>
      </w:r>
      <w:r>
        <w:t xml:space="preserve"> nevezte: amikor a munkavállalóknak úgymond </w:t>
      </w:r>
      <w:r>
        <w:rPr>
          <w:rStyle w:val="Hangslyozs"/>
          <w:i w:val="0"/>
        </w:rPr>
        <w:t>kötelező jól érezniük magukat</w:t>
      </w:r>
      <w:r>
        <w:rPr>
          <w:i/>
        </w:rPr>
        <w:t xml:space="preserve"> </w:t>
      </w:r>
      <w:r>
        <w:t>a játék keretei között, és mosolyogva teljesíteniük többet, különben kilógnak a sorból. Ebben az esetben a „szórakozás” nem valódi élmény, hanem a hozzájárulás szimbolikus kötelezettségeként jelenik meg.</w:t>
      </w:r>
    </w:p>
    <w:p w:rsidR="00993A02" w:rsidRDefault="00FE752C">
      <w:pPr>
        <w:pStyle w:val="bekezdestobbi"/>
      </w:pPr>
      <w:r>
        <w:t xml:space="preserve">Az Amazon egyes raktáraiban kísérleti jelleggel bevezettek egy gamifikációs programot, ahol a dolgozók a teljesítményük alapján virtuális avatárokat mozgathattak egy játékban, és jelvényeket szerezhettek a gyors csomagfeldolgozásért. Több dolgozó beszámolója szerint azonban ez csak tovább fokozta az egyébként is óriási teljesítmény-nyomást: aki nem „játszott elég jól”, azt rosszabb munkavállalónak könyvelték el, hiába lehettek egyéni okai a lassabb tempónak. Ráadásul a jutalom mindössze egy virtuális taps volt a képernyőn, nem valódi pihenőidő vagy anyagi elismerés. Ez tipikus példája annak, hogy a gamifikáció </w:t>
      </w:r>
      <w:r>
        <w:rPr>
          <w:rStyle w:val="Kiemels2"/>
          <w:b w:val="0"/>
        </w:rPr>
        <w:t>elterelheti a figyelmet</w:t>
      </w:r>
      <w:r>
        <w:t xml:space="preserve"> a valódi munkahelyi elégedettség faktorairól (tisztességes bér, megfelelő munkakörülmények), és </w:t>
      </w:r>
      <w:r>
        <w:rPr>
          <w:rStyle w:val="Kiemels2"/>
          <w:b w:val="0"/>
        </w:rPr>
        <w:t>látszatjutalmakkal pótolja</w:t>
      </w:r>
      <w:r>
        <w:t xml:space="preserve"> azokat </w:t>
      </w:r>
      <w:r>
        <w:fldChar w:fldCharType="begin"/>
      </w:r>
      <w:r>
        <w:instrText>ADDIN ZOTERO_ITEM CSL_CITATION {"citationID":"xRXxYhyt","properties":{"formattedCitation":"(Hon, 2022)","plainCitation":"(Hon, 2022)","noteIndex":0},"citationItems":[{"id":1708,"uris":["http://zotero.org/users/9712023/items/G5AAALEB"],"itemData":{"id":1708,"type":"post-weblog","container-title":"Big Think","title":"Why gamifying the workplace can be a nightmare for workers","URL":"https://bigthink.com/the-present/workplace-gamification/","author":[{"family":"Hon","given":"Adrian"}],"issued":{"date-parts":[["2022"]]}}}],"schema":"https://github.com/citation-style-language/schema/raw/master/csl-citation.json"}</w:instrText>
      </w:r>
      <w:r>
        <w:fldChar w:fldCharType="separate"/>
      </w:r>
      <w:r>
        <w:t>(Hon, 2022)</w:t>
      </w:r>
      <w:r>
        <w:fldChar w:fldCharType="end"/>
      </w:r>
      <w:r>
        <w:t>.</w:t>
      </w:r>
    </w:p>
    <w:p w:rsidR="00993A02" w:rsidRDefault="00FE752C">
      <w:pPr>
        <w:pStyle w:val="bekezdestobbi"/>
      </w:pPr>
      <w:r>
        <w:t xml:space="preserve">Fontos megjegyezni, hogy a kizsákmányolás percepciója szubjektív is lehet, egy lelkes dolgozó játékos kihívásnak fogja fel a versenyt és örömét leli benne, míg egy másik inkább úgy érzi, manipulálják. </w:t>
      </w:r>
      <w:r>
        <w:rPr>
          <w:rStyle w:val="Kiemels2"/>
          <w:b w:val="0"/>
        </w:rPr>
        <w:t xml:space="preserve">Kim és Werbach </w:t>
      </w:r>
      <w:r>
        <w:fldChar w:fldCharType="begin"/>
      </w:r>
      <w:r>
        <w:rPr>
          <w:rStyle w:val="Kiemels2"/>
          <w:b w:val="0"/>
        </w:rPr>
        <w:instrText>ADDIN ZOTERO_ITEM CSL_CITATION {"citationID":"lC8hlEjY","properties":{"formattedCitation":"(2016)","plainCitation":"(2016)","noteIndex":0},"citationItems":[{"id":1700,"uris":["http://zotero.org/users/9712023/items/IDWARHJX"],"itemData":{"id":1700,"type":"article-journal","container-title":"Ethics and Information Technology","DOI":"10.1007/s10676-016-9401-5","ISSN":"1388-1957, 1572-8439","issue":"2","journalAbbreviation":"Ethics Inf Technol","language":"en","page":"157-173","source":"DOI.org (Crossref)","title":"More than just a game: ethical issues in gamification","title-short":"More than just a game","volume":"18","author":[{"family":"Kim","given":"Tae Wan"},{"family":"Werbach","given":"Kevin"}],"issued":{"date-parts":[["2016",6]]}},"suppress-author":true}],"schema":"https://github.com/citation-style-language/schema/raw/master/csl-citation.json"}</w:instrText>
      </w:r>
      <w:r>
        <w:rPr>
          <w:rStyle w:val="Kiemels2"/>
          <w:b w:val="0"/>
        </w:rPr>
        <w:fldChar w:fldCharType="separate"/>
      </w:r>
      <w:r>
        <w:t>(2016)</w:t>
      </w:r>
      <w:r>
        <w:rPr>
          <w:rStyle w:val="Kiemels2"/>
          <w:b w:val="0"/>
        </w:rPr>
        <w:fldChar w:fldCharType="end"/>
      </w:r>
      <w:r>
        <w:t xml:space="preserve"> szerint itt a </w:t>
      </w:r>
      <w:r>
        <w:rPr>
          <w:rStyle w:val="Hangslyozs"/>
          <w:i w:val="0"/>
        </w:rPr>
        <w:t>beleegyezés</w:t>
      </w:r>
      <w:r>
        <w:t xml:space="preserve"> kérdése válik kritikussá: ha a dolgozók önként, örömmel vesznek részt a játékban, az etikusabb, mintha kikényszerítik belőlük, például nyomás alá helyezve őket, mondván, hogy mindenki más is részt vesz. A valódi jutalommal nem járó erőltetett játék viszont könnyen a munkavállaló kizsákmányolásává válik.</w:t>
      </w:r>
    </w:p>
    <w:p w:rsidR="00993A02" w:rsidRDefault="00FE752C">
      <w:pPr>
        <w:pStyle w:val="Cmsor3"/>
      </w:pPr>
      <w:bookmarkStart w:id="169" w:name="_Toc197690060"/>
      <w:r>
        <w:t>Megnövekedett stressz és teljesítménykényszer</w:t>
      </w:r>
      <w:bookmarkEnd w:id="169"/>
    </w:p>
    <w:p w:rsidR="00993A02" w:rsidRDefault="00FE752C">
      <w:pPr>
        <w:pStyle w:val="bekezdeselso"/>
      </w:pPr>
      <w:r>
        <w:t xml:space="preserve">A munkahelyi gamifikáció sok esetben </w:t>
      </w:r>
      <w:r>
        <w:rPr>
          <w:rStyle w:val="Kiemels2"/>
          <w:b w:val="0"/>
        </w:rPr>
        <w:t>fokozott stresszt</w:t>
      </w:r>
      <w:r>
        <w:t xml:space="preserve"> eredményez a dolgozók körében. Ennek oka, hogy a munka már önmagában is teljesítménykényszerrel jár, ha erre még ráerősít egy folyamatos pontozás vagy verseny, az </w:t>
      </w:r>
      <w:r>
        <w:rPr>
          <w:rStyle w:val="Kiemels2"/>
          <w:b w:val="0"/>
        </w:rPr>
        <w:t>további mentális terhelést</w:t>
      </w:r>
      <w:r>
        <w:t xml:space="preserve"> róhat az alkalmazottakra. Egy barátságos versengés is könnyen átcsaphat </w:t>
      </w:r>
      <w:r>
        <w:rPr>
          <w:rStyle w:val="Hangslyozs"/>
          <w:i w:val="0"/>
        </w:rPr>
        <w:t>állandó bizonyítási kényszerbe</w:t>
      </w:r>
      <w:r>
        <w:t xml:space="preserve">, ha a vállalati kultúra bátorítja a ranglisták komolyan vételét. </w:t>
      </w:r>
      <w:r>
        <w:rPr>
          <w:rStyle w:val="Kiemels2"/>
          <w:b w:val="0"/>
        </w:rPr>
        <w:t xml:space="preserve">Algashami és mtsai. </w:t>
      </w:r>
      <w:r>
        <w:fldChar w:fldCharType="begin"/>
      </w:r>
      <w:r>
        <w:rPr>
          <w:rStyle w:val="Kiemels2"/>
          <w:b w:val="0"/>
        </w:rPr>
        <w:instrText>ADDIN ZOTERO_ITEM CSL_CITATION {"citationID":"GzQ4YL44","properties":{"formattedCitation":"(2019)","plainCitation":"(2019)","noteIndex":0},"citationItems":[{"id":1709,"uris":["http://zotero.org/users/9712023/items/MP5D7RVS"],"itemData":{"id":1709,"type":"article-journal","abstract":"Gamification corresponds to the use of game elements to encourage certain attitudes and behaviours in a serious context. When applied to enterprise teamwork, gamification can lead to negative side-effects which compromise its benefits. For example, applying competitive elements such as leaderboard may lead to clustering amongst team members and encourage adverse work ethics such as intimidation and pressure. Despite the recognition of the problem in the literature, the research on concretising such gamification risks is scarce. There is also a lack of methods to identify gamification risks and their management strategies. In this paper, we conduct a multi-stage qualitative research and develop taxonomy of risks, risk factors and risk management strategies. We also identify the modalities of application of these strategies, including who should be involved and how. Finally, we provide a checklist to help the risk identification process as a first step towards a comprehensive method for eliciting and managing gamification risks to teamwork within enterprises.","container-title":"Systems","DOI":"10.3390/systems7010009","ISSN":"2079-8954","issue":"1","journalAbbreviation":"Systems","language":"en","license":"https://creativecommons.org/licenses/by/4.0/","page":"9","source":"DOI.org (Crossref)","title":"Gamification Risks to Enterprise Teamwork: Taxonomy, Management Strategies and Modalities of Application","title-short":"Gamification Risks to Enterprise Teamwork","volume":"7","author":[{"family":"Algashami","given":"Abdullah"},{"family":"Vuillier","given":"Laura"},{"family":"Alrobai","given":"Amen"},{"family":"Phalp","given":"Keith"},{"family":"Ali","given":"Raian"}],"issued":{"date-parts":[["2019",2,13]]}},"suppress-author":true}],"schema":"https://github.com/citation-style-language/schema/raw/master/csl-citation.json"}</w:instrText>
      </w:r>
      <w:r>
        <w:rPr>
          <w:rStyle w:val="Kiemels2"/>
          <w:b w:val="0"/>
        </w:rPr>
        <w:fldChar w:fldCharType="separate"/>
      </w:r>
      <w:r>
        <w:t>(2019)</w:t>
      </w:r>
      <w:r>
        <w:rPr>
          <w:rStyle w:val="Kiemels2"/>
          <w:b w:val="0"/>
        </w:rPr>
        <w:fldChar w:fldCharType="end"/>
      </w:r>
      <w:r>
        <w:rPr>
          <w:rStyle w:val="Kiemels2"/>
          <w:b w:val="0"/>
        </w:rPr>
        <w:t xml:space="preserve"> </w:t>
      </w:r>
      <w:r>
        <w:t>a vállalati gamifikációs kockázatokat feltáró tanulmányukban kimutatták, hogy például egy egyszerű ranglista</w:t>
      </w:r>
      <w:r>
        <w:rPr>
          <w:rStyle w:val="Kiemels2"/>
        </w:rPr>
        <w:t xml:space="preserve"> </w:t>
      </w:r>
      <w:r>
        <w:rPr>
          <w:rStyle w:val="Kiemels2"/>
          <w:b w:val="0"/>
        </w:rPr>
        <w:t>alkalmazása a csapatmunka ösztönzésére visszafelé sülhet el</w:t>
      </w:r>
      <w:r>
        <w:t xml:space="preserve">. Ahelyett, hogy motiválná a </w:t>
      </w:r>
      <w:r>
        <w:lastRenderedPageBreak/>
        <w:t xml:space="preserve">többséget, </w:t>
      </w:r>
      <w:r>
        <w:rPr>
          <w:rStyle w:val="Kiemels2"/>
          <w:b w:val="0"/>
        </w:rPr>
        <w:t>klikkesedést és nyomásgyakorlást</w:t>
      </w:r>
      <w:r>
        <w:rPr>
          <w:b/>
        </w:rPr>
        <w:t xml:space="preserve"> </w:t>
      </w:r>
      <w:r>
        <w:t xml:space="preserve">idézhet elő a munkatársak közt. Ha néhányan az élre kerülnek, ők akár </w:t>
      </w:r>
      <w:r>
        <w:rPr>
          <w:rStyle w:val="Hangslyozs"/>
          <w:i w:val="0"/>
        </w:rPr>
        <w:t>megfélemlíthetik</w:t>
      </w:r>
      <w:r>
        <w:t xml:space="preserve"> a gyengébb teljesítményű kollégákat („húzz bele, miattad esik vissza a csapat pontátlaga!”), vagy a lemaradók szégyenkezve érezhetik magukat. Az ilyen </w:t>
      </w:r>
      <w:r>
        <w:rPr>
          <w:rStyle w:val="Kiemels2"/>
          <w:b w:val="0"/>
        </w:rPr>
        <w:t>intimidáció és munkahelyi stressz</w:t>
      </w:r>
      <w:r>
        <w:rPr>
          <w:b/>
        </w:rPr>
        <w:t xml:space="preserve"> </w:t>
      </w:r>
      <w:r>
        <w:t>hosszabb távon rontja a munkahelyi légkört és a munkavállalók mentális egészségét.</w:t>
      </w:r>
    </w:p>
    <w:p w:rsidR="00993A02" w:rsidRDefault="00FE752C">
      <w:pPr>
        <w:pStyle w:val="bekezdestobbi"/>
      </w:pPr>
      <w:r>
        <w:t xml:space="preserve">Továbbá, a folyamatos verseny állapota </w:t>
      </w:r>
      <w:r>
        <w:rPr>
          <w:rStyle w:val="Kiemels2"/>
          <w:b w:val="0"/>
        </w:rPr>
        <w:t xml:space="preserve">kiégéshez </w:t>
      </w:r>
      <w:r>
        <w:t>vezethet. A dolgozók úgy érezhetik, mindig „készenléti üzemmódban” kell lenniük, nehogy lemaradjanak a játékban. Ez azt eredményezheti, hogy még a pihenőidőben is a munkára gondolnak, stratégiáznak, vagy aggódnak a rangsor miatt. A munka és magánélet határai elmosódhatnak, ami a regeneráció hiányához vezet.</w:t>
      </w:r>
    </w:p>
    <w:p w:rsidR="00993A02" w:rsidRDefault="00FE752C">
      <w:pPr>
        <w:pStyle w:val="Cmsor3"/>
      </w:pPr>
      <w:bookmarkStart w:id="170" w:name="_Toc197690061"/>
      <w:r>
        <w:t>Az együttműködés sérülése és torzuló csapatdinamika</w:t>
      </w:r>
      <w:bookmarkEnd w:id="170"/>
    </w:p>
    <w:p w:rsidR="00993A02" w:rsidRDefault="00FE752C">
      <w:pPr>
        <w:pStyle w:val="bekezdeselso"/>
      </w:pPr>
      <w:r>
        <w:t xml:space="preserve">A vállalatok gyakran hangoztatják a </w:t>
      </w:r>
      <w:r>
        <w:rPr>
          <w:rStyle w:val="Kiemels2"/>
          <w:b w:val="0"/>
        </w:rPr>
        <w:t xml:space="preserve">csapatmunka fontosságát, </w:t>
      </w:r>
      <w:r>
        <w:t xml:space="preserve">ugyanakkor az át nem gondolt gamifikáció épp ezt áshatja alá. Ha túl nagy hangsúlyt kap a </w:t>
      </w:r>
      <w:r>
        <w:rPr>
          <w:rStyle w:val="Hangslyozs"/>
          <w:i w:val="0"/>
        </w:rPr>
        <w:t>versengés az egyének között</w:t>
      </w:r>
      <w:r>
        <w:t xml:space="preserve">, a kollégák riválisokként tekinthetnek egymásra, és kevésbé osztják meg tudásukat vagy segítik a másikat, hiszen azzal a saját helyezésüket rontanák. Így a gamifikáció </w:t>
      </w:r>
      <w:r>
        <w:rPr>
          <w:rStyle w:val="Kiemels2"/>
          <w:b w:val="0"/>
        </w:rPr>
        <w:t>gátolhatja a kollaborációt</w:t>
      </w:r>
      <w:r>
        <w:rPr>
          <w:b/>
        </w:rPr>
        <w:t xml:space="preserve"> </w:t>
      </w:r>
      <w:r>
        <w:t>és az információmegosztást.</w:t>
      </w:r>
    </w:p>
    <w:p w:rsidR="00993A02" w:rsidRDefault="00FE752C">
      <w:pPr>
        <w:pStyle w:val="bekezdestobbi"/>
      </w:pPr>
      <w:r>
        <w:t xml:space="preserve">A már említett </w:t>
      </w:r>
      <w:r>
        <w:rPr>
          <w:rStyle w:val="Kiemels2"/>
          <w:b w:val="0"/>
        </w:rPr>
        <w:t xml:space="preserve">Algashami és mtsai. </w:t>
      </w:r>
      <w:r>
        <w:fldChar w:fldCharType="begin"/>
      </w:r>
      <w:r>
        <w:rPr>
          <w:rStyle w:val="Kiemels2"/>
          <w:b w:val="0"/>
        </w:rPr>
        <w:instrText>ADDIN ZOTERO_ITEM CSL_CITATION {"citationID":"CsVdrowQ","properties":{"formattedCitation":"(2019)","plainCitation":"(2019)","noteIndex":0},"citationItems":[{"id":1709,"uris":["http://zotero.org/users/9712023/items/MP5D7RVS"],"itemData":{"id":1709,"type":"article-journal","abstract":"Gamification corresponds to the use of game elements to encourage certain attitudes and behaviours in a serious context. When applied to enterprise teamwork, gamification can lead to negative side-effects which compromise its benefits. For example, applying competitive elements such as leaderboard may lead to clustering amongst team members and encourage adverse work ethics such as intimidation and pressure. Despite the recognition of the problem in the literature, the research on concretising such gamification risks is scarce. There is also a lack of methods to identify gamification risks and their management strategies. In this paper, we conduct a multi-stage qualitative research and develop taxonomy of risks, risk factors and risk management strategies. We also identify the modalities of application of these strategies, including who should be involved and how. Finally, we provide a checklist to help the risk identification process as a first step towards a comprehensive method for eliciting and managing gamification risks to teamwork within enterprises.","container-title":"Systems","DOI":"10.3390/systems7010009","ISSN":"2079-8954","issue":"1","journalAbbreviation":"Systems","language":"en","license":"https://creativecommons.org/licenses/by/4.0/","page":"9","source":"DOI.org (Crossref)","title":"Gamification Risks to Enterprise Teamwork: Taxonomy, Management Strategies and Modalities of Application","title-short":"Gamification Risks to Enterprise Teamwork","volume":"7","author":[{"family":"Algashami","given":"Abdullah"},{"family":"Vuillier","given":"Laura"},{"family":"Alrobai","given":"Amen"},{"family":"Phalp","given":"Keith"},{"family":"Ali","given":"Raian"}],"issued":{"date-parts":[["2019",2,13]]}},"suppress-author":true}],"schema":"https://github.com/citation-style-language/schema/raw/master/csl-citation.json"}</w:instrText>
      </w:r>
      <w:r>
        <w:rPr>
          <w:rStyle w:val="Kiemels2"/>
          <w:b w:val="0"/>
        </w:rPr>
        <w:fldChar w:fldCharType="separate"/>
      </w:r>
      <w:r>
        <w:t>(2019)</w:t>
      </w:r>
      <w:r>
        <w:rPr>
          <w:rStyle w:val="Kiemels2"/>
          <w:b w:val="0"/>
        </w:rPr>
        <w:fldChar w:fldCharType="end"/>
      </w:r>
      <w:r>
        <w:t xml:space="preserve"> tanulmány rámutatott, hogy a </w:t>
      </w:r>
      <w:r>
        <w:rPr>
          <w:rStyle w:val="Hangslyozs"/>
          <w:i w:val="0"/>
        </w:rPr>
        <w:t>kompetitív játékelemek</w:t>
      </w:r>
      <w:r>
        <w:t xml:space="preserve">, mint a ranglista bevezetése a vállalati csapatoknál káros munkamorál jelenségeket szülhet. Ilyen az </w:t>
      </w:r>
      <w:r>
        <w:rPr>
          <w:rStyle w:val="Kiemels2"/>
          <w:b w:val="0"/>
        </w:rPr>
        <w:t>ellenérdekeltség</w:t>
      </w:r>
      <w:r>
        <w:t>, amikor a dolgozó nem érdekelt a kolléga sikerében, sőt annak kudarcából nyer pontot; vagy a potyautas-hatás</w:t>
      </w:r>
      <w:r>
        <w:rPr>
          <w:rStyle w:val="Kiemels2"/>
          <w:b w:val="0"/>
        </w:rPr>
        <w:t xml:space="preserve">, amikor </w:t>
      </w:r>
      <w:r>
        <w:t xml:space="preserve">pár erős játékos viszi a csapatpontokat, a többiek pedig elkényelmesednek; illetve az </w:t>
      </w:r>
      <w:r>
        <w:rPr>
          <w:rStyle w:val="Kiemels2"/>
          <w:b w:val="0"/>
        </w:rPr>
        <w:t>etikátlan módszerek</w:t>
      </w:r>
      <w:r>
        <w:t xml:space="preserve">, amikor egymást akadályozzák a pontversenyben. A csapatkohézió megbomolhat, hiszen a játékmechanika </w:t>
      </w:r>
      <w:r>
        <w:rPr>
          <w:rStyle w:val="Hangslyozs"/>
          <w:i w:val="0"/>
        </w:rPr>
        <w:t>egyéni szinten</w:t>
      </w:r>
      <w:r>
        <w:t xml:space="preserve"> jutalmaz, nem a közös eredményt helyezi előtérbe. Még ha csapatverseny van is, a csapaton belül kijelölődhetnek a „húzóemberek” és a „gyenge láncszemek”, ami belső feszültségeket szít.</w:t>
      </w:r>
    </w:p>
    <w:p w:rsidR="00993A02" w:rsidRDefault="00FE752C">
      <w:pPr>
        <w:pStyle w:val="bekezdestobbi"/>
      </w:pPr>
      <w:r>
        <w:t xml:space="preserve">Például egy értékesítési osztályon gamifikálják a napi eladásokat, pontokat adva minden kötött üzlet után. Ahelyett, hogy a tapasztaltabb kollégák mentorálnák az újakat (mert hosszú távon ez a cégnek jó), előfordulhat, hogy </w:t>
      </w:r>
      <w:r>
        <w:rPr>
          <w:rStyle w:val="Hangslyozs"/>
          <w:i w:val="0"/>
        </w:rPr>
        <w:t>féltékenységből vagy időhiány miatt</w:t>
      </w:r>
      <w:r>
        <w:t xml:space="preserve"> nem segítik őket, hiszen inkább maguk kötnének minél több üzletet a pontokért. Így a kezdők lassabban tanulnak, esetleg elbátortalanodnak, a csapat általános teljesítménye pedig paradox módon romolhat. A játékmechanika ilyenkor nem veszi figyelembe a </w:t>
      </w:r>
      <w:r>
        <w:rPr>
          <w:rStyle w:val="Kiemels2"/>
          <w:b w:val="0"/>
        </w:rPr>
        <w:t>tanulási görbét</w:t>
      </w:r>
      <w:r>
        <w:t xml:space="preserve"> és a különböző szerepek értékét a csapatban.</w:t>
      </w:r>
    </w:p>
    <w:p w:rsidR="00993A02" w:rsidRDefault="00FE752C">
      <w:pPr>
        <w:pStyle w:val="bekezdestobbi"/>
      </w:pPr>
      <w:r>
        <w:t xml:space="preserve">Továbbá, a </w:t>
      </w:r>
      <w:r>
        <w:rPr>
          <w:rStyle w:val="Hangslyozs"/>
          <w:i w:val="0"/>
        </w:rPr>
        <w:t>túlzott transzparencia</w:t>
      </w:r>
      <w:r>
        <w:t xml:space="preserve"> a teljesítményekben oda vezethet, hogy a dolgozók inkább </w:t>
      </w:r>
      <w:r>
        <w:rPr>
          <w:rStyle w:val="Kiemels2"/>
          <w:b w:val="0"/>
        </w:rPr>
        <w:t>konformizálódnak</w:t>
      </w:r>
      <w:r>
        <w:t>, és kerülik a kockázatot vagy innovációt. Ha például minőségi mutatókra adnak pontot, a dolgozó nem mer új módszerekkel próbálkozni, mert fél, hogy az kudarccal jár és rontja a pontszámát. Így a gamifikáció akár gátolhatja is a kreatív, újító ötleteket a szervezeten belül.</w:t>
      </w:r>
    </w:p>
    <w:p w:rsidR="00993A02" w:rsidRDefault="00FE752C">
      <w:pPr>
        <w:pStyle w:val="Cmsor3"/>
      </w:pPr>
      <w:bookmarkStart w:id="171" w:name="_Toc197690062"/>
      <w:r>
        <w:lastRenderedPageBreak/>
        <w:t>Folyamatos megfigyelés és magánszféra a munkahelyen</w:t>
      </w:r>
      <w:bookmarkEnd w:id="171"/>
    </w:p>
    <w:p w:rsidR="00993A02" w:rsidRDefault="00FE752C">
      <w:pPr>
        <w:pStyle w:val="bekezdeselso"/>
      </w:pPr>
      <w:r>
        <w:t xml:space="preserve">Korábban a digitális platformoknál már szóltunk az adatvédelemről. A munkahelyi környezetben ennek külön vetülete, hogy a </w:t>
      </w:r>
      <w:r>
        <w:rPr>
          <w:rStyle w:val="Kiemels2"/>
          <w:b w:val="0"/>
        </w:rPr>
        <w:t>dolgozók megfigyelése</w:t>
      </w:r>
      <w:r>
        <w:t xml:space="preserve"> etikailag kényes terület. A gamifikációval a cégek sokszor indirekt módon valós idejű megfigyelő rendszereket vezetnek be, hiszen a játék pontozása, visszajelzése valós idejű teljesítményadatokra épül. Ez a dolgozóknak azt az üzenetet közvetítheti, hogy </w:t>
      </w:r>
      <w:r>
        <w:rPr>
          <w:rStyle w:val="Hangslyozs"/>
          <w:i w:val="0"/>
        </w:rPr>
        <w:t>minden mozdulatukat figyelik és értékelik</w:t>
      </w:r>
      <w:r>
        <w:t>.</w:t>
      </w:r>
    </w:p>
    <w:p w:rsidR="00993A02" w:rsidRDefault="00FE752C">
      <w:pPr>
        <w:pStyle w:val="bekezdestobbi"/>
      </w:pPr>
      <w:r>
        <w:t xml:space="preserve">Egyes dolgozók ezt invazívnak és stresszkeltőnek tarthatják, hiszen úgy érzik, nincs „menekvés”, minden szünet, minden lassabb pillanat azonnal meglátszik a pontjaikon. Például ha egy ügyfélszolgálatos nem vesz fel azonnal egy hívást, mert épp levegőt venne két hívás között, a rendszer ezt már pontlevonással „büntetheti”, amit a vezetőség is lát. Így a gamifikációs monitoring </w:t>
      </w:r>
      <w:r>
        <w:rPr>
          <w:rStyle w:val="Kiemels2"/>
          <w:b w:val="0"/>
        </w:rPr>
        <w:t>felőrölheti a bizalmat</w:t>
      </w:r>
      <w:r>
        <w:t xml:space="preserve"> a vezetők és beosztottak közt, és állandó nyugtalanságot kelt.</w:t>
      </w:r>
    </w:p>
    <w:p w:rsidR="00993A02" w:rsidRDefault="00FE752C">
      <w:pPr>
        <w:pStyle w:val="bekezdestobbi"/>
      </w:pPr>
      <w:r>
        <w:t xml:space="preserve">Magánszféra szempontból a dolgozók </w:t>
      </w:r>
      <w:r>
        <w:rPr>
          <w:rStyle w:val="Kiemels2"/>
          <w:b w:val="0"/>
        </w:rPr>
        <w:t>személyes teljesítményadatai</w:t>
      </w:r>
      <w:r>
        <w:t xml:space="preserve"> is kérdésesek, mennyire publikusak ezek az adatok a kollégák számára? Ki fér hozzá? A gamifikált rendszerek gyakran nyílt rangsorokkal operálnak, ami azt jelenti, hogy mindenki látja mindenki „eredményét”. Ez sértheti az egyén információs </w:t>
      </w:r>
      <w:r>
        <w:rPr>
          <w:rStyle w:val="Kiemels2"/>
          <w:b w:val="0"/>
        </w:rPr>
        <w:t>önrendelkezését</w:t>
      </w:r>
      <w:r>
        <w:t xml:space="preserve">, lehet, hogy valaki nem akarja a kollégák elé tárni a napi teljesítménykilengéseit, vagy hogy egy gyengébb hete nyilvános legyen az egész cég előtt. A japán vállalati kultúrában például épp ezért sok helyen ellenzik a nyílt rangsorokat – helyette privát visszajelzést adnak csak az illetőnek –, hogy elkerüljék a nyilvános megszégyenítést </w:t>
      </w:r>
      <w:r>
        <w:fldChar w:fldCharType="begin"/>
      </w:r>
      <w:r>
        <w:instrText>ADDIN ZOTERO_ITEM CSL_CITATION {"citationID":"Pg87DQvq","properties":{"formattedCitation":"(Barton, 2016)","plainCitation":"(Barton, 2016)","noteIndex":0},"citationItems":[{"id":1711,"uris":["http://zotero.org/users/9712023/items/F2Y2KRDS"],"itemData":{"id":1711,"type":"post-weblog","container-title":"BBC","title":"Why you don’t give praise in Japan","URL":"https://www.bbc.com/worklife/article/20160822-why-you-dont-give-praise-in-japan","author":[{"family":"Barton","given":"Eric"}],"issued":{"date-parts":[["2016"]]}}}],"schema":"https://github.com/citation-style-language/schema/raw/master/csl-citation.json"}</w:instrText>
      </w:r>
      <w:r>
        <w:fldChar w:fldCharType="separate"/>
      </w:r>
      <w:r>
        <w:t>(Barton, 2016)</w:t>
      </w:r>
      <w:r>
        <w:fldChar w:fldCharType="end"/>
      </w:r>
      <w:r>
        <w:t>.</w:t>
      </w:r>
    </w:p>
    <w:p w:rsidR="00993A02" w:rsidRDefault="00FE752C">
      <w:pPr>
        <w:pStyle w:val="Cmsor3"/>
      </w:pPr>
      <w:bookmarkStart w:id="172" w:name="_Toc197690063"/>
      <w:r>
        <w:t>Demotiváció és ellenállás a gamifikációval szemben</w:t>
      </w:r>
      <w:bookmarkEnd w:id="172"/>
    </w:p>
    <w:p w:rsidR="00993A02" w:rsidRDefault="00FE752C">
      <w:pPr>
        <w:pStyle w:val="bekezdeselso"/>
      </w:pPr>
      <w:r>
        <w:t xml:space="preserve">Érdekes módon a munkahelyi gamifikáció veszélye lehet maga a </w:t>
      </w:r>
      <w:r>
        <w:rPr>
          <w:rStyle w:val="Kiemels2"/>
          <w:b w:val="0"/>
        </w:rPr>
        <w:t>demotiváció is</w:t>
      </w:r>
      <w:r>
        <w:t xml:space="preserve">, ha a dolgozók </w:t>
      </w:r>
      <w:r>
        <w:rPr>
          <w:rStyle w:val="Kiemels2"/>
          <w:b w:val="0"/>
        </w:rPr>
        <w:t>átlátnak a „játékon”</w:t>
      </w:r>
      <w:r>
        <w:t xml:space="preserve"> és manipulatív kísérletként értékelik azt. Felnőtt, tapasztalt munkavállalók nem mindig fogadják lelkesedéssel, ha játékra akarják venni őket, előfordul, hogy gyerekesnek vagy méltóságon alulinak érzik a gamifikációs eszközöket. Ez különösen igaz, ha a játékot erőltetik, kötelezővé teszik. Ilyenkor </w:t>
      </w:r>
      <w:r>
        <w:rPr>
          <w:rStyle w:val="Hangslyozs"/>
          <w:i w:val="0"/>
        </w:rPr>
        <w:t>visszaüthet</w:t>
      </w:r>
      <w:r>
        <w:t xml:space="preserve"> a dolog, cinizmus, passzív ellenállás léphet fel. Néhány dolgozó nyíltan kimondhatja, hogy </w:t>
      </w:r>
      <w:r>
        <w:rPr>
          <w:i/>
        </w:rPr>
        <w:t>„Nekem ne adjatok csillagocskákat, adjatok fizetésemelést inkább</w:t>
      </w:r>
      <w:r>
        <w:t xml:space="preserve">” – és ezzel demoralizálhatja a többieket is </w:t>
      </w:r>
      <w:r>
        <w:fldChar w:fldCharType="begin"/>
      </w:r>
      <w:r>
        <w:instrText>ADDIN ZOTERO_ITEM CSL_CITATION {"citationID":"3djKh2jg","properties":{"formattedCitation":"(Gogoi, 2024)","plainCitation":"(Gogoi, 2024)","noteIndex":0},"citationItems":[{"id":1713,"uris":["http://zotero.org/users/9712023/items/XRNNMQ9W"],"itemData":{"id":1713,"type":"post-weblog","container-title":"Vantage Circle","title":"How to Use Gamification in the Workplace Effectively","URL":"https://www.vantagecircle.com/en/blog/gamification-in-the-workplace","author":[{"family":"Gogoi,","given":"Shikha Moni"}],"issued":{"date-parts":[["2024"]]}}}],"schema":"https://github.com/citation-style-language/schema/raw/master/csl-citation.json"}</w:instrText>
      </w:r>
      <w:r>
        <w:fldChar w:fldCharType="separate"/>
      </w:r>
      <w:r>
        <w:t>(Gogoi, 2024)</w:t>
      </w:r>
      <w:r>
        <w:fldChar w:fldCharType="end"/>
      </w:r>
      <w:r>
        <w:t>.</w:t>
      </w:r>
    </w:p>
    <w:p w:rsidR="00993A02" w:rsidRDefault="00FE752C">
      <w:pPr>
        <w:pStyle w:val="bekezdestobbi"/>
      </w:pPr>
      <w:r>
        <w:t xml:space="preserve">Egy 2019-es felmérés szerint </w:t>
      </w:r>
      <w:r>
        <w:fldChar w:fldCharType="begin"/>
      </w:r>
      <w:r>
        <w:instrText>ADDIN ZOTERO_ITEM CSL_CITATION {"citationID":"uQHsLD8V","properties":{"formattedCitation":"(Apostolopoulos, 2019)","plainCitation":"(Apostolopoulos, 2019)","noteIndex":0},"citationItems":[{"id":1712,"uris":["http://zotero.org/users/9712023/items/UBCYCWWD"],"itemData":{"id":1712,"type":"post-weblog","container-title":"Talent Lms","title":"The 2019 Gamification at Work Survey","URL":"https://www.talentlms.com/blog/gamification-survey-results/","author":[{"family":"Apostolopoulos","given":"Aris"}],"issued":{"date-parts":[["2019"]]}}}],"schema":"https://github.com/citation-style-language/schema/raw/master/csl-citation.json"}</w:instrText>
      </w:r>
      <w:r>
        <w:fldChar w:fldCharType="separate"/>
      </w:r>
      <w:r>
        <w:t>(Apostolopoulos, 2019)</w:t>
      </w:r>
      <w:r>
        <w:fldChar w:fldCharType="end"/>
      </w:r>
      <w:r>
        <w:t xml:space="preserve"> a megkérdezett alkalmazottak közül többen </w:t>
      </w:r>
      <w:r>
        <w:rPr>
          <w:rStyle w:val="Kiemels2"/>
          <w:b w:val="0"/>
        </w:rPr>
        <w:t>felesleges tehernek</w:t>
      </w:r>
      <w:r>
        <w:t xml:space="preserve"> érezték a gamifikációs programban való részvételt, és jobban szerettek volna a munkájuk lényegére koncentrálni játékos feladatok helyett. Ha a gamifikáció rosszul van bevezetve – például anélkül, hogy a dolgozók megértenék a célját, vagy bevonnák őket a kialakításába –, akkor könnyen </w:t>
      </w:r>
      <w:r>
        <w:rPr>
          <w:rStyle w:val="Kiemels2"/>
          <w:b w:val="0"/>
        </w:rPr>
        <w:t>alááshatja a morált</w:t>
      </w:r>
      <w:r>
        <w:t xml:space="preserve"> és </w:t>
      </w:r>
      <w:r>
        <w:rPr>
          <w:rStyle w:val="Kiemels2"/>
          <w:b w:val="0"/>
        </w:rPr>
        <w:t>motivációs deficitet</w:t>
      </w:r>
      <w:r>
        <w:t xml:space="preserve"> okozhat. Vagyis paradox módon az történik, hogy a szándékolt motivációnövekedés helyett csökkenés áll be, mert a munkavállalók elutasítják a „művi” ösztönzőket.</w:t>
      </w:r>
    </w:p>
    <w:p w:rsidR="00993A02" w:rsidRDefault="00993A02">
      <w:pPr>
        <w:pStyle w:val="bekezdeselso"/>
        <w:rPr>
          <w:rStyle w:val="Kiemels2"/>
        </w:rPr>
      </w:pPr>
    </w:p>
    <w:p w:rsidR="00993A02" w:rsidRDefault="00FE752C">
      <w:pPr>
        <w:pStyle w:val="bekezdeselso"/>
      </w:pPr>
      <w:r>
        <w:t xml:space="preserve">A munkahelyi gamifikáció veszélyei elsősorban az </w:t>
      </w:r>
      <w:r>
        <w:rPr>
          <w:rStyle w:val="Hangslyozs"/>
          <w:i w:val="0"/>
        </w:rPr>
        <w:t>emberi erőforrásra</w:t>
      </w:r>
      <w:r>
        <w:t xml:space="preserve"> gyakorolt hatásban jelentkeznek: a túlzott verseny és transzparencia stresszt és konfliktust szülhet, a jutalom nélküli többletmunkára ösztönzés felveti a kizsákmányolás problémáját, a csapatdinamika pedig </w:t>
      </w:r>
      <w:r>
        <w:lastRenderedPageBreak/>
        <w:t>sérülhet. A gamifikációval kapcsolatos etikai dilemmák közül kiemelt jelentőséggel bír a beleegyezés és a méltányosság kérdése. Amennyiben a munkavállalók azt érzékelik, hogy a játékosított rendszerek az ő bevonásukkal és érdekeik figyelembevételével kerültek kialakításra, az jelentősen növeli az elfogadottságukat. Ezzel szemben a felelőtlenül vagy egyeztetés nélkül alkalmazott gamifikációs megoldások kockázatot jelenthetnek a munkavállalói jóllétre, és hosszú távon alááshatják a szervezeti bizalmat.</w:t>
      </w:r>
    </w:p>
    <w:p w:rsidR="00993A02" w:rsidRDefault="00FE752C">
      <w:pPr>
        <w:pStyle w:val="Cmsor2"/>
      </w:pPr>
      <w:bookmarkStart w:id="173" w:name="_Toc197690064"/>
      <w:r>
        <w:t>A gamifikáció veszélyei az egészségügyben és életmód-alkalmazásokban</w:t>
      </w:r>
      <w:bookmarkEnd w:id="173"/>
    </w:p>
    <w:p w:rsidR="00993A02" w:rsidRDefault="00FE752C">
      <w:pPr>
        <w:pStyle w:val="bekezdeselso"/>
      </w:pPr>
      <w:r>
        <w:t xml:space="preserve">Az egészségmegőrzés és életmód területén a gamifikáció különösen népszerű az utóbbi években. Számos alkalmazás buzdít játékos formában </w:t>
      </w:r>
      <w:r>
        <w:rPr>
          <w:rStyle w:val="Kiemels2"/>
          <w:b w:val="0"/>
        </w:rPr>
        <w:t>többletmozgásra, diétás célok elérésére, terápiás gyakorlatok végzésére</w:t>
      </w:r>
      <w:r>
        <w:t xml:space="preserve">, vagy éppen a mindennapi rutinok, például fogmosás, vízivás, gyógyszerszedés betartására. A koncepció ígéretes: ha játékosan motiváljuk az embereket, könnyebben alakítanak ki egészséges szokásokat. Ugyanakkor az </w:t>
      </w:r>
      <w:r>
        <w:rPr>
          <w:rStyle w:val="Hangslyozs"/>
          <w:i w:val="0"/>
        </w:rPr>
        <w:t>érzékeny, személyes</w:t>
      </w:r>
      <w:r>
        <w:t xml:space="preserve"> terület (testkép, egészség, pszichés állapot) miatt a gamifikáció itt is rejt veszélyeket. Ráadásul az egészségügyi alkalmazások gyakran mélyen behatolnak a felhasználó </w:t>
      </w:r>
      <w:r>
        <w:rPr>
          <w:rStyle w:val="Kiemels2"/>
          <w:b w:val="0"/>
        </w:rPr>
        <w:t>életébe és adataiba</w:t>
      </w:r>
      <w:r>
        <w:t>, ami fokozott felelősséget ró a tervezőkre. Lássuk a főbb rizikókat:</w:t>
      </w:r>
    </w:p>
    <w:p w:rsidR="00993A02" w:rsidRDefault="00FE752C">
      <w:pPr>
        <w:pStyle w:val="felsorols"/>
        <w:spacing w:before="280"/>
        <w:ind w:left="1077" w:hanging="360"/>
      </w:pPr>
      <w:r>
        <w:t>Testképzavarok és önértékelési problémák a folyamatos összehasonlítás miatt.</w:t>
      </w:r>
    </w:p>
    <w:p w:rsidR="00993A02" w:rsidRDefault="00FE752C">
      <w:pPr>
        <w:pStyle w:val="felsorols"/>
        <w:spacing w:before="0"/>
        <w:ind w:left="1077" w:hanging="360"/>
      </w:pPr>
      <w:r>
        <w:t>Szorongás és bűntudat a célok elmaradásakor, például megszakad a széria.</w:t>
      </w:r>
    </w:p>
    <w:p w:rsidR="00993A02" w:rsidRDefault="00FE752C">
      <w:pPr>
        <w:pStyle w:val="felsorols"/>
        <w:spacing w:before="0"/>
        <w:ind w:left="1077" w:hanging="360"/>
      </w:pPr>
      <w:r>
        <w:t>Túlzott edzés vagy egészségügyi kockázat vállalása a játék kedvéért.</w:t>
      </w:r>
    </w:p>
    <w:p w:rsidR="00993A02" w:rsidRDefault="00FE752C">
      <w:pPr>
        <w:pStyle w:val="felsorols"/>
        <w:spacing w:before="0"/>
        <w:ind w:left="1077" w:hanging="360"/>
      </w:pPr>
      <w:r>
        <w:t>Adatvédelmi és bizalmi kérdések, érzékeny egészségügyi adatok gyűjtése és megosztása.</w:t>
      </w:r>
    </w:p>
    <w:p w:rsidR="00993A02" w:rsidRDefault="00FE752C">
      <w:pPr>
        <w:pStyle w:val="felsorols"/>
        <w:spacing w:before="0" w:after="280"/>
        <w:ind w:left="1077" w:hanging="360"/>
      </w:pPr>
      <w:r>
        <w:t>Kiégés, gamifikációs kifáradás, a felhasználó ráun vagy kimerül a folyamatos önmérő játékban.</w:t>
      </w:r>
    </w:p>
    <w:p w:rsidR="00993A02" w:rsidRDefault="00FE752C">
      <w:pPr>
        <w:pStyle w:val="Cmsor3"/>
      </w:pPr>
      <w:bookmarkStart w:id="174" w:name="_Toc197690065"/>
      <w:r>
        <w:t>Testképzavarok, evési rendellenességek kockázata</w:t>
      </w:r>
      <w:bookmarkEnd w:id="174"/>
    </w:p>
    <w:p w:rsidR="00993A02" w:rsidRDefault="00FE752C">
      <w:pPr>
        <w:pStyle w:val="bekezdeselso"/>
      </w:pPr>
      <w:r>
        <w:t xml:space="preserve">Az életmódra ható gamifikáció egyik váratlan mellékhatása lehet a </w:t>
      </w:r>
      <w:r>
        <w:rPr>
          <w:rStyle w:val="Kiemels2"/>
          <w:b w:val="0"/>
        </w:rPr>
        <w:t>testkép- és étkezési zavarok</w:t>
      </w:r>
      <w:r>
        <w:rPr>
          <w:b/>
        </w:rPr>
        <w:t xml:space="preserve"> </w:t>
      </w:r>
      <w:r>
        <w:t xml:space="preserve">kialakulásának elősegítése bizonyos felhasználóknál. Különösen a </w:t>
      </w:r>
      <w:r>
        <w:rPr>
          <w:rStyle w:val="Kiemels2"/>
          <w:b w:val="0"/>
        </w:rPr>
        <w:t>diéta és fitnesz appok</w:t>
      </w:r>
      <w:r>
        <w:t xml:space="preserve"> esetén figyeltek meg ilyet. Ezen alkalmazások tipikusan pontrendszerrel, jutalmakkal ösztönöznek kalóriaszámlálásra, edzésre, fogyásra. A probléma akkor jelentkezik, amikor a felhasználó túlzott mértékben a játékosított rendszer visszajelzéseire hagyatkozik, és a megszerzett pontokat és jutalmakat tekinti a teljesítmény kizárólagos mércéjének, miközben figyelmen kívül hagyja saját testének és állapotának természetes jelzéseit.</w:t>
      </w:r>
    </w:p>
    <w:p w:rsidR="00993A02" w:rsidRDefault="00FE752C">
      <w:pPr>
        <w:pStyle w:val="bekezdestobbi"/>
      </w:pPr>
      <w:r>
        <w:t xml:space="preserve">Egy friss, 38 tanulmányt összegző szisztematikus áttekintés </w:t>
      </w:r>
      <w:r>
        <w:fldChar w:fldCharType="begin"/>
      </w:r>
      <w:r>
        <w:instrText>ADDIN ZOTERO_ITEM CSL_CITATION {"citationID":"2DURRJKH","properties":{"formattedCitation":"(Anderberg \\uc0\\u233{}s mtsai., 2025)","plainCitation":"(Anderberg és mtsai., 2025)","noteIndex":0},"citationItems":[{"id":1714,"uris":["http://zotero.org/users/9712023/items/ICEDF8WT"],"itemData":{"id":1714,"type":"article-journal","container-title":"Body Image","DOI":"10.1016/j.bodyim.2024.101836","ISSN":"17401445","journalAbbreviation":"Body Image","language":"en","page":"101836","source":"DOI.org (Crossref)","title":"The link between the use of diet and fitness monitoring apps, body image and disordered eating symptomology: A systematic review","title-short":"The link between the use of diet and fitness monitoring apps, body image and disordered eating symptomology","volume":"52","author":[{"family":"Anderberg","given":"Isabella"},{"family":"Kemps","given":"Eva"},{"family":"Prichard","given":"Ivanka"}],"issued":{"date-parts":[["2025",3]]}}}],"schema":"https://github.com/citation-style-language/schema/raw/master/csl-citation.json"}</w:instrText>
      </w:r>
      <w:r>
        <w:fldChar w:fldCharType="separate"/>
      </w:r>
      <w:r>
        <w:rPr>
          <w:rFonts w:cs="Times New Roman"/>
          <w:szCs w:val="24"/>
        </w:rPr>
        <w:t>(Anderberg és mtsai., 2025)</w:t>
      </w:r>
      <w:r>
        <w:fldChar w:fldCharType="end"/>
      </w:r>
      <w:r>
        <w:t xml:space="preserve"> arra hívta fel a figyelmet, hogy a diéta- és fitneszmonitorozó appok használata </w:t>
      </w:r>
      <w:r>
        <w:rPr>
          <w:rStyle w:val="Kiemels2"/>
          <w:b w:val="0"/>
        </w:rPr>
        <w:t>összefüggést mutathat a kóros evési szokásokkal és a testkép miatti aggodalmakkal</w:t>
      </w:r>
      <w:r>
        <w:t>, különösen fiatal felnőtteknél. A gamifikációs elemek – például napi kalórialimit tartása streak formájában, vagy súlycsökken</w:t>
      </w:r>
      <w:ins w:id="175" w:author="Abari Kálmán (EXT)" w:date="2025-06-19T13:06:00Z">
        <w:r w:rsidR="00D32EB6">
          <w:t>t</w:t>
        </w:r>
      </w:ins>
      <w:r>
        <w:t xml:space="preserve">ési „küldetések” – nem várt nyomást generálhatnak. A felhasználóban kialakul a </w:t>
      </w:r>
      <w:r>
        <w:rPr>
          <w:rStyle w:val="Kiemels2"/>
          <w:b w:val="0"/>
        </w:rPr>
        <w:t>kényszer</w:t>
      </w:r>
      <w:r>
        <w:t xml:space="preserve"> a cél teljesítésére, és ha nem sikerül, </w:t>
      </w:r>
      <w:r>
        <w:rPr>
          <w:rStyle w:val="Kiemels2"/>
          <w:b w:val="0"/>
        </w:rPr>
        <w:t>bűntudat</w:t>
      </w:r>
      <w:r>
        <w:t xml:space="preserve">ot érez. </w:t>
      </w:r>
      <w:r>
        <w:rPr>
          <w:rStyle w:val="Hangslyozs"/>
        </w:rPr>
        <w:t xml:space="preserve">"A fitnesz appok nyomást kelthetnek a célok teljesítésére, aggodalmat a testkép kapcsán, és bűntudatot, ha a célok nem </w:t>
      </w:r>
      <w:r>
        <w:rPr>
          <w:rStyle w:val="Hangslyozs"/>
        </w:rPr>
        <w:lastRenderedPageBreak/>
        <w:t>teljesülnek"</w:t>
      </w:r>
      <w:r>
        <w:t xml:space="preserve"> – foglalja össze a jelenséget Anderberg és kollégái tanulmánya. Ez a bűntudat és szorongás pedig </w:t>
      </w:r>
      <w:r>
        <w:rPr>
          <w:rStyle w:val="Kiemels2"/>
          <w:b w:val="0"/>
        </w:rPr>
        <w:t>kedvezőtlen pszichés spirálhoz</w:t>
      </w:r>
      <w:r>
        <w:t xml:space="preserve"> vezethet, az illető vagy túlzásba viszi a testmozgást és diétát, mert annyira ragaszkodik a játékbeli célhoz, vagy teljesen elfordul tőle, de közben kudarcként éli meg.</w:t>
      </w:r>
    </w:p>
    <w:p w:rsidR="00993A02" w:rsidRDefault="00FE752C">
      <w:pPr>
        <w:pStyle w:val="bekezdestobbi"/>
      </w:pPr>
      <w:r>
        <w:t xml:space="preserve">Az empirikus adatok utalnak arra is, hogy akik hajlamosak az </w:t>
      </w:r>
      <w:r>
        <w:rPr>
          <w:rStyle w:val="Kiemels2"/>
          <w:b w:val="0"/>
        </w:rPr>
        <w:t>ortorexiára</w:t>
      </w:r>
      <w:r>
        <w:t xml:space="preserve"> (kóros egészségesség-mánia) vagy a </w:t>
      </w:r>
      <w:r>
        <w:rPr>
          <w:rStyle w:val="Kiemels2"/>
          <w:b w:val="0"/>
        </w:rPr>
        <w:t>kényszeres edzésre</w:t>
      </w:r>
      <w:r>
        <w:t>, azokat a gamifikáció még inkább extrém viselkedésre sarkallhatja. Például egy lépésszámláló versenyben résztvevő felhasználó a nap végén még elmegy egy extra, erőltetett sétára késő este, csakhogy meglegyen a napi 20 ezer lépés és megtarthassa a ranglistavezető pozíciót, még akkor is, ha a teste pihenésre intené is. Hosszú távon az ilyen túlterhelések sérülésekhez, kimerültséghez vezethetnek.</w:t>
      </w:r>
    </w:p>
    <w:p w:rsidR="00993A02" w:rsidRDefault="00FE752C">
      <w:pPr>
        <w:pStyle w:val="bekezdestobbi"/>
      </w:pPr>
      <w:r>
        <w:t xml:space="preserve">Másik aspektus a </w:t>
      </w:r>
      <w:r>
        <w:rPr>
          <w:rStyle w:val="Kiemels2"/>
          <w:b w:val="0"/>
        </w:rPr>
        <w:t>szociális összehasonlítás</w:t>
      </w:r>
      <w:r>
        <w:t xml:space="preserve"> problémája. Sok egészségapplikáció tartalmaz közösségi funkciókat, így látjuk ismerőseink eredményeit, érmeket osztunk meg a fogyásról. Ez azonban ahhoz vezethet, hogy az emberek a saját testüket és teljesítményüket folyamatosan másokéhoz mérik, ami a testkép torzulását okozhatja, és elégedetlenséghez vezet. Ha azt látom, hogy a barátom avatárja karcsúbb vagy több „fitneszpontja” van, könnyen kialakulhat bennem negatív testkép vagy irigység, hiába különbözőek a körülményeink. </w:t>
      </w:r>
      <w:r>
        <w:rPr>
          <w:rStyle w:val="Kiemels2"/>
          <w:b w:val="0"/>
        </w:rPr>
        <w:t xml:space="preserve">Anderberg és mtsai. </w:t>
      </w:r>
      <w:r>
        <w:fldChar w:fldCharType="begin"/>
      </w:r>
      <w:r>
        <w:rPr>
          <w:rStyle w:val="Kiemels2"/>
          <w:b w:val="0"/>
        </w:rPr>
        <w:instrText>ADDIN ZOTERO_ITEM CSL_CITATION {"citationID":"RPprEFWI","properties":{"formattedCitation":"(2025)","plainCitation":"(2025)","noteIndex":0},"citationItems":[{"id":1714,"uris":["http://zotero.org/users/9712023/items/ICEDF8WT"],"itemData":{"id":1714,"type":"article-journal","container-title":"Body Image","DOI":"10.1016/j.bodyim.2024.101836","ISSN":"17401445","journalAbbreviation":"Body Image","language":"en","page":"101836","source":"DOI.org (Crossref)","title":"The link between the use of diet and fitness monitoring apps, body image and disordered eating symptomology: A systematic review","title-short":"The link between the use of diet and fitness monitoring apps, body image and disordered eating symptomology","volume":"52","author":[{"family":"Anderberg","given":"Isabella"},{"family":"Kemps","given":"Eva"},{"family":"Prichard","given":"Ivanka"}],"issued":{"date-parts":[["2025",3]]}},"suppress-author":true}],"schema":"https://github.com/citation-style-language/schema/raw/master/csl-citation.json"}</w:instrText>
      </w:r>
      <w:r>
        <w:rPr>
          <w:rStyle w:val="Kiemels2"/>
          <w:b w:val="0"/>
        </w:rPr>
        <w:fldChar w:fldCharType="separate"/>
      </w:r>
      <w:r>
        <w:t>(2025)</w:t>
      </w:r>
      <w:r>
        <w:rPr>
          <w:rStyle w:val="Kiemels2"/>
          <w:b w:val="0"/>
        </w:rPr>
        <w:fldChar w:fldCharType="end"/>
      </w:r>
      <w:r>
        <w:rPr>
          <w:rStyle w:val="Kiemels2"/>
          <w:b w:val="0"/>
        </w:rPr>
        <w:t xml:space="preserve"> </w:t>
      </w:r>
      <w:r>
        <w:t xml:space="preserve">tanulmánya is hangsúlyozza, bár ezek az appok sok embernek segítenek, </w:t>
      </w:r>
      <w:r>
        <w:rPr>
          <w:rStyle w:val="Hangslyozs"/>
          <w:i w:val="0"/>
        </w:rPr>
        <w:t>létezik egy finom határ aközött, hogy motiváló vagy káros módon használják őket</w:t>
      </w:r>
      <w:r>
        <w:rPr>
          <w:i/>
        </w:rPr>
        <w:t>.</w:t>
      </w:r>
      <w:r>
        <w:t xml:space="preserve"> A sebezhető csoportok, mint a fiatal nők vagy a testképzavarral küzdők esetében a gamifikáció katalizálhatja a problémát.</w:t>
      </w:r>
    </w:p>
    <w:p w:rsidR="00993A02" w:rsidRDefault="00FE752C">
      <w:pPr>
        <w:pStyle w:val="Cmsor3"/>
      </w:pPr>
      <w:bookmarkStart w:id="176" w:name="_Toc197690066"/>
      <w:r>
        <w:t>Szorongás, bűntudat és gamifikációs kimerülés</w:t>
      </w:r>
      <w:bookmarkEnd w:id="176"/>
    </w:p>
    <w:p w:rsidR="00993A02" w:rsidRDefault="00FE752C">
      <w:pPr>
        <w:pStyle w:val="bekezdeselso"/>
      </w:pPr>
      <w:r>
        <w:t xml:space="preserve">Az egészségügyi gamifikáció másik pszichés hatása a már említett </w:t>
      </w:r>
      <w:r>
        <w:rPr>
          <w:rStyle w:val="Kiemels2"/>
          <w:b w:val="0"/>
        </w:rPr>
        <w:t>szorongás</w:t>
      </w:r>
      <w:r>
        <w:t xml:space="preserve">. Ha valaki nem tud tartani egy ütemet – mondjuk megszakad egy több hetes követési sorozata (streak) egy betegség vagy utazás miatt –, gyakran irreálisan erős kudarcélményt él át. Több felhasználó beszámolt róla, hogy mikor elvesztette a hosszú streakjét (legyen az meditációs appban vagy futó appban), olyan érzése volt, mintha „lenullázódott” volna az addigi erőfeszítése, és emiatt </w:t>
      </w:r>
      <w:r>
        <w:rPr>
          <w:rStyle w:val="Kiemels2"/>
          <w:b w:val="0"/>
        </w:rPr>
        <w:t>szorongott vagy haragudott magára</w:t>
      </w:r>
      <w:r>
        <w:t xml:space="preserve">. Paradox módon pont az az eszköz kelt benne stresszt, amely a stresszoldást hivatott szolgálni, például egy meditációs alkalmazás. Erre reagálva néhány applikáció fejlesztője finomított is a rendszerein. A Headspace meditációs applikáció egy időben elrejtette a túl hangsúlyos meditációs sorozatszámlálót, mert felhasználói visszajelzések szerint sokakat frusztrált, ha megszakadt </w:t>
      </w:r>
      <w:r>
        <w:fldChar w:fldCharType="begin"/>
      </w:r>
      <w:r>
        <w:instrText>ADDIN ZOTERO_ITEM CSL_CITATION {"citationID":"t2LwbIuM","properties":{"formattedCitation":"(Arora &amp; Razavian, 2021)","plainCitation":"(Arora &amp; Razavian, 2021)","noteIndex":0},"citationItems":[{"id":1702,"uris":["http://zotero.org/users/9712023/items/TVF6ZLLK"],"itemData":{"id":1702,"type":"article-journal","abstract":"The use of game-like elements is become increasingly popular in the context of fitness and health apps. While such “gamified” apps hold great potential in motivating people to improve their health, they also come with a “darker side”. Recent work suggests that these gamified health apps raise a number of ethical challenges that, if left unaddressed, are not only morally problematic but also have adverse effects on user health and engagement with the apps. However, studies highlighting the ethical challenges of gamification have also met with criticism, indicating that they fall short of providing guidance to practitioners. In avoiding this mistake, this paper seeks to advance the goal of facilitating a practice-relevant guide for designers of gamified health apps to address ethical issues raised by use of such apps. More specifically, the paper seeks to achieve two major aims: (a) to propose a revised practice-relevant theoretical framework that outlines the responsibilities of the designers of gamified health apps, and (b) to provide a landscape of the various ethical issues related to gamified health apps based on a systematic literature review of the empirical literature investigating adverse effects of such apps.","container-title":"International Journal of Environmental Research and Public Health","DOI":"10.3390/ijerph182111052","ISSN":"1660-4601","issue":"21","journalAbbreviation":"IJERPH","language":"en","license":"https://creativecommons.org/licenses/by/4.0/","page":"11052","source":"DOI.org (Crossref)","title":"Ethics of Gamification in Health and Fitness-Tracking","volume":"18","author":[{"family":"Arora","given":"Chirag"},{"family":"Razavian","given":"Maryam"}],"issued":{"date-parts":[["2021",10,21]]}}}],"schema":"https://github.com/citation-style-language/schema/raw/master/csl-citation.json"}</w:instrText>
      </w:r>
      <w:r>
        <w:fldChar w:fldCharType="separate"/>
      </w:r>
      <w:r>
        <w:t>(Arora &amp; Razavian, 2021)</w:t>
      </w:r>
      <w:r>
        <w:fldChar w:fldCharType="end"/>
      </w:r>
      <w:r>
        <w:t>.</w:t>
      </w:r>
    </w:p>
    <w:p w:rsidR="00993A02" w:rsidRDefault="00FE752C">
      <w:pPr>
        <w:pStyle w:val="bekezdestobbi"/>
      </w:pPr>
      <w:r>
        <w:rPr>
          <w:rStyle w:val="Kiemels2"/>
          <w:b w:val="0"/>
        </w:rPr>
        <w:t xml:space="preserve">Arora és Razavian </w:t>
      </w:r>
      <w:r>
        <w:fldChar w:fldCharType="begin"/>
      </w:r>
      <w:r>
        <w:rPr>
          <w:rStyle w:val="Kiemels2"/>
          <w:b w:val="0"/>
        </w:rPr>
        <w:instrText>ADDIN ZOTERO_ITEM CSL_CITATION {"citationID":"Vn3KG2hH","properties":{"formattedCitation":"(2021)","plainCitation":"(2021)","noteIndex":0},"citationItems":[{"id":1702,"uris":["http://zotero.org/users/9712023/items/TVF6ZLLK"],"itemData":{"id":1702,"type":"article-journal","abstract":"The use of game-like elements is become increasingly popular in the context of fitness and health apps. While such “gamified” apps hold great potential in motivating people to improve their health, they also come with a “darker side”. Recent work suggests that these gamified health apps raise a number of ethical challenges that, if left unaddressed, are not only morally problematic but also have adverse effects on user health and engagement with the apps. However, studies highlighting the ethical challenges of gamification have also met with criticism, indicating that they fall short of providing guidance to practitioners. In avoiding this mistake, this paper seeks to advance the goal of facilitating a practice-relevant guide for designers of gamified health apps to address ethical issues raised by use of such apps. More specifically, the paper seeks to achieve two major aims: (a) to propose a revised practice-relevant theoretical framework that outlines the responsibilities of the designers of gamified health apps, and (b) to provide a landscape of the various ethical issues related to gamified health apps based on a systematic literature review of the empirical literature investigating adverse effects of such apps.","container-title":"International Journal of Environmental Research and Public Health","DOI":"10.3390/ijerph182111052","ISSN":"1660-4601","issue":"21","journalAbbreviation":"IJERPH","language":"en","license":"https://creativecommons.org/licenses/by/4.0/","page":"11052","source":"DOI.org (Crossref)","title":"Ethics of Gamification in Health and Fitness-Tracking","volume":"18","author":[{"family":"Arora","given":"Chirag"},{"family":"Razavian","given":"Maryam"}],"issued":{"date-parts":[["2021",10,21]]}},"suppress-author":true}],"schema":"https://github.com/citation-style-language/schema/raw/master/csl-citation.json"}</w:instrText>
      </w:r>
      <w:r>
        <w:rPr>
          <w:rStyle w:val="Kiemels2"/>
          <w:b w:val="0"/>
        </w:rPr>
        <w:fldChar w:fldCharType="separate"/>
      </w:r>
      <w:r>
        <w:t>(2021)</w:t>
      </w:r>
      <w:r>
        <w:rPr>
          <w:rStyle w:val="Kiemels2"/>
          <w:b w:val="0"/>
        </w:rPr>
        <w:fldChar w:fldCharType="end"/>
      </w:r>
      <w:r>
        <w:t xml:space="preserve"> kutatása dokumentált olyan extrém eseteket is, ahol a felhasználók </w:t>
      </w:r>
      <w:r>
        <w:rPr>
          <w:rStyle w:val="Hangslyozs"/>
          <w:i w:val="0"/>
        </w:rPr>
        <w:t>„szélsőséges érzelmi állapotokat”</w:t>
      </w:r>
      <w:r>
        <w:t xml:space="preserve"> éltek meg egy-egy gamifikált egészségapplikáció használata során: volt, aki </w:t>
      </w:r>
      <w:r>
        <w:rPr>
          <w:rStyle w:val="Kiemels2"/>
          <w:b w:val="0"/>
        </w:rPr>
        <w:t>haragot érzett</w:t>
      </w:r>
      <w:r>
        <w:t xml:space="preserve"> a programmal szemben, amikor lemaradt a versenyben, más pedig </w:t>
      </w:r>
      <w:r>
        <w:rPr>
          <w:rStyle w:val="Kiemels2"/>
          <w:b w:val="0"/>
        </w:rPr>
        <w:t>szorongott</w:t>
      </w:r>
      <w:r>
        <w:t>, ha azt gyanította, hogy csalnak a többiek és ezért előzik meg. Ilyen negatív érzelmek nemkívánatosak, hiszen az egészségjavító alkalmazások pont az ellenkezőjét szeretnék elérni, örömérzetet és kompetenciaérzést.</w:t>
      </w:r>
    </w:p>
    <w:p w:rsidR="00993A02" w:rsidRDefault="00FE752C">
      <w:pPr>
        <w:pStyle w:val="bekezdestobbi"/>
      </w:pPr>
      <w:r>
        <w:t xml:space="preserve">A folyamatos motivációs nyomás és önmonitorozás végül a gamifikációs kimerülés jelenséghez vezethet, ami lényegében a felhasználó </w:t>
      </w:r>
      <w:r>
        <w:rPr>
          <w:rStyle w:val="Hangslyozs"/>
          <w:i w:val="0"/>
        </w:rPr>
        <w:t xml:space="preserve">kiégése a játékosított rendszerből </w:t>
      </w:r>
      <w:r>
        <w:fldChar w:fldCharType="begin"/>
      </w:r>
      <w:r>
        <w:rPr>
          <w:rStyle w:val="Hangslyozs"/>
          <w:i w:val="0"/>
        </w:rPr>
        <w:instrText>ADDIN ZOTERO_ITEM CSL_CITATION {"citationID":"2Or6cAGl","properties":{"formattedCitation":"(Yang \\uc0\\u233{}s mtsai., 2024)","plainCitation":"(Yang és mtsai., 2024)","noteIndex":0},"citationItems":[{"id":1715,"uris":["http://zotero.org/users/9712023/items/ZIZDW78N"],"itemData":{"id":1715,"type":"article-journal","container-title":"Electronic Commerce Research and Applications","DOI":"10.1016/j.elerap.2024.101369","ISSN":"15674223","journalAbbreviation":"Electronic Commerce Research and Applications","language":"en","page":"101369","source":"DOI.org (Crossref)","title":"Understanding the failing of social gamification: A perspective of user fatigue","title-short":"Understanding the failing of social gamification","volume":"64","author":[{"family":"Yang","given":"Hualong"},{"family":"Wang","given":"Le"},{"family":"Hu","given":"Zhibin"},{"family":"Li","given":"Dan"}],"issued":{"date-parts":[["2024",3]]}}}],"schema":"https://github.com/citation-style-language/schema/raw/master/csl-citation.json"}</w:instrText>
      </w:r>
      <w:r>
        <w:rPr>
          <w:rStyle w:val="Hangslyozs"/>
          <w:i w:val="0"/>
        </w:rPr>
        <w:fldChar w:fldCharType="separate"/>
      </w:r>
      <w:r>
        <w:rPr>
          <w:rFonts w:cs="Times New Roman"/>
          <w:szCs w:val="24"/>
        </w:rPr>
        <w:t>(Yang és mtsai., 2024)</w:t>
      </w:r>
      <w:r>
        <w:rPr>
          <w:rStyle w:val="Hangslyozs"/>
          <w:i w:val="0"/>
        </w:rPr>
        <w:fldChar w:fldCharType="end"/>
      </w:r>
      <w:r>
        <w:t xml:space="preserve">. Eleinte lelkes, naponta logolja az adatokat, örül a jelvényeknek, de egy idő után </w:t>
      </w:r>
      <w:r>
        <w:lastRenderedPageBreak/>
        <w:t xml:space="preserve">elfárad abban, hogy mindig megfeleljen a kihívásoknak, és elege lesz a „játékmesterből”, aki folyton utasítgat, még ha kedvesen is. Ilyenkor az illető hajlamos </w:t>
      </w:r>
      <w:r>
        <w:rPr>
          <w:rStyle w:val="Kiemels2"/>
          <w:b w:val="0"/>
        </w:rPr>
        <w:t>abbahagyni nem csak a játékot, de magát az egészségtevékenységet is</w:t>
      </w:r>
      <w:r>
        <w:t xml:space="preserve">, amihez a játék kapcsolódott. Például, ha valaki hónapokig futott egy applikáció hatására, de kiég, akkor nem csak az alkalmazást törli le, hanem futni se jár többé, mert az egész élmény </w:t>
      </w:r>
      <w:ins w:id="177" w:author="Abari Kálmán (EXT)" w:date="2025-06-19T13:11:00Z">
        <w:r w:rsidR="002154DA">
          <w:t>negatívvá vált számára</w:t>
        </w:r>
      </w:ins>
      <w:del w:id="178" w:author="Abari Kálmán (EXT)" w:date="2025-06-19T13:11:00Z">
        <w:r w:rsidDel="002154DA">
          <w:delText>keserű utóízzel tá</w:delText>
        </w:r>
      </w:del>
      <w:del w:id="179" w:author="Abari Kálmán (EXT)" w:date="2025-06-19T13:12:00Z">
        <w:r w:rsidDel="002154DA">
          <w:delText>rsult</w:delText>
        </w:r>
      </w:del>
      <w:del w:id="180" w:author="Abari Kálmán (EXT)" w:date="2025-06-19T13:11:00Z">
        <w:r w:rsidDel="002154DA">
          <w:delText xml:space="preserve"> neki a végén</w:delText>
        </w:r>
      </w:del>
      <w:r>
        <w:t>.</w:t>
      </w:r>
    </w:p>
    <w:p w:rsidR="00993A02" w:rsidRDefault="00FE752C">
      <w:pPr>
        <w:pStyle w:val="Cmsor3"/>
      </w:pPr>
      <w:bookmarkStart w:id="181" w:name="_Toc197690067"/>
      <w:r>
        <w:t>Adatbiztonság és etikai dilemmák</w:t>
      </w:r>
      <w:bookmarkEnd w:id="181"/>
    </w:p>
    <w:p w:rsidR="00993A02" w:rsidRDefault="00FE752C">
      <w:pPr>
        <w:pStyle w:val="bekezdeselso"/>
      </w:pPr>
      <w:r>
        <w:t xml:space="preserve">Az egészségügyi és életmód applikációk különösen érzékeny adatokat gyűjtenek: testsúly, étrend, alvás, pulzus, vércukorszint, gyógyszerbevétel. A gamifikáció pedig arra ösztönzi a felhasználót, hogy </w:t>
      </w:r>
      <w:r>
        <w:rPr>
          <w:rStyle w:val="Kiemels2"/>
          <w:b w:val="0"/>
        </w:rPr>
        <w:t>minél több adatot szolgáltasson</w:t>
      </w:r>
      <w:r>
        <w:t xml:space="preserve">, hiszen azért jár a jutalom, ha mindent mérünk és beviszünk. Így nagyon részletes képet kaphat a szolgáltató a felhasználó életmódjáról. Ennek az adatvagyonnak a védelme és etikus kezelése óriási felelősség. Az adatvédelmi incidensek itt nem csak anyagi vagy marketing jellegű károkat okozhatnak, hanem </w:t>
      </w:r>
      <w:r>
        <w:rPr>
          <w:rStyle w:val="Kiemels2"/>
          <w:b w:val="0"/>
        </w:rPr>
        <w:t>személyes tragédiákhoz</w:t>
      </w:r>
      <w:r>
        <w:t xml:space="preserve"> is vezethetnek, például ha kiderül valakiről egy betegség vagy ha biztosítóhoz jutnak adatok és emelik a díjait.</w:t>
      </w:r>
    </w:p>
    <w:p w:rsidR="00993A02" w:rsidRDefault="00FE752C">
      <w:pPr>
        <w:pStyle w:val="bekezdestobbi"/>
      </w:pPr>
      <w:r>
        <w:t xml:space="preserve">Etikailag az is kérdés, mennyire </w:t>
      </w:r>
      <w:r>
        <w:rPr>
          <w:rStyle w:val="Hangslyozs"/>
          <w:i w:val="0"/>
        </w:rPr>
        <w:t>orvosolható</w:t>
      </w:r>
      <w:r>
        <w:t xml:space="preserve"> egy problémás gamifikációs elem, ha az kárt okoz. Például, ha kiderül, hogy a verseny túl intenzív, akkor a fejlesztő alakítson rajta? Ki dönti el, mi számít még egészséges ösztönzésnek és mi kontraproduktív nyomásnak? Szükség lenne bizonyos </w:t>
      </w:r>
      <w:r>
        <w:rPr>
          <w:rStyle w:val="Kiemels2"/>
          <w:b w:val="0"/>
        </w:rPr>
        <w:t>irányelvekre</w:t>
      </w:r>
      <w:r>
        <w:t xml:space="preserve"> az egészségügyi gamifikáció terén, hasonlóan a klinikai vizsgálatok etikai protokolljaihoz. Jelenleg azonban ez egy szabályozatlan terület, ahol a tervezők kreativitása és a piac logikája dominál, nem feltétlenül az orvosi és pszichológiai szakmai felügyelet.</w:t>
      </w:r>
    </w:p>
    <w:p w:rsidR="00993A02" w:rsidRDefault="00993A02">
      <w:pPr>
        <w:pStyle w:val="bekezdestobbi"/>
      </w:pPr>
    </w:p>
    <w:p w:rsidR="00993A02" w:rsidRDefault="00FE752C">
      <w:pPr>
        <w:pStyle w:val="bekezdeselso"/>
      </w:pPr>
      <w:r>
        <w:t xml:space="preserve">Az egészségügyi és életmód gamifikáció kapcsán a jó szándék mellett jelentkezhetnek súlyos mellékhatások: mentális egészség zavarai, szorongás, evési zavarok, testképzavar, a túlzásba vitt egészséges viselkedésből eredő </w:t>
      </w:r>
      <w:r>
        <w:rPr>
          <w:rStyle w:val="Hangslyozs"/>
          <w:i w:val="0"/>
        </w:rPr>
        <w:t>fizikai</w:t>
      </w:r>
      <w:r>
        <w:t xml:space="preserve"> problémák, túlterhelés, a motiváció fenntarthatóságának nehézségei, valamint adatvédelmi és etikai dilemmák. Fontos kiemelni, hogy ezek nem mindenkinél és nem minden alkalmazásnál jelentkeznek, de a </w:t>
      </w:r>
      <w:r>
        <w:rPr>
          <w:rStyle w:val="Kiemels2"/>
          <w:b w:val="0"/>
        </w:rPr>
        <w:t>kockázati csoportokra</w:t>
      </w:r>
      <w:r>
        <w:t>, főképp fiatalokra és mentális zavarral küzdőkre külön figyelmet kell fordítani a játékosítás tervezésekor és alkalmazásakor.</w:t>
      </w:r>
    </w:p>
    <w:p w:rsidR="00993A02" w:rsidRDefault="00FE752C">
      <w:pPr>
        <w:pStyle w:val="Cmsor2"/>
      </w:pPr>
      <w:bookmarkStart w:id="182" w:name="_Toc197690068"/>
      <w:r>
        <w:t>Javaslatok a felelős gamifikációs tervezéshez</w:t>
      </w:r>
      <w:bookmarkEnd w:id="182"/>
    </w:p>
    <w:p w:rsidR="00993A02" w:rsidRDefault="00FE752C">
      <w:pPr>
        <w:pStyle w:val="bekezdeselso"/>
      </w:pPr>
      <w:r>
        <w:t xml:space="preserve">A fentiekben áttekintettük a gamifikáció lehetséges negatív hatásait az oktatás, a digitális platformok, a munkahelyi környezet, valamint az egészségügyi és életmód alkalmazások területén. Láttuk, hogy a gamifikáció egyaránt képes hasznos </w:t>
      </w:r>
      <w:r>
        <w:rPr>
          <w:rStyle w:val="Kiemels2"/>
          <w:b w:val="0"/>
        </w:rPr>
        <w:t>motivációs eszköz</w:t>
      </w:r>
      <w:r>
        <w:t xml:space="preserve"> lenni, de bizonyos esetekben káros mellékhatásokat, sőt ellentétes hatást is kiválthat. A tanulság az, hogy a gamifikáció </w:t>
      </w:r>
      <w:r>
        <w:rPr>
          <w:rStyle w:val="Kiemels2"/>
          <w:b w:val="0"/>
        </w:rPr>
        <w:t>nem csodaszer és nem semleges beavatkozás</w:t>
      </w:r>
      <w:r>
        <w:t xml:space="preserve">. Megfelelő tervezés és etikus alkalmazás híján többet árthat, mint használ. Ugyanakkor a veszélyek ismerete lehetőséget ad arra, hogy a tervezők és alkalmazók </w:t>
      </w:r>
      <w:r>
        <w:rPr>
          <w:rStyle w:val="Hangslyozs"/>
          <w:i w:val="0"/>
        </w:rPr>
        <w:t>proaktívan kezeljék</w:t>
      </w:r>
      <w:r>
        <w:rPr>
          <w:i/>
        </w:rPr>
        <w:t xml:space="preserve"> </w:t>
      </w:r>
      <w:r>
        <w:t>ezeket a kockázatokat.</w:t>
      </w:r>
    </w:p>
    <w:p w:rsidR="00993A02" w:rsidRDefault="00FE752C">
      <w:pPr>
        <w:pStyle w:val="bekezdestobbi"/>
      </w:pPr>
      <w:r>
        <w:t xml:space="preserve">A gamifikáció tervezőinek és alkalmazóinak felelőssége van abban, hogy a játékosítás </w:t>
      </w:r>
      <w:r>
        <w:rPr>
          <w:rStyle w:val="Hangslyozs"/>
          <w:i w:val="0"/>
        </w:rPr>
        <w:t>ne váljon öncélúvá vagy károssá</w:t>
      </w:r>
      <w:r>
        <w:t>. Az alábbi irányelvek segíthetnek a negatív hatások mérséklésében:</w:t>
      </w:r>
    </w:p>
    <w:p w:rsidR="00993A02" w:rsidRDefault="00FE752C">
      <w:pPr>
        <w:pStyle w:val="felsorols"/>
        <w:spacing w:before="280"/>
        <w:ind w:left="1077" w:hanging="360"/>
      </w:pPr>
      <w:r>
        <w:lastRenderedPageBreak/>
        <w:t xml:space="preserve">Célvezérelt tervezés és összehangolás: A gamifikációs elemeket úgy kell megtervezni, hogy azok szervesen szolgálják az adott kontextus valódi célját. Minden játékelemnél kérdezzük meg: hogyan segíti ez a tanulást, munkát vagy egészséget? Ha valamire nincs jó válasz, ne erőltessük bele. Kerüljük a felszínes „ráoltást”, például értelmetlen pontgyűjtögetést, helyette jelentésteli, tanulást vagy fejlődést erősítő mechanizmusokat használjunk. </w:t>
      </w:r>
    </w:p>
    <w:p w:rsidR="00993A02" w:rsidRDefault="00FE752C">
      <w:pPr>
        <w:pStyle w:val="felsorols"/>
        <w:spacing w:before="0"/>
        <w:ind w:left="1077" w:hanging="360"/>
      </w:pPr>
      <w:r>
        <w:t>A belső motiváció megőrzése: Tervezéskor törekedjünk a belső motivátorok támogatására is, ne csak a külsőkre. Használjunk olyan elemeket, amelyek autonómiát, kompetenciaérzést és kapcsolatokat építenek (az STD elvei alapján). Például engedjük, hogy a felhasználó választhasson különböző típusú jutalmak vagy kihívások közül, ezzel autonómiát adunk. Adjunk visszajelzést a fejlődésről, ne csak a statikus pontszámról, ami erősíti a kompetencia érzését. Építsünk be kooperatív kihívásokat, közös célokat is, ne csak versenyt, így erősíthetjük a kapcsolódást.</w:t>
      </w:r>
    </w:p>
    <w:p w:rsidR="00993A02" w:rsidRDefault="00FE752C">
      <w:pPr>
        <w:pStyle w:val="felsorols"/>
        <w:spacing w:before="0"/>
        <w:ind w:left="1077" w:hanging="360"/>
      </w:pPr>
      <w:r>
        <w:t>Mérsékelt és személyre szabható verseny: A versengést csak óvatosan és opcionálisan szabad alkalmazni. Fontos lehetővé tenni, hogy aki nem szeretne ranglistán szerepelni, az ki tudjon lépni a versenyből anélkül, hogy teljesen kimaradna a rendszerből. Például egy oktatási platformon a diák dönthessen, hogy látható-e a neve a ranglistán vagy inkább privát visszajelzést kér. A mindenki-mindenki elleni versengés alternatívájaként alkalmazhatók kiscsoportos vagy önreferens kihívások, ahol a résztvevők saját korábbi teljesítményükhöz viszonyítva mérhetik előrehaladásukat. Ez a megközelítés mérsékli a káros társas összehasonlítást, és elősegíti a motiváció fenntarthatóbb formáit.</w:t>
      </w:r>
    </w:p>
    <w:p w:rsidR="00993A02" w:rsidRDefault="00FE752C">
      <w:pPr>
        <w:pStyle w:val="felsorols"/>
        <w:spacing w:before="0"/>
        <w:ind w:left="1077" w:hanging="360"/>
      </w:pPr>
      <w:r>
        <w:t xml:space="preserve">Halványítás és kilépési mechanizmusok: A halványítás (fading) olyan folyamat, amelyben a gamifikációs elemeket fokozatosan csökkentik vagy átalakítják, hogy a felhasználók ne csak a külső jutalmakért, hanem a tevékenység öröméért vagy hasznáért végezzék azt. Andrade és mtsai. (2016) </w:t>
      </w:r>
      <w:del w:id="183" w:author="Abari Kálmán (EXT)" w:date="2025-06-19T13:15:00Z">
        <w:r w:rsidDel="002154DA">
          <w:delText xml:space="preserve">j </w:delText>
        </w:r>
      </w:del>
      <w:r>
        <w:t>javasolták, hogy a gamifikációt úgy tervezzék, hogy a külső motivációt fokozatosan helyettesítse a belső. Így elkerülhető, hogy tartósan a jutalmakon maradjon a fókusz. Emellett legyen kijárat a játékból, ha valaki elérte a kívánt célt vagy már nincs rá szüksége, lehessen méltósággal kilépni anélkül, hogy hirtelen motivációs űrbe zuhanna. Például egy diéta applikáció felajánlhatja a kilépést úgy, hogy a felhasználó jutalmat kap a hosszas részvételért és bátorítást a folytatáshoz játék nélkül.</w:t>
      </w:r>
    </w:p>
    <w:p w:rsidR="00993A02" w:rsidRDefault="00FE752C">
      <w:pPr>
        <w:pStyle w:val="felsorols"/>
        <w:spacing w:before="0"/>
        <w:ind w:left="1077" w:hanging="360"/>
      </w:pPr>
      <w:r>
        <w:t>Transzparencia és beleegyezés: Fontos a felhasználók tájékoztatása arról, hogy milyen gamifikációs elemek működnek és miért. Ha megértik a mechanizmus célját, kevésbé érzik manipulációnak. Például egy vállalati programban közöljük: “</w:t>
      </w:r>
      <w:r>
        <w:rPr>
          <w:i/>
        </w:rPr>
        <w:t>A ranglistát azért vezetjük, hogy ünnepeljük a top teljesítményeket és tanuljunk egymástól, de ez nem minősíti a személyes értékedet a cégnél</w:t>
      </w:r>
      <w:r>
        <w:t>.” Kérjünk visszajelzést a résztvevőktől, hogyan érzik magukat a rendszerben, és ennek alapján finomítsunk rajta. A beleegyezés elve különösen munkahelyen fontos: ahol lehet, tegyük önkéntessé a játékot, vagy legalább vonjuk be a dolgozókat a kialakításába, hogy magukénak érezzék.</w:t>
      </w:r>
    </w:p>
    <w:p w:rsidR="00993A02" w:rsidRDefault="00FE752C">
      <w:pPr>
        <w:pStyle w:val="felsorols"/>
        <w:spacing w:before="0"/>
        <w:ind w:left="1077" w:hanging="360"/>
      </w:pPr>
      <w:r>
        <w:lastRenderedPageBreak/>
        <w:t>Adatvédelem tervezése: Az adatvédelmet a tervezés korai szakaszától integráljuk. Csak a minimálisan szükséges adatokat gyűjtsük, legyen anonim vagy aggregált megjelenítés, ha lehet. Adjunk lehetőséget a felhasználónak szabályozni, mennyi adatot oszt meg a közösséggel, például egészségappban lehessen privát mód, ahol csak ő látja az eredményeit, a csoport nem. Kommunikáljuk érthetően, mi történik a játékos adataival, és tartsuk be az ígéreteket, hogy nem adjuk el harmadik félnek. A felhasználók érezzék biztonságban magukat, ne alakuljon ki a „nagy testvér figyel” érzés.</w:t>
      </w:r>
    </w:p>
    <w:p w:rsidR="00993A02" w:rsidRDefault="00FE752C">
      <w:pPr>
        <w:pStyle w:val="felsorols"/>
        <w:spacing w:before="0" w:after="280"/>
        <w:ind w:left="1077" w:hanging="360"/>
      </w:pPr>
      <w:r>
        <w:t>Etikai kontroll és tesztelés: Érdemes etikai szakértőket és pszichológusokat bevonni a gamifikált rendszerek tervezésébe, főleg egészségügyi vagy oktatási területen. Végezhetők pilottesztek kifejezetten a negatív hatások figyelésére: például mérjük a résztvevők stressz-szintjét, önértékelését a használat előtt és után. Ha negatív trendeket látunk, avatkozzunk be a dizájn módosításával. Készítsünk etikai irányelveket a cég vagy intézmény számára a gamifikáció kapcsán, például tilos olyan mechanizmus, ami megszégyenítést okozhat, tilos a dolgozók adatait nyilvánosan rangsorolni hozzájárulás nélkül.</w:t>
      </w:r>
    </w:p>
    <w:p w:rsidR="00993A02" w:rsidRDefault="00FE752C">
      <w:pPr>
        <w:pStyle w:val="bekezdestobbi"/>
      </w:pPr>
      <w:r>
        <w:t xml:space="preserve">A felelős gamifikáció lényege tehát az, hogy </w:t>
      </w:r>
      <w:r>
        <w:rPr>
          <w:rStyle w:val="Kiemels2"/>
          <w:b w:val="0"/>
        </w:rPr>
        <w:t>emberközpontú</w:t>
      </w:r>
      <w:r>
        <w:rPr>
          <w:b/>
        </w:rPr>
        <w:t xml:space="preserve"> </w:t>
      </w:r>
      <w:r>
        <w:t xml:space="preserve">és </w:t>
      </w:r>
      <w:r>
        <w:rPr>
          <w:rStyle w:val="Hangslyozs"/>
          <w:i w:val="0"/>
        </w:rPr>
        <w:t>tudatos</w:t>
      </w:r>
      <w:r>
        <w:t xml:space="preserve"> legyen. Ahogy Kim és Werbach </w:t>
      </w:r>
      <w:r>
        <w:fldChar w:fldCharType="begin"/>
      </w:r>
      <w:r>
        <w:instrText>ADDIN ZOTERO_ITEM CSL_CITATION {"citationID":"bhT5oOVI","properties":{"formattedCitation":"(2016)","plainCitation":"(2016)","noteIndex":0},"citationItems":[{"id":1700,"uris":["http://zotero.org/users/9712023/items/IDWARHJX"],"itemData":{"id":1700,"type":"article-journal","container-title":"Ethics and Information Technology","DOI":"10.1007/s10676-016-9401-5","ISSN":"1388-1957, 1572-8439","issue":"2","journalAbbreviation":"Ethics Inf Technol","language":"en","page":"157-173","source":"DOI.org (Crossref)","title":"More than just a game: ethical issues in gamification","title-short":"More than just a game","volume":"18","author":[{"family":"Kim","given":"Tae Wan"},{"family":"Werbach","given":"Kevin"}],"issued":{"date-parts":[["2016",6]]}},"suppress-author":true}],"schema":"https://github.com/citation-style-language/schema/raw/master/csl-citation.json"}</w:instrText>
      </w:r>
      <w:r>
        <w:fldChar w:fldCharType="separate"/>
      </w:r>
      <w:r>
        <w:t>(2016)</w:t>
      </w:r>
      <w:r>
        <w:fldChar w:fldCharType="end"/>
      </w:r>
      <w:r>
        <w:t xml:space="preserve"> is hangsúlyozza, </w:t>
      </w:r>
      <w:ins w:id="184" w:author="Abari Kálmán (EXT)" w:date="2025-06-19T13:18:00Z">
        <w:r w:rsidR="00EE02E4">
          <w:t xml:space="preserve">a játékosításnak </w:t>
        </w:r>
      </w:ins>
      <w:r>
        <w:t xml:space="preserve">többnek kell lennie, mint egy játék, az emberi tényezőt, az etikát és a hosszú távú hatásokat is figyelembe kell venni. A jól felépített gamifikáció </w:t>
      </w:r>
      <w:r>
        <w:rPr>
          <w:rStyle w:val="Hangslyozs"/>
          <w:i w:val="0"/>
        </w:rPr>
        <w:t>rugalmas</w:t>
      </w:r>
      <w:r>
        <w:t>, igazodik a felhasználó igényeihez, és képes visszalépni, amikor már nincs rá szükség.</w:t>
      </w:r>
    </w:p>
    <w:p w:rsidR="00993A02" w:rsidRDefault="00993A02">
      <w:pPr>
        <w:pStyle w:val="bekezdestobbi"/>
        <w:ind w:firstLine="0"/>
      </w:pPr>
    </w:p>
    <w:p w:rsidR="00993A02" w:rsidRDefault="00FE752C">
      <w:pPr>
        <w:pStyle w:val="Cmsor1"/>
      </w:pPr>
      <w:bookmarkStart w:id="185" w:name="_Toc197690069"/>
      <w:r>
        <w:lastRenderedPageBreak/>
        <w:t>Gamifikált alkalmazások</w:t>
      </w:r>
      <w:bookmarkEnd w:id="185"/>
    </w:p>
    <w:p w:rsidR="00993A02" w:rsidRDefault="00FE752C">
      <w:pPr>
        <w:pStyle w:val="bekezdeselso"/>
      </w:pPr>
      <w:r>
        <w:t>A játékosításról nagyon sok minden kiderült az előző lapokon, a gamifikált rendszereket azonosítani tudjuk a játékos alkalmazások rengetegében, ismerjük a napos és árnyékos oldalát, tudjuk milyen mechanizmusok tehetik hatékonnyá m</w:t>
      </w:r>
      <w:bookmarkStart w:id="186" w:name="_GoBack"/>
      <w:bookmarkEnd w:id="186"/>
      <w:r>
        <w:t>űködését. Még egy kérdésre érdemes válaszolni, hogyan tudunk mi magunk hozzáférni, igazán közel kerülni a gamifikációhoz. Természetesen úgy, ha magunk is alkalmazni kezdjük a mindennapokban. Ebben és a következő fejezetben ehhez kapunk segítséget. Jelen fejezetben a mások által készített, népszerű gamifikált rendszereket mutatjuk be, a következő fejezetben pedig példát mutatunk, hogyan tudjuk a mindennapi életünk kihívással teli eseményeit mi magunk is játékosítani.</w:t>
      </w:r>
    </w:p>
    <w:p w:rsidR="00993A02" w:rsidRDefault="00FE752C">
      <w:pPr>
        <w:pStyle w:val="bekezdestobbi"/>
      </w:pPr>
      <w:r>
        <w:t xml:space="preserve">A gamifikáció használata napjainkban rendkívül elterjedt a mobilalkalmazások és weboldalak világában. Már egy 2019-ben publikált tanulmány megállapította, hogy a legnépszerűbb 50 ingyenes egészségügyi és fitnesz mobilalkalmazás 64%-a használ gamifikációs elemeket, ami jelentős növekedést mutat a korábbi, 2015-ös tanulmányhoz képest, amely akkor mindössze 4%-os arányt talált </w:t>
      </w:r>
      <w:r>
        <w:fldChar w:fldCharType="begin"/>
      </w:r>
      <w:r>
        <w:instrText>ADDIN ZOTERO_ITEM CSL_CITATION {"citationID":"KZsgpbtO","properties":{"formattedCitation":"(Cotton &amp; Patel, 2019)","plainCitation":"(Cotton &amp; Patel, 2019)","noteIndex":0},"citationItems":[{"id":1645,"uris":["http://zotero.org/users/9712023/items/9RDHA7NQ"],"itemData":{"id":1645,"type":"article-journal","abstract":"Purpose:\n              To evaluate the presence of gamification in popular mobile applications and whether principles from behavioral economics were incorporated in the design.\n            \n            \n              Design:\n              The top 50 ranked free health and fitness applications were downloaded. Gamification elements were predetermined through literature review, and applications were evaluated for their presence.\n            \n            \n              Setting:\n              App Store by Apple Inc.\n            \n            \n              Measures:\n              Presence of gamification, type of game element, and use of behavioral economic principles.\n            \n            \n              Analysis:\n              We classified the types and frequencies of targeted behaviors and features of gamification. Use of behavioral economic principles focused on designing rewards or points using loss aversion (allocated upfront and could be lost), variable reinforcement (not allocated constantly), and probability inflation (using drawings or lottery designs).\n            \n            \n              Results:\n              Gamification was used by 64% of mobile applications. Most applications that included gamification (97%) targeted behaviors related to physical activity and weight loss. Applications focused on other areas such as reproductive health, meditation, and sleep used gamification less often (11%). Game elements used most commonly included goal setting (78%), social influences (78%), and challenges (63%), while less common elements included points (6%) and levels (3%). No applications incorporated behavioral economics principles specified in the study.\n            \n            \n              Conclusions:\n              Gamification was commonly used by popular health and fitness mobile applications, but none used the specified behavioral economic principles to design rewards or points. Mobile applications could potentially improve their use if their design better leveraged principles from behavioral economics.","container-title":"American Journal of Health Promotion","DOI":"10.1177/0890117118790394","ISSN":"0890-1171, 2168-6602","issue":"3","journalAbbreviation":"Am J Health Promot","language":"en","page":"448-451","source":"DOI.org (Crossref)","title":"Gamification Use and Design in Popular Health and Fitness Mobile Applications","volume":"33","author":[{"family":"Cotton","given":"Victor"},{"family":"Patel","given":"Mitesh S."}],"issued":{"date-parts":[["2019",3]]}}}],"schema":"https://github.com/citation-style-language/schema/raw/master/csl-citation.json"}</w:instrText>
      </w:r>
      <w:r>
        <w:fldChar w:fldCharType="separate"/>
      </w:r>
      <w:r>
        <w:t>(Cotton &amp; Patel, 2019)</w:t>
      </w:r>
      <w:r>
        <w:fldChar w:fldCharType="end"/>
      </w:r>
      <w:r>
        <w:t>. A Mambo oldalán</w:t>
      </w:r>
      <w:r>
        <w:rPr>
          <w:rStyle w:val="Lbjegyzet-horgony"/>
        </w:rPr>
        <w:footnoteReference w:id="18"/>
      </w:r>
      <w:r>
        <w:t xml:space="preserve"> elérhető a </w:t>
      </w:r>
      <w:r>
        <w:rPr>
          <w:i/>
        </w:rPr>
        <w:t>Gamification examples: 130 real-life success stories</w:t>
      </w:r>
      <w:r>
        <w:t xml:space="preserve"> című oldal, amely részletes áttekintést nyújt a ma használt gamifikációs alkalmazásokról. A gyűjtemény valós életből vett példákat mutat be a gamifikáció sikeres alkalmazására különböző területeken. A felsorolt 130 példa konkrét esettanulmányokon keresztül illusztrálja a gamifikáció sokoldalúságát és hatékonyságát, részletezve az alkalmazott módszereket és elért eredményeket. Az oldal bemutatja, hogy a gamifikáció az oktatástól a pénzügyeken át az egészségügyig és a kereskedelemig hogyan használja a játékmechanizmusokat a felhasználói elkötelezettség növelésére, a tanulás motiválására, a pénzügyi viselkedés befolyásolására, az egészségmegőrzésre és az alkalmazottak bevonására. </w:t>
      </w:r>
    </w:p>
    <w:p w:rsidR="00993A02" w:rsidRDefault="00FE752C">
      <w:pPr>
        <w:pStyle w:val="bekezdestobbi"/>
      </w:pPr>
      <w:r>
        <w:t xml:space="preserve">A következő részben mi is bemutatunk néhány népszerű alkalmazást Dzenga </w:t>
      </w:r>
      <w:r>
        <w:fldChar w:fldCharType="begin"/>
      </w:r>
      <w:r>
        <w:instrText>ADDIN ZOTERO_ITEM CSL_CITATION {"citationID":"szkBhLKR","properties":{"formattedCitation":"(2025)","plainCitation":"(2025)","noteIndex":0},"citationItems":[{"id":1647,"uris":["http://zotero.org/users/9712023/items/G974ECAZ"],"itemData":{"id":1647,"type":"post-weblog","container-title":"Learn UX design skills, faster","title":"Psychology Behind Gamified Experiences","URL":"https://app.uxcel.com/courses/gamification-in-design-context","author":[{"family":"Dzenga","given":"Alesya"}],"issued":{"date-parts":[["2025"]]}},"suppress-author":true}],"schema":"https://github.com/citation-style-language/schema/raw/master/csl-citation.json"}</w:instrText>
      </w:r>
      <w:r>
        <w:fldChar w:fldCharType="separate"/>
      </w:r>
      <w:r>
        <w:t>(2025)</w:t>
      </w:r>
      <w:r>
        <w:fldChar w:fldCharType="end"/>
      </w:r>
      <w:r>
        <w:t xml:space="preserve"> ajánlása alapján. A hangsúlyt a pszichológiai mechanizmusokra helyezzük, amelyek révén a játékosítás hatékonyan támogatja a felhasználói elköteleződést, a szokásformálást és a viselkedésváltozást. A speciális fókusz miatt olyan alkalmazásokat is bemutatunk itt, amelyek a könyvben máshol is előfordulnak. Az elemzések során arra törekszünk, hogy feltárjuk, milyen belső motivációs szükségletekre építenek ezek a rendszerek, és hogyan használják a jutalmazás, a visszacsatolás, a társas kapcsolódás vagy éppen az autonómiaérzet pszichológiai hatásait a mindennapi viselkedés befolyásolására.</w:t>
      </w:r>
    </w:p>
    <w:p w:rsidR="00993A02" w:rsidRDefault="00FE752C">
      <w:pPr>
        <w:pStyle w:val="kiemels1"/>
      </w:pPr>
      <w:r>
        <w:t>Uxcel</w:t>
      </w:r>
    </w:p>
    <w:p w:rsidR="00993A02" w:rsidRDefault="00FE752C">
      <w:pPr>
        <w:pStyle w:val="bekezdeselso"/>
      </w:pPr>
      <w:r>
        <w:t>Az Uxcel online tanulási platformja a UX/UI</w:t>
      </w:r>
      <w:r>
        <w:rPr>
          <w:rStyle w:val="Lbjegyzet-horgony"/>
        </w:rPr>
        <w:footnoteReference w:id="19"/>
      </w:r>
      <w:r>
        <w:t xml:space="preserve"> tervezés, valamint egyéb dizájn területek elsajátítását támogatja gamifikációs eszközök célzott alkalmazásával. A platform kialakítása jól </w:t>
      </w:r>
      <w:r>
        <w:lastRenderedPageBreak/>
        <w:t xml:space="preserve">illeszkedik a tanulási környezetek motivációfokozó trendjeihez, mivel a játékosítás elemeinek integrálásával ösztönzi a felhasználói elköteleződést és a tanulási folyamatban való aktív részvételt. </w:t>
      </w:r>
    </w:p>
    <w:p w:rsidR="00993A02" w:rsidRDefault="00FE752C">
      <w:pPr>
        <w:pStyle w:val="bekezdestobbi"/>
      </w:pPr>
      <w:r>
        <w:t xml:space="preserve">A rendszer egyik alapvető mechanizmusa a pixelek formájában megjelenő virtuális jutalmazás. A tanulók az egyes tanulási egységek és feladatok teljesítésével pixeleket szerezhetnek, amely a jutalmazás pszichológiai hatásmechanizmusára (azonnali visszacsatolás, megerősítés) épül. Ez a megoldás támogatja az önszabályozott tanulás fenntartását, hiszen közvetlen, kézzelfogható visszajelzést ad a befektetett tanulói erőfeszítésről. További jelentős motivációs tényezőt jelent a teljesítményalapú ligarendszer, amely a tanulókat kompetitív csoportokba (ligákba) sorolja. A versengés élménye, valamint a társas összehasonlítás lehetősége elősegíti a teljesítménymotiváció aktiválódását, miközben a közösséghez való tartozás érzését is erősíti. A tanulási szokások kialakítását és a hosszú távú részvétel fenntartását szolgálja a platform sorozatmechanizmusa is, amely a napi tanulási aktivitás folyamatos fenntartását jutalmazza. E megoldás a szokásformálás folyamatára épít, amelynek hatékonysága a rendszeresség és a következetesség pszichológiai jelentőségében gyökerezik. </w:t>
      </w:r>
    </w:p>
    <w:p w:rsidR="00993A02" w:rsidRDefault="00FE752C">
      <w:pPr>
        <w:pStyle w:val="bekezdestobbi"/>
      </w:pPr>
      <w:r>
        <w:t>Az Uxcel ezen túlmenően ranglistát is alkalmaz, amely a legjobb teljesítményt nyújtó tanulókat jeleníti meg. A ranglista mint státuszorientált jutalmazási forma az eredményesség elismerésére és a kiemelkedésre irányuló motivációt célozza meg. Végül, a tanulási folyamat során elért mérföldkövek és teljesítmények vizuális reprezentációja a megszerezhető jelvények formájában valósul meg. A digitális jelvények alkalmazása jól ismert eszköze a célorientált viselkedés megerősítésének, mivel a tanulók számára világos, konkrét célokat és elismerést kínál.</w:t>
      </w:r>
    </w:p>
    <w:p w:rsidR="00993A02" w:rsidRDefault="00FE752C">
      <w:pPr>
        <w:pStyle w:val="kiemels1"/>
      </w:pPr>
      <w:r>
        <w:t>Strava</w:t>
      </w:r>
    </w:p>
    <w:p w:rsidR="00993A02" w:rsidRDefault="00FE752C">
      <w:pPr>
        <w:pStyle w:val="bekezdeselso"/>
      </w:pPr>
      <w:r>
        <w:t>A Strava egy széles körben használt fitneszalkalmazás, amely több mint 55 millió felhasználó számára biztosít lehetőséget a fizikai aktivitás nyomon követésére és megosztására. A platform működése szorosan épít a gamifikáció elveire, különös tekintettel a versengés, a teljesítmény, a társas összehasonlítás és a közösségi élmény iránti pszichológiai igények kielégítésére. Az alkalmazás felépítése és funkciói jól példázzák, hogyan lehet a játékosítás eszközeivel előmozdítani a felhasználói aktivitást és a hosszú távú elköteleződést. A közösségbe való integráció támogatása érdekében a Strava népszerű felhasználók követését javasolja az új belépők számára. Ez az orientációs funkció segíti a kezdő felhasználókat a közösségi normák és elvárások megértésében, miközben példaképeken keresztül inspirációt is kínál. Mindez hozzájárul a platformon való megmaradáshoz és a kezdeti motiváció fenntartásához, különösen azok számára, akik még nem rendelkeznek aktív kapcsolati hálóval az alkalmazáson belül.</w:t>
      </w:r>
    </w:p>
    <w:p w:rsidR="00993A02" w:rsidRDefault="00FE752C">
      <w:pPr>
        <w:pStyle w:val="bekezdestobbi"/>
      </w:pPr>
      <w:r>
        <w:t xml:space="preserve">Kiemelkedő szerepet játszik a Strava felhasználói motivációs rendszerében a teljesítményalapú versengés. Az alkalmazás lehetővé teszi, hogy a felhasználók összehasonlítsák saját eredményeiket másokéval különböző ranglisták és szegmensek mentén. Ez a rendszer a társas összehasonlítás mechanizmusára és a státusz iránti törekvésre épít, ösztönözve a jobb teljesítményre és az aktívabb részvételre. A rendszeres kihívások – például a tematikus havi aktivitások – strukturált célt adnak a fizikai aktivitásnak, miközben megerősítik az </w:t>
      </w:r>
      <w:r>
        <w:lastRenderedPageBreak/>
        <w:t xml:space="preserve">önhatékonyság érzését. A kihívások teljesítése után megszerezhető digitális jelvények vizuálisan is elismerik a teljesítményt, amelyek a felhasználói profilokon láthatóvá válnak. Ez a fajta jutalmazás elősegíti az önmegerősítést, ugyanakkor társas elismerést is lehetővé tesz. </w:t>
      </w:r>
    </w:p>
    <w:p w:rsidR="00993A02" w:rsidRDefault="00FE752C">
      <w:pPr>
        <w:pStyle w:val="bekezdestobbi"/>
      </w:pPr>
      <w:r>
        <w:t>A közösségi interakciót a Strava hírfolyama támogatja, amelyben a felhasználók megoszthatják tevékenységeiket, kommenteket fűzhetnek mások eredményeihez, illetve elismerést fejezhetnek ki különböző reakciókkal. A társas megerősítés ezen formái a kapcsolódás élményét erősítik, és elősegítik az érzelmi bevonódást is. A platform lehetőséget kínál különböző virtuális klubokhoz és csoportokhoz való csatlakozásra. Ezek a közösségi struktúrák – mint például a Strava Runners vagy helyi kerékpáros klubok – fokozzák az elszámoltathatóságot és az összetartozás érzését, ami a rendszeres részvétel és a hosszú távú motiváció egyik kulcstényezője.</w:t>
      </w:r>
    </w:p>
    <w:p w:rsidR="00993A02" w:rsidRDefault="00FE752C">
      <w:pPr>
        <w:pStyle w:val="kiemels1"/>
      </w:pPr>
      <w:r>
        <w:t>Waze</w:t>
      </w:r>
    </w:p>
    <w:p w:rsidR="00993A02" w:rsidRDefault="00FE752C">
      <w:pPr>
        <w:pStyle w:val="bekezdeselso"/>
      </w:pPr>
      <w:r>
        <w:t xml:space="preserve">A Waze egy olyan közösségi alapú navigációs alkalmazás, amely a valós idejű közlekedési információk gyűjtésére és megosztására épül. Működésének egyik legfőbb jellemzője, hogy a felhasználók aktív részvételére és együttműködésére támaszkodik. A platform gamifikációs eszköztára sokrétűen járul hozzá a felhasználói elköteleződés és aktivitás fenntartásához, különösen a közösségi élmény és a hozzájárulás értékének hangsúlyozásán keresztül. </w:t>
      </w:r>
    </w:p>
    <w:p w:rsidR="00993A02" w:rsidRDefault="00FE752C">
      <w:pPr>
        <w:pStyle w:val="bekezdestobbi"/>
      </w:pPr>
      <w:r>
        <w:t xml:space="preserve">A rendszer alapvető mechanizmusa a tömeges (crowdsourced) adatszolgáltatásra épül. A felhasználók aktívan hozzájárulnak a forgalmi helyzetek, útakadályok, balesetek vagy rendőri jelenlét valós idejű jelentéséhez, amely nem csupán a saját navigációs élményüket javítja, hanem a teljes közösség számára értékes információt biztosít. Ez a kollektív részvétel a társas hasznosság élményét erősíti, és közvetett módon a proszociális viselkedést is támogatja. </w:t>
      </w:r>
    </w:p>
    <w:p w:rsidR="00993A02" w:rsidRDefault="00FE752C">
      <w:pPr>
        <w:pStyle w:val="bekezdestobbi"/>
      </w:pPr>
      <w:r>
        <w:t xml:space="preserve">A felhasználói motiváció fenntartását pontok és jutalmazási rendszerek is segítik. Az alkalmazás a különböző közlekedési események jelentéséért, valamint a megtett távolságokért pontokat oszt, amelyek a felhasználói státusz vizuális megjelenítésében is szerepet kapnak. Ez a mechanizmus a kompetenciaérzés és a teljesítmény visszajelzésének klasszikus eszköze, amely további aktivitásra és részvételre ösztönöz. </w:t>
      </w:r>
    </w:p>
    <w:p w:rsidR="00993A02" w:rsidRDefault="00FE752C">
      <w:pPr>
        <w:pStyle w:val="bekezdestobbi"/>
      </w:pPr>
      <w:r>
        <w:t xml:space="preserve">A Waze a navigáció élményének személyre szabására is hangsúlyt fektet. A felhasználók különböző karakterek (például hírességek, szórakoztató hangok) közül választhatják ki a navigációs utasítások hangját, ami a humor és az élményszerűség révén fokozza az alkalmazás használatának vonzerejét. A hangulatikonok és személyes avatárok alkalmazása szintén hozzájárul a felhasználói élmény individualizálásához, ezáltal növelve az érzelmi bevonódást és a platformhoz való kötődést. </w:t>
      </w:r>
    </w:p>
    <w:p w:rsidR="00993A02" w:rsidRDefault="00FE752C">
      <w:pPr>
        <w:pStyle w:val="bekezdestobbi"/>
      </w:pPr>
      <w:r>
        <w:t xml:space="preserve">Fontos azonban megemlíteni, hogy a Waze gamifikációs megoldásai nem mentesek a kihívásoktól. A felhasználói adatszolgáltatásból származó információk megbízhatósága időnként problémát jelenthet, hiszen a közösségi adatokban előforduló hibák téves navigációs utasításokat eredményezhetnek. Emellett a folyamatos részvétel elvárása bizonyos felhasználói csoportok számára megterhelővé válhat, különösen akkor, ha az aktív hozzájárulás fárasztóvá vagy zavaróvá válik a vezetés során. A Waze gamifikációs stratégiája ugyanakkor jól példázza, </w:t>
      </w:r>
      <w:r>
        <w:lastRenderedPageBreak/>
        <w:t>hogyan lehet a közösségi részvételre, a jutalmazásra és a személyre szabott élményre építeni a felhasználói elköteleződés növelése érdekében. A platform eszköztára a társas hasznosság, a státuszszerzés, a szórakozás és az identitás kifejezésének pszichológiai igényeit célozza, miközben a technológiai működés sajátosságai bizonyos korlátokat is kijelölnek.</w:t>
      </w:r>
    </w:p>
    <w:p w:rsidR="00993A02" w:rsidRDefault="00FE752C">
      <w:pPr>
        <w:pStyle w:val="kiemels1"/>
      </w:pPr>
      <w:r>
        <w:t>Duolingo</w:t>
      </w:r>
    </w:p>
    <w:p w:rsidR="00993A02" w:rsidRDefault="00FE752C">
      <w:pPr>
        <w:pStyle w:val="bekezdeselso"/>
      </w:pPr>
      <w:r>
        <w:t xml:space="preserve">A Duolingo a nyelvtanulás területén az egyik legismertebb digitális platform, amely a gamifikáció módszertanát átfogóan alkalmazza a tanulói elköteleződés és motiváció fokozása érdekében. A tanulási élmény kialakításában központi szerepet kapnak az olyan játékosított elemek, amelyek a viselkedéses megerősítés, az önszabályozott tanulás és a társas ösztönzők pszichológiai mechanizmusaira építenek. A platform egyik alapvető jutalmazási formája a virtuális valuta, amely „gems” vagy korábbi nevén „lingots” formájában jelenik meg. A felhasználók ezeket a tanulási egységek és napi kihívások teljesítéséért kapják, majd az alkalmazáson belüli boltban különböző funkciókra vagy kiegészítő tartalmakra költhetik el. Ez a rendszer nemcsak az azonnali jutalmazás élményét nyújtja, hanem célorientált viselkedésre is ösztönöz, mivel a tanulók világosan érzékelhetik, hogy erőfeszítéseik konkrét előnyökkel járnak. </w:t>
      </w:r>
    </w:p>
    <w:p w:rsidR="00993A02" w:rsidRDefault="00FE752C">
      <w:pPr>
        <w:pStyle w:val="bekezdestobbi"/>
      </w:pPr>
      <w:r>
        <w:t xml:space="preserve">Kiemelt szerepet játszik a tanulási szokások kialakításában a szériák (streak) rendszere, amely számon tartja, hogy a felhasználó hány egymást követő napon végzett nyelvi gyakorlást. A napi tanulási rutin megerősítése mellett a rendszer beépített védelmi funkciókkal is rendelkezik – például a „hétvégi amulett” vagy a „szériafagyasztás” lehetősége –, amelyek segítik a tanulót a tanulási szokás fenntartásában még átmeneti kihagyások esetén is. Ez különösen fontos a visszaesés és a demotiváció megelőzése szempontjából. A tanulási teljesítmény XP-pontok (tapasztalati pontok) formájában is nyomon követhető, amelyek a haladás kvantitatív mérőszámaiként funkcionálnak. A napi XP-célok kijelölése a tanulók önszabályozó képességeit erősíti, az azonnali visszajelzések és a „teljesítményélmény” pedig jelentős szerepet játszanak a belső motiváció fenntartásában. </w:t>
      </w:r>
    </w:p>
    <w:p w:rsidR="00993A02" w:rsidRDefault="00FE752C">
      <w:pPr>
        <w:pStyle w:val="bekezdestobbi"/>
      </w:pPr>
      <w:r>
        <w:t>A Duolingo ranglistái társas versenyt generálnak, amely a különböző szintű tanulók közötti teljesítmény-összehasonlítást teszi lehetővé. A versenyhelyzetek serkenthetik az eredményorientált tanulást és a közösséghez tartozás érzését. Ugyanakkor érdemes megjegyezni, hogy a versenykörnyezet nem minden tanuló számára motiváló: egyesek demotiválónak találhatják, ha nem tudnak lépést tartani a többiekkel. Végül, a digitális jelvények rendszere szimbolikus elismeréseket biztosít a tanulási mérföldkövek eléréséért. Ezek a jutalmak a felhasználói profilban jelennek meg, növelve a státuszérzést és megerősítve a tanulás értékét. A jelvények által nyújtott visszacsatolás strukturált célokat kínál, ami a hosszú távú tanulási motiváció egyik alapvető tényezője. A Duolingo gamifikációs stratégiája több motivációs réteget szólít meg egyszerre: a jutalmazás, a szokásformálás, a társas versengés és a célorientált tanulás eszközeivel támogatja a nyelvtanulás fenntartását és élményalapúvá tételét.</w:t>
      </w:r>
    </w:p>
    <w:p w:rsidR="00993A02" w:rsidRDefault="00FE752C">
      <w:pPr>
        <w:pStyle w:val="kiemels1"/>
      </w:pPr>
      <w:r>
        <w:lastRenderedPageBreak/>
        <w:t>Plant Nanny</w:t>
      </w:r>
    </w:p>
    <w:p w:rsidR="00993A02" w:rsidRDefault="00FE752C">
      <w:pPr>
        <w:pStyle w:val="bekezdeselso"/>
      </w:pPr>
      <w:r>
        <w:t xml:space="preserve">A Plant Nanny egy olyan digitális önmenedzsment eszköz, amely a vízfogyasztás ösztönzésére és a megfelelő hidratáltsági szint fenntartására törekszik a gamifikáció módszertanának alkalmazásával. Az alkalmazás célzottan olyan játékosított mechanizmusokat épít be a felhasználói élménybe, amelyek a szokásformálás, a viselkedéses megerősítés és az érzelmi bevonódás pszichológiai tényezőire építenek. A platform egyik legfontosabb motivációs eszköze a vizuális stimuláció és az érzelmi kötődés kialakítása. A felhasználók virtuális növényeket nevelhetnek, amelyeket a valós vízfogyasztás szimbolikus megjelenítéseként „öntöznek” minden alkalommal, amikor megisznak egy pohár vizet. A növények vizuális reakciója – például örömtánc vagy növekedés – pozitív érzelmi visszacsatolást biztosít, amely az élményszerűség és az örömalapú tanulás mechanizmusát aktiválja. A vizuálisan vonzó és személyre szabható grafikai elemek érzelmi kapcsolatot hoznak létre a felhasználó és a végrehajtandó feladat (vízivás) között, ezáltal növelve a szokás beépülésének esélyét. </w:t>
      </w:r>
    </w:p>
    <w:p w:rsidR="00993A02" w:rsidRDefault="00FE752C">
      <w:pPr>
        <w:pStyle w:val="bekezdestobbi"/>
      </w:pPr>
      <w:r>
        <w:t xml:space="preserve">Az alkalmazás a viselkedés nyomon követését és önmonitorozását is támogatja világos és könnyen értelmezhető előrehaladási sávokkal, amelyek folyamatos visszajelzést adnak a felhasználónak az aktuálisan elfogyasztott, illetve a napi cél eléréséhez még szükséges vízmennyiségről. Ez a funkció a célorientált viselkedés és az önszabályozás kialakításában játszik kiemelt szerepet. A Plant Nanny további erőssége a felhasználói élmény testre szabhatósága, amely lehetőséget ad egyéni preferenciák és célok beállítására. A felhasználók nemcsak a nevelendő növények fajtáját választhatják ki, hanem személyre szabhatják a napi vízfogyasztási céljaikat, valamint a vízivás során használt csésze vagy pohár űrtartalmát is. A testreszabás lehetősége növeli a kontrollérzetet és az alkalmazással való azonosulást. A hosszú távú elköteleződést és a viselkedés fenntartását az alkalmazás a tartalom fokozatos feloldásával és jutalmazási rendszerével támogatja. A rendszeresen végrehajtott hidratálási cselekvésekért a felhasználók jelvényeket, dekorációs elemeket és új növényfajokat szerezhetnek, amelyek új szintek elérésével válnak elérhetővé. Ez a mechanizmus a kíváncsiságot, a felfedezés örömét és a sikerélményt célozza meg, amelyek mind hozzájárulnak a folyamatos használathoz és a belső motiváció erősítéséhez. </w:t>
      </w:r>
    </w:p>
    <w:p w:rsidR="00993A02" w:rsidRDefault="00FE752C">
      <w:pPr>
        <w:pStyle w:val="bekezdestobbi"/>
      </w:pPr>
      <w:r>
        <w:t>A Plant Nanny gamifikációs stratégiája hatékonyan alkalmazza a játékosítás eszközeit a viselkedésváltozás támogatására. Az esztétikai élmény, az érzelmi bevonódás, a szokásformálás, valamint a jutalmazás és felfedezés motivációs tényezőinek kombinációja együttesen segíti a felhasználókat abban, hogy a megfelelő folyadékbevitel fenntartása tartós és élményszerű mindennapi gyakorlattá váljon.</w:t>
      </w:r>
    </w:p>
    <w:p w:rsidR="00993A02" w:rsidRDefault="00FE752C">
      <w:pPr>
        <w:pStyle w:val="kiemels1"/>
      </w:pPr>
      <w:r>
        <w:t>Discord</w:t>
      </w:r>
    </w:p>
    <w:p w:rsidR="00993A02" w:rsidRDefault="00FE752C">
      <w:pPr>
        <w:pStyle w:val="bekezdeselso"/>
      </w:pPr>
      <w:r>
        <w:t xml:space="preserve">A Discord egy több mint 150 millió havi aktív felhasználót számláló digitális kommunikációs platform, amely az azonnali üzenetküldés, a hangkommunikáció és a közösségépítés területén vált globálisan népszerűvé. Működési logikájában kiemelt szerepet kapnak a gamifikáció eszközei, amelyek a felhasználói bevonódás és a közösségi aktivitás fenntartását szolgálják. A </w:t>
      </w:r>
      <w:r>
        <w:lastRenderedPageBreak/>
        <w:t xml:space="preserve">platform különböző játékosított mechanizmusok segítségével ösztönzi a részvételt, erősíti a közösségi kötődést, és támogatja a felhasználók önkifejezés iránti pszichológiai szükségleteit. </w:t>
      </w:r>
    </w:p>
    <w:p w:rsidR="00993A02" w:rsidRDefault="00FE752C">
      <w:pPr>
        <w:pStyle w:val="bekezdestobbi"/>
      </w:pPr>
      <w:r>
        <w:t xml:space="preserve">A Discord alapvető szerveződési egységét a „szerverek” jelentik, amelyek a közösségi együttműködés és kommunikáció helyszínei. Egy szerverhez tartozó tagok különböző szöveges és hangalapú csatornákon keresztül léphetnek interakcióba egymással. A szerverek szintléptetési lehetősége – amely például jobb hangminőséggel, nagyobb emoji-használati kapacitással vagy egyéb exkluzív funkciókkal jár – kollektív célokat és együttműködésre épülő motivációt teremt a közösségen belül. A közös fejlődés és a közösségi elismerés élménye elősegíti a szerverhez való kötődést és a csapatszellem erősödését. </w:t>
      </w:r>
    </w:p>
    <w:p w:rsidR="00993A02" w:rsidRDefault="00FE752C">
      <w:pPr>
        <w:pStyle w:val="bekezdestobbi"/>
      </w:pPr>
      <w:r>
        <w:t xml:space="preserve">A Discord prémium szolgáltatása, a Discord Nitro, olyan játékosított extrákat kínál a fizető felhasználók számára, mint az egyedi hangulatjelek, animált avatárok, exkluzív matricák vagy a profil magasabb szintű testre szabhatósága. Ezek a funkciók egyértelműen az önkifejezés, az identitáskialakítás és a társas elismerés pszichológiai szükségleteit célozzák meg, lehetőséget adva a felhasználók számára az egyéni stílus és online jelenlét vizuális reprezentációjára. A platform további elemei közé tartozik az egyéni státuszok beállításának lehetősége, amely a szabad önkifejezést és a profil személyre szabhatóságát segíti elő. Ez a funkció hozzájárul a felhasználók online identitásának erősítéséhez, valamint a platformhoz való kötődés kialakításához. A közösségi interakciók színesítését és a társas kapcsolatok mélyítését szolgálja a Discord ajándékrendszere, amelyen keresztül a felhasználók digitális ajándékokat – például Nitro-előfizetéseket vagy YouTube-tagsági kódokat – küldhetnek egymásnak. Ez a mechanizmus a proszociális viselkedést, a kölcsönösségen alapuló kapcsolatépítést és az interakciók érzelmi értékének növelését támogatja. A szervereken belül alkalmazott szerepek és teljesítményjelvények rendszere a közösségi aktivitás és a hozzájárulás elismerésének eszközeként szolgál. Ezek a vizuális jelzések a státuszhoz kapcsolódó motivációt célozzák, miközben elősegítik az aktív részvételt és a közösségi normákhoz való igazodást. </w:t>
      </w:r>
    </w:p>
    <w:p w:rsidR="00993A02" w:rsidRDefault="00FE752C">
      <w:pPr>
        <w:pStyle w:val="bekezdestobbi"/>
      </w:pPr>
      <w:r>
        <w:t>A Discord gamifikációs megoldásai jól példázzák, hogyan lehet a digitális közösségépítés és kommunikáció területén a jutalmazás, a közösségi célok, az önkifejezés és a társas interakció pszichológiai tényezőire építve hosszú távú felhasználói elköteleződést kialakítani.</w:t>
      </w:r>
    </w:p>
    <w:p w:rsidR="00993A02" w:rsidRDefault="00FE752C">
      <w:pPr>
        <w:pStyle w:val="kiemels1"/>
      </w:pPr>
      <w:r>
        <w:t>Reddit</w:t>
      </w:r>
    </w:p>
    <w:p w:rsidR="00993A02" w:rsidRDefault="00FE752C">
      <w:pPr>
        <w:pStyle w:val="bekezdeselso"/>
      </w:pPr>
      <w:r>
        <w:t xml:space="preserve">A Reddit az online közösségi terek egyik legismertebb platformja, amely különösen erőteljesen támaszkodik a gamifikáció eszközeire a felhasználói elköteleződés fenntartása és a közösségi részvétel ösztönzése érdekében. Az alkalmazott játékosítási mechanizmusok célzottan a társas interakció, az elismerés, valamint a teljesítmény és a státusz iránti pszichológiai szükségletek kielégítését szolgálják. </w:t>
      </w:r>
    </w:p>
    <w:p w:rsidR="00993A02" w:rsidRDefault="00FE752C">
      <w:pPr>
        <w:pStyle w:val="bekezdestobbi"/>
      </w:pPr>
      <w:r>
        <w:t xml:space="preserve">A Reddit egyik alapvető motivációs mechanizmusa a szavazási rendszer, amely lehetővé teszi a felhasználók számára, hogy értékeljék mások tartalmait. A pozitív (upvote) és negatív (downvote) szavazatok révén a közösség kollektív értékítélete formálja a tartalmak láthatóságát és relevanciáját. Ez a funkció közvetlenül ösztönzi a minőségi hozzájárulások létrehozását, mivel a felhasználók számára világossá teszi, hogy a konstruktív, értékes bejegyzések nagyobb eléréshez és közösségi elismeréshez vezetnek. A platform sajátos jutalmazási rendszere a </w:t>
      </w:r>
      <w:r>
        <w:lastRenderedPageBreak/>
        <w:t xml:space="preserve">karmapontok rendszere, amely a felhasználói közösségi teljesítmény kvantitatív mérőszáma. A karma a felfelé szavazott bejegyzések és hozzászólások után növekszik, míg a negatív értékelés csökkenti annak értékét. Ez a rendszer egyszerre szolgál önmegerősítő visszacsatolásként és társas elismerési eszközként, mivel a magas karma a felhasználói státusz és megbecsültség jelképeként funkcionál a közösségen belül. </w:t>
      </w:r>
    </w:p>
    <w:p w:rsidR="00993A02" w:rsidRDefault="00FE752C">
      <w:pPr>
        <w:pStyle w:val="bekezdestobbi"/>
      </w:pPr>
      <w:r>
        <w:t xml:space="preserve">A Reddit felhasználói identitásképzését támogató mechanizmusok közé tartozik az avatárhasználat és a becenevek rendszere. A platform lehetőséget ad egyedi avatárok kialakítására, valamint automatikusan generált, humoros vagy játékos becenevek választására is, amelyek fokozzák a platform élményszerűségét és személyre szabott jellegét. Ezek a megoldások az online identitás kifejezését és a platformhoz való kötődést támogatják. Az összetartozás és közösséghez tartozás pszichológiai igényének kielégítését szolgálja a Reddit szubredditeken alapuló közösségépítési rendszere. A felhasználók csatlakozhatnak különböző tematikus közösségekhez (szubredditekhez), amelyek egy-egy érdeklődési terület köré szerveződnek. Ez a struktúra elősegíti a közös érdeklődési körök mentén kialakuló társas kapcsolódást, valamint a közösségi normák és értékek interiorizálását. </w:t>
      </w:r>
    </w:p>
    <w:p w:rsidR="00993A02" w:rsidRDefault="00FE752C">
      <w:pPr>
        <w:pStyle w:val="bekezdestobbi"/>
      </w:pPr>
      <w:r>
        <w:t>Végezetül, a platform exkluzív csatornái és meghívásos alapon működő közösségei a státuszorientált motivációkat célozzák. A meghívókhoz kötött hozzáférés és a korlátozott elérhetőség exkluzív élményt teremt, amely a közösségen belüli elismerés és a kiválasztottság érzését erősíti. Az ilyen csoportokban való részvétel nem csupán az összetartozás élményét fokozza, hanem a társas presztízs és státusz növelésének eszközeként is működik. A Reddit gamifikációs stratégiája jól illusztrálja, hogyan lehet a közösségi részvételt, az önkifejezést, a státuszszerzést és a minőségi tartalomgyártást egyetlen digitális platform keretében hatékonyan ösztönözni. A platform eszköztára komplex módon kapcsolja össze a belső és külső motivációs tényezőket a hosszú távú felhasználói aktivitás és elköteleződés érdekében.</w:t>
      </w:r>
    </w:p>
    <w:p w:rsidR="00993A02" w:rsidRDefault="00FE752C">
      <w:pPr>
        <w:pStyle w:val="kiemels1"/>
        <w:rPr>
          <w:lang w:eastAsia="hu-HU"/>
        </w:rPr>
      </w:pPr>
      <w:r>
        <w:rPr>
          <w:lang w:eastAsia="hu-HU"/>
        </w:rPr>
        <w:t>MyFitnessPal</w:t>
      </w:r>
    </w:p>
    <w:p w:rsidR="00993A02" w:rsidRDefault="00FE752C">
      <w:pPr>
        <w:pStyle w:val="bekezdeselso"/>
      </w:pPr>
      <w:r>
        <w:t xml:space="preserve">A MyFitnessPal egy komplex egészség- és fitneszalkalmazás, amely a táplálkozás és a fizikai aktivitás nyomon követésére szolgál. A platform különösen nagy hangsúlyt fektet a gamifikáció pszichológiai eszköztárának alkalmazására annak érdekében, hogy támogassa a felhasználók viselkedésváltozását, valamint hosszú távon fenntartsa a motivációjukat és elköteleződésüket. Az alkalmazás működése során több olyan játékosított mechanizmust alkalmaz, amelyek célzottan az önszabályozás, a szokásformálás és a közösségi kapcsolódás pszichológiai tényezőire építenek. </w:t>
      </w:r>
    </w:p>
    <w:p w:rsidR="00993A02" w:rsidRDefault="00FE752C">
      <w:pPr>
        <w:pStyle w:val="bekezdestobbi"/>
      </w:pPr>
      <w:r>
        <w:t xml:space="preserve">A felhasználói élmény egyik elsődleges eleme a személyre szabott bevezetés, amely egy rövid kérdőív kitöltésével indul. Ez a folyamat lehetővé teszi, hogy a rendszer a felhasználó egyéni céljaihoz, preferenciáihoz és életmódjához igazított fitnesz- és táplálkozási tervet állítson össze. A személyre szabott tartalom alkalmazása növeli a kontrollérzetet, elősegíti a felhasználó és az alkalmazás közötti kapcsolat kialakulását, valamint fokozza az elköteleződést az egészségfejlesztési folyamat iránt. A MyFitnessPal további motivációs eszközei közé tartozik a virtuális jutalmazási rendszer, amely a kitűzött célok teljesítését és a szokások következetes gyakorlását ismeri el. A platform jelvényeket, érmeket és egyéb vizuális visszacsatolásokat </w:t>
      </w:r>
      <w:r>
        <w:lastRenderedPageBreak/>
        <w:t xml:space="preserve">biztosít olyan tevékenységekért, mint az étkezések rendszeres naplózása vagy a testmozgás követése. Ezek a jutalmak megerősítik a teljesítményélményt és támogatják a pozitív viselkedések fenntartását. </w:t>
      </w:r>
    </w:p>
    <w:p w:rsidR="00993A02" w:rsidRDefault="00FE752C">
      <w:pPr>
        <w:pStyle w:val="bekezdestobbi"/>
      </w:pPr>
      <w:r>
        <w:t xml:space="preserve">A táplálkozás nyomon követését az alkalmazás technológiai eszközökkel is támogatja, például vonalkód-leolvasással vagy az étkezések fényképes rögzítésével. Ez a funkció a táplálékbevitel pontos regisztrációját és a makrotápanyagok – fehérjék, szénhidrátok és zsírok – nyomon követését teszi lehetővé, amely a tudatos táplálkozás és az önmegfigyelés egyik fontos támogató eszköze. </w:t>
      </w:r>
    </w:p>
    <w:p w:rsidR="00993A02" w:rsidRDefault="00FE752C">
      <w:pPr>
        <w:pStyle w:val="bekezdestobbi"/>
      </w:pPr>
      <w:r>
        <w:t xml:space="preserve">A MyFitnessPal közösségi funkciókkal is kiegészíti az egyéni tanulási és fejlődési folyamatot. A felhasználók csoportokhoz csatlakozhatnak, ahol receptötleteket oszthatnak meg, tanácsokat kérhetnek, valamint társas támogatásban részesülhetnek. A közösségi tér jelenléte a szociális kapcsolódás, az összetartozás és a társas megerősítés pszichológiai igényeit célozza meg. Az alkalmazás a viselkedés fenntartásának további eszközeként rendszeres push-értesítéseket küld a felhasználóknak, amelyek az étkezések naplózására vagy az edzések elvégzésére emlékeztetnek. Ezek a funkciók hatékonyan támogatják a szokásformálást és a fegyelem kialakítását, ugyanakkor a szakirodalom felhívja a figyelmet arra is, hogy a túlzott vagy rosszul időzített emlékeztetők pszichológiai ellenállást válthatnak ki, és akár negatív érzelmi reakciókat is eredményezhetnek, ha a felhasználó kényszerként éli meg azokat. </w:t>
      </w:r>
    </w:p>
    <w:p w:rsidR="00993A02" w:rsidRDefault="00FE752C">
      <w:pPr>
        <w:pStyle w:val="bekezdestobbi"/>
      </w:pPr>
      <w:r>
        <w:t>A MyFitnessPal gamifikációs stratégiája komplex módon kapcsolja össze a viselkedéses megerősítést, a személyre szabott élményt, az önmonitorozást és a közösségi interakciókat. A platform játékosított megoldásai hatékonyan szolgálják a felhasználók egészségmagatartásának fejlesztését, ugyanakkor tudatos tervezést igényelnek a felhasználói élmény hosszú távú fenntarthatósága érdekében.</w:t>
      </w:r>
    </w:p>
    <w:p w:rsidR="00993A02" w:rsidRDefault="00FE752C">
      <w:pPr>
        <w:pStyle w:val="kiemels1"/>
        <w:rPr>
          <w:lang w:eastAsia="hu-HU"/>
        </w:rPr>
      </w:pPr>
      <w:r>
        <w:rPr>
          <w:lang w:eastAsia="hu-HU"/>
        </w:rPr>
        <w:t>Headspace</w:t>
      </w:r>
    </w:p>
    <w:p w:rsidR="00993A02" w:rsidRDefault="00FE752C">
      <w:pPr>
        <w:pStyle w:val="bekezdeselso"/>
      </w:pPr>
      <w:r>
        <w:t xml:space="preserve">A Headspace egy digitális mindfulness és meditációs alkalmazás, amely kifejezetten a felhasználói elköteleződés és a hosszú távú viselkedésváltozás támogatására építi be a gamifikáció pszichológiai eszköztárát. A platform játékosított megoldásai célzottan a szokásformálás, a belső motiváció, valamint a közösségi élmény és a pozitív visszacsatolás pszichológiai tényezőire építenek annak érdekében, hogy támogassák a rendszeres meditációs gyakorlat kialakítását. </w:t>
      </w:r>
    </w:p>
    <w:p w:rsidR="00993A02" w:rsidRDefault="00FE752C">
      <w:pPr>
        <w:pStyle w:val="bekezdestobbi"/>
      </w:pPr>
      <w:r>
        <w:t xml:space="preserve">Az alkalmazás egyik kiemelt eszköze a felhasználóbarát onboarding folyamat, amely során a felhasználók néhány egyszerű kérdés megválaszolásával testre szabhatják meditációs élményüket. Az első lépések között szerepel egy rövid, kipróbálható meditációs gyakorlat is, amely csökkenti a belépési küszöböt és elősegíti a pozitív első benyomás kialakulását. Ez a zökkenőmentes bevezetés hatékonyan támogatja a kezdeti motiváció kialakulását, és csökkenti az új szokások elsajátításához gyakran társuló bizonytalanságérzetet. A Headspace közösségi funkcióinak célja a társas kapcsolódás élményének megteremtése, valamint a meditációs gyakorlat fenntartásának elősegítése. A felhasználók például megoszthatják az alkalmazást barátaikkal, vagy 30 napos vendég-hozzáférést ajándékozhatnak másoknak. Ezek a funkciók a </w:t>
      </w:r>
      <w:r>
        <w:lastRenderedPageBreak/>
        <w:t xml:space="preserve">társas támogatás pszichológiai jelentőségére építenek, és a közös célok, valamint az egymás iránti elszámoltathatóság révén fokozzák a gyakorlás fenntartását. </w:t>
      </w:r>
    </w:p>
    <w:p w:rsidR="00993A02" w:rsidRDefault="00FE752C">
      <w:pPr>
        <w:pStyle w:val="bekezdestobbi"/>
      </w:pPr>
      <w:r>
        <w:t xml:space="preserve">Az alkalmazás a felhasználói fejlődés vizuális nyomon követését is lehetővé teszi. A meditációs gyakorlatok gyakoriságának és időtartamának regisztrálása, valamint a fejlődési statisztikák elérhetősége elősegíti az önmegfigyelést és az önszabályozott viselkedés kialakítását. Az eredmények vizualizálása a teljesítményélmény fokozásán keresztül támogatja a belső motiváció fenntartását. A Headspace emellett játékosított meditációs gyakorlatokat is alkalmaz, amelyek a meditáció élményszerűsítését célozzák. A légzőgyakorlatok során például animált grafikai elemek – mint például egy virág, amely a belégzés és kilégzés ritmusára kitágul és összehúzódik – segítik a figyelem fókuszálását és a relaxáció elmélyítését. Az ilyen vizuális és auditív elemek az élményszerű tanulás és az érzelmi bevonódás pszichológiai mechanizmusait aktiválják, így a gyakorlás szubjektív élvezeti értékét is növelik. </w:t>
      </w:r>
    </w:p>
    <w:p w:rsidR="00993A02" w:rsidRDefault="00FE752C">
      <w:pPr>
        <w:pStyle w:val="bekezdestobbi"/>
      </w:pPr>
      <w:r>
        <w:t>A Headspace gamifikációs stratégiája jól illeszkedik a viselkedésváltoztatásra és szokásformálásra épülő digitális beavatkozások legjobb gyakorlataihoz. A platform játékosított megoldásai hatékonyan támogatják a rendszeres meditáció kialakítását azáltal, hogy egyszerre célozzák a személyes fejlődés, a társas kapcsolódás, a pozitív visszacsatolás és az élményszerű tanulás pszichológiai igényeit.</w:t>
      </w:r>
    </w:p>
    <w:p w:rsidR="00993A02" w:rsidRDefault="00FE752C">
      <w:pPr>
        <w:pStyle w:val="kiemels1"/>
        <w:rPr>
          <w:lang w:eastAsia="hu-HU"/>
        </w:rPr>
      </w:pPr>
      <w:r>
        <w:rPr>
          <w:lang w:eastAsia="hu-HU"/>
        </w:rPr>
        <w:t>Habitica</w:t>
      </w:r>
    </w:p>
    <w:p w:rsidR="00993A02" w:rsidRDefault="00FE752C">
      <w:pPr>
        <w:pStyle w:val="bekezdeselso"/>
      </w:pPr>
      <w:r>
        <w:t xml:space="preserve">A Habitica egy olyan digitális alkalmazás, amely a mindennapi feladatkezelést játékosított keretbe helyezi azáltal, hogy a felhasználók teendőit szerepjáték (RPG) élménnyé alakítja át. A platform célja a produktivitás és a szokásformálás támogatása olyan gamifikációs technikák segítségével, amelyek pszichológiai szempontból a teljesítmény, az önszabályozás, a társas kapcsolatok és az élvezetes visszacsatolás iránti belső motivációs szükségleteket célozzák. </w:t>
      </w:r>
    </w:p>
    <w:p w:rsidR="00993A02" w:rsidRDefault="00FE752C">
      <w:pPr>
        <w:pStyle w:val="bekezdestobbi"/>
      </w:pPr>
      <w:r>
        <w:t xml:space="preserve">Az egyik legmeghatározóbb játékosított elem a karakteralkotás és karakterfejlődés rendszere. A felhasználók saját avatárt hoznak létre, amely a feladatok elvégzése során tapasztalati pontokat (XP) és aranyat gyűjt. A karakterek fejlődése vizuálisan és statisztikailag is nyomon követhető, ami a kompetencia és fejlődés élményének erősítésével hozzájárul az önszabályozott viselkedés fenntartásához. Az ilyen típusú visszacsatolás elősegíti, hogy a felhasználók a feladatok elvégzését ne puszta kötelességként, hanem fejlődési lehetőségként értelmezzék. A rendszer azonnali megerősítést kínál a jutalmak és felszerelések formájában. Az elvégzett feladatokért járó aranyból különböző felszerelések – például fegyverek, páncélok – vásárolhatók, amelyek nemcsak vizuális visszacsatolást nyújtanak, hanem a játékbeli hatékonyságot is növelik. Ez a mechanizmus a jutalmazás és a teljesítés érzésének klasszikus pszichológiai hatásaira épít, fokozva a felhasználók belső motivációját és az elismerés iránti szükséglet kielégítését. </w:t>
      </w:r>
    </w:p>
    <w:p w:rsidR="00993A02" w:rsidRDefault="00FE752C">
      <w:pPr>
        <w:pStyle w:val="bekezdestobbi"/>
      </w:pPr>
      <w:r>
        <w:t xml:space="preserve">A Habitica szociális dimenziója szintén kulcsfontosságú. A felhasználók csoportokhoz csatlakozhatnak, közös küldetéseket vállalhatnak, és szörnyekkel harcolhatnak – mindezt úgy, hogy valós életbeli feladatokat hajtanak végre. Ez a fajta csapatmunka és közösségi interakció lehetőséget nyújt a társas támogatás megtapasztalására, valamint az együttműködésre épülő célok elérésére. A közösségi élmény erősíti a valahova tartozás érzését, miközben a felhasználók </w:t>
      </w:r>
      <w:r>
        <w:lastRenderedPageBreak/>
        <w:t xml:space="preserve">kölcsönösen bátorítják és motiválják egymást. A Habitica különlegessége, hogy összeköti a játékbeli és a valós jutalmak rendszerét. A felhasználók saját maguk számára is kijelölhetnek valós jutalmakat, amelyeket akkor „oldhatnak fel”, ha a kívánt szintű játékon belüli teljesítményt elérik – például megnézhetnek egy kedvenc tévéműsort, ha elvégeztek bizonyos napi feladatokat. Ez a mechanizmus az önjutalmazás tudatosításán keresztül támogatja az önkontrollt, és az egészséges egyensúly kialakítását a munka és a szabadidő között. Emellett megerősíti az öngondoskodás fontosságát is, amely különösen releváns a viselkedésváltozást célzó digitális eszközök esetében. </w:t>
      </w:r>
    </w:p>
    <w:p w:rsidR="00993A02" w:rsidRDefault="00FE752C">
      <w:pPr>
        <w:pStyle w:val="bekezdestobbi"/>
      </w:pPr>
      <w:r>
        <w:t>A Habitica gamifikációs modellje olyan holisztikus megközelítést képvisel, amely egyszerre célozza a fejlődés, az élvezet, a társas kapcsolódás és az önjutalmazás pszichológiai dimenzióit. A szerepjátékos-keretbe helyezett feladatkezelés nem csupán szórakoztatóvá, hanem fenntarthatóvá is teszi a mindennapi produktivitás és szokásformálás folyamatát.</w:t>
      </w:r>
    </w:p>
    <w:p w:rsidR="00993A02" w:rsidRDefault="00FE752C">
      <w:pPr>
        <w:pStyle w:val="Cmsor1"/>
      </w:pPr>
      <w:bookmarkStart w:id="187" w:name="_Toc197690070"/>
      <w:r>
        <w:lastRenderedPageBreak/>
        <w:t>A mindennapok játékosítása</w:t>
      </w:r>
      <w:bookmarkEnd w:id="187"/>
    </w:p>
    <w:p w:rsidR="00993A02" w:rsidRDefault="00FE752C">
      <w:pPr>
        <w:pStyle w:val="bekezdeselso"/>
      </w:pPr>
      <w:r>
        <w:t xml:space="preserve">A modern élet számos aspektusa, legyen az munka, tanulás, pénzügyek vagy személyes fejlődés, gyakran monotonnak, kihívásokkal telinek vagy éppen lélekölőnek érződhet. A halogatás, a motiváció hiánya és a célok elérésének küzdelmes jellege sokak számára ismerős jelenség. A gamifikáció – a játékelemek és játéktervezési technikák alkalmazása nem játék kontextusban – </w:t>
      </w:r>
      <w:r>
        <w:rPr>
          <w:rStyle w:val="Kiemels2"/>
          <w:b w:val="0"/>
        </w:rPr>
        <w:t>hatékony stratégia</w:t>
      </w:r>
      <w:r>
        <w:t xml:space="preserve"> lehet ezen kihívások kezelésére: az unalmas teendőket </w:t>
      </w:r>
      <w:r>
        <w:rPr>
          <w:rStyle w:val="Kiemels2"/>
          <w:b w:val="0"/>
        </w:rPr>
        <w:t>jutalmazó kalandokká alakíthatjuk</w:t>
      </w:r>
      <w:r>
        <w:t xml:space="preserve">. Ez a megközelítés nem csupán a külső motivációt célozza, hanem a </w:t>
      </w:r>
      <w:r>
        <w:rPr>
          <w:rStyle w:val="Kiemels2"/>
          <w:b w:val="0"/>
        </w:rPr>
        <w:t>szokásaink átprogramozásáról</w:t>
      </w:r>
      <w:r>
        <w:t xml:space="preserve"> és a </w:t>
      </w:r>
      <w:r>
        <w:rPr>
          <w:rStyle w:val="Kiemels2"/>
          <w:b w:val="0"/>
        </w:rPr>
        <w:t>személyes identitás formálásáról</w:t>
      </w:r>
      <w:r>
        <w:t xml:space="preserve"> szól. A gamifikáció ígérete az, hogy az életet nem csupán elviseljük, hanem </w:t>
      </w:r>
      <w:r>
        <w:rPr>
          <w:rStyle w:val="Kiemels2"/>
          <w:b w:val="0"/>
        </w:rPr>
        <w:t>örömmel játsszuk</w:t>
      </w:r>
      <w:r>
        <w:t>, aktív résztvevőként formáljuk.</w:t>
      </w:r>
    </w:p>
    <w:p w:rsidR="00993A02" w:rsidRDefault="00FE752C">
      <w:pPr>
        <w:pStyle w:val="bekezdestobbi"/>
      </w:pPr>
      <w:r>
        <w:t xml:space="preserve">A halogatás komoly és elterjedt jelenség, amely hátráltatja a mindennapi produktivitást és jóllétet. Ebben a fejezetben röviden bemutatjuk a halogatás pszichológiai hátterét, kitérünk a halogatás és a játékosítás közti kapcsolódási pontokra. Ezt követően bemutatjuk a SMART célkitűzési módszert, rávilágítva annak kutatási hátterére és arra, miért hatékony a halogatás leküzdésében. Végezetül a fejezet gyakorlati útmutatóként részletezi, hogyan </w:t>
      </w:r>
      <w:r>
        <w:rPr>
          <w:rStyle w:val="Kiemels2"/>
          <w:b w:val="0"/>
        </w:rPr>
        <w:t>játékosíthatjuk mindennapjainkat</w:t>
      </w:r>
      <w:r>
        <w:t xml:space="preserve">, azaz milyen eszközökkel és technikákkal tehetjük a hétköznapi feladatokat játékosan motiválóvá. Ebben a részben számos konkrét példát és beavatkozási javaslatot adunk, elsősorban a nemrég megjelent gamifikációs ötlettár </w:t>
      </w:r>
      <w:r>
        <w:fldChar w:fldCharType="begin"/>
      </w:r>
      <w:r>
        <w:instrText>ADDIN ZOTERO_ITEM CSL_CITATION {"citationID":"RyDZVax9","properties":{"formattedCitation":"(Stephens, 2025)","plainCitation":"(Stephens, 2025)","noteIndex":0},"citationItems":[{"id":1672,"uris":["http://zotero.org/users/9712023/items/SNQ6V6XV"],"itemData":{"id":1672,"type":"book","publisher":"Audible Innovations Publishing","title":"Gamify Your Tasks: Kick Life's Ass","author":[{"family":"Stephens","given":"David Joel"}],"issued":{"date-parts":[["2025"]]}}}],"schema":"https://github.com/citation-style-language/schema/raw/master/csl-citation.json"}</w:instrText>
      </w:r>
      <w:r>
        <w:fldChar w:fldCharType="separate"/>
      </w:r>
      <w:r>
        <w:t>(Stephens, 2025)</w:t>
      </w:r>
      <w:r>
        <w:fldChar w:fldCharType="end"/>
      </w:r>
      <w:r>
        <w:t xml:space="preserve"> alapján, amit saját javaslatokkal is kiegészítettünk.</w:t>
      </w:r>
    </w:p>
    <w:p w:rsidR="00993A02" w:rsidRDefault="00FE752C">
      <w:pPr>
        <w:pStyle w:val="Cmsor2"/>
      </w:pPr>
      <w:bookmarkStart w:id="188" w:name="_Toc197690071"/>
      <w:r>
        <w:t>A halogatás</w:t>
      </w:r>
      <w:bookmarkEnd w:id="188"/>
    </w:p>
    <w:p w:rsidR="00993A02" w:rsidRDefault="00FE752C">
      <w:pPr>
        <w:pStyle w:val="bekezdeselso"/>
        <w:rPr>
          <w:b/>
        </w:rPr>
      </w:pPr>
      <w:r>
        <w:t xml:space="preserve">A pszichológiai definíció szerint a halogatás olyan </w:t>
      </w:r>
      <w:r>
        <w:rPr>
          <w:rStyle w:val="Kiemels2"/>
          <w:b w:val="0"/>
        </w:rPr>
        <w:t>szándékos késleltetése</w:t>
      </w:r>
      <w:r>
        <w:t xml:space="preserve"> egy szándékolt cselekvésnek, hogy annak halasztása várhatóan negatív következményekkel jár </w:t>
      </w:r>
      <w:r>
        <w:fldChar w:fldCharType="begin"/>
      </w:r>
      <w:r>
        <w:instrText>ADDIN ZOTERO_ITEM CSL_CITATION {"citationID":"kpMnAbFS","properties":{"formattedCitation":"(Alblwi \\uc0\\u233{}s mtsai., 2019)","plainCitation":"(Alblwi és mtsai., 2019)","noteIndex":0},"citationItems":[{"id":1666,"uris":["http://zotero.org/users/9712023/items/XC548HTB"],"itemData":{"id":1666,"type":"paper-conference","container-title":"2019 6th International Conference on Behavioral, Economic and Socio-Cultural Computing (BESC)","DOI":"10.1109/BESC48373.2019.8963036","event-place":"Beijing, China","event-title":"2019 6th International Conference on Behavioral, Economic and Socio-Cultural Computing (BESC)","ISBN":"978-1-7281-4762-8","license":"https://ieeexplore.ieee.org/Xplorehelp/downloads/license-information/IEEE.html","page":"1-7","publisher":"IEEE","publisher-place":"Beijing, China","source":"DOI.org (Crossref)","title":"Procrastination on Social Networks: Types and Triggers","title-short":"Procrastination on Social Networks","URL":"https://ieeexplore.ieee.org/document/8963036/","author":[{"family":"Alblwi","given":"Abdulaziz"},{"family":"Stefanidis","given":"Angelos"},{"family":"Phalp","given":"Keith"},{"family":"Ali","given":"Raian"}],"accessed":{"date-parts":[["2025",5,4]]},"issued":{"date-parts":[["2019",10]]}}}],"schema":"https://github.com/citation-style-language/schema/raw/master/csl-citation.json"}</w:instrText>
      </w:r>
      <w:r>
        <w:fldChar w:fldCharType="separate"/>
      </w:r>
      <w:r>
        <w:rPr>
          <w:rFonts w:cs="Times New Roman"/>
          <w:szCs w:val="24"/>
        </w:rPr>
        <w:t>(Alblwi és mtsai., 2019)</w:t>
      </w:r>
      <w:r>
        <w:fldChar w:fldCharType="end"/>
      </w:r>
      <w:r>
        <w:t xml:space="preserve">. Vagyis a halogató személy tudja, hogy rosszabbul jár a késlekedéssel, mégis önként dönt a halasztás mellett. A halogatást gyakran az önszabályozás kudarcának tekintik, egy olyan irracionális késleltetési magatartásnak, amelyben a pillanatnyi megkönnyebbülés vagy élvezet győzedelmeskedik a hosszú távú célok felett </w:t>
      </w:r>
      <w:r>
        <w:fldChar w:fldCharType="begin"/>
      </w:r>
      <w:r>
        <w:instrText>ADDIN ZOTERO_ITEM CSL_CITATION {"citationID":"LIKVs7CJ","properties":{"formattedCitation":"(Steel, 2007)","plainCitation":"(Steel, 2007)","noteIndex":0},"citationItems":[{"id":1660,"uris":["http://zotero.org/users/9712023/items/7SDVXWQS"],"itemData":{"id":1660,"type":"article-journal","container-title":"Psychological Bulletin","DOI":"10.1037/0033-2909.133.1.65","ISSN":"1939-1455, 0033-2909","issue":"1","journalAbbreviation":"Psychological Bulletin","language":"en","page":"65-94","source":"DOI.org (Crossref)","title":"The nature of procrastination: A meta-analytic and theoretical review of quintessential self-regulatory failure.","title-short":"The nature of procrastination","volume":"133","author":[{"family":"Steel","given":"Piers"}],"issued":{"date-parts":[["2007",1]]}}}],"schema":"https://github.com/citation-style-language/schema/raw/master/csl-citation.json"}</w:instrText>
      </w:r>
      <w:r>
        <w:fldChar w:fldCharType="separate"/>
      </w:r>
      <w:r>
        <w:t>(Steel, 2007)</w:t>
      </w:r>
      <w:r>
        <w:fldChar w:fldCharType="end"/>
      </w:r>
      <w:r>
        <w:t xml:space="preserve">. A jelenség rendkívül elterjedt: felmérések szerint a felnőtt lakosság mintegy </w:t>
      </w:r>
      <w:r>
        <w:rPr>
          <w:rStyle w:val="Hangslyozs"/>
          <w:i w:val="0"/>
        </w:rPr>
        <w:t>20%-a</w:t>
      </w:r>
      <w:r>
        <w:t xml:space="preserve"> krónikus halogató, aki életének számos területén (munka, tanulás, otthoni teendők, pénzügyek) rendszeresen késlelteti a feladatokat </w:t>
      </w:r>
      <w:r>
        <w:fldChar w:fldCharType="begin"/>
      </w:r>
      <w:r>
        <w:instrText>ADDIN ZOTERO_ITEM CSL_CITATION {"citationID":"fYqMJP1p","properties":{"formattedCitation":"(Ferrari \\uc0\\u233{}s mtsai., 2007; Lukas &amp; Berking, 2018)","plainCitation":"(Ferrari és mtsai., 2007; Lukas &amp; Berking, 2018)","noteIndex":0},"citationItems":[{"id":1663,"uris":["http://zotero.org/users/9712023/items/HJRCYLNV"],"itemData":{"id":1663,"type":"article-journal","abstract":"Adult men ( n = 582) and women ( n = 765) from six nations (Spain, Peru, Venezuela, the United Kingdom, Australia, and the United States) completed two reliable and valid measures of chronic procrastination. Because both arousal and avoidant procrastination types were significantly related across the entire sample ( r = .72, p &lt; .001) and within each national sample, regression analyses calculated “pure” arousal and “pure” avoidant procrastinators, controlling for the scale scores of the other scale. Results indicated no significant sex or nationality differences within and between nations on self-reported arousal or avoidant procrastination. Overall, 13.5% and 14.6% of men and women self-identified as either arousal or avoidant procrastinators, respectively. These findings suggest that the tendency toward frequent delays in starting or completing tasks may be prevalent across diverse populations in spite of their distinct cultural values, norms, and practices.","container-title":"Journal of Cross-Cultural Psychology","DOI":"10.1177/0022022107302314","ISSN":"0022-0221, 1552-5422","issue":"4","journalAbbreviation":"Journal of Cross-Cultural Psychology","language":"en","license":"https://journals.sagepub.com/page/policies/text-and-data-mining-license","page":"458-464","source":"DOI.org (Crossref)","title":"Frequent Behavioral Delay Tendencies By Adults: International Prevalence Rates of Chronic Procrastination","title-short":"Frequent Behavioral Delay Tendencies By Adults","volume":"38","author":[{"family":"Ferrari","given":"Joseph R."},{"family":"Díaz-Morales","given":"Juan Francisco"},{"family":"O'Callaghan","given":"Jean"},{"family":"Díaz","given":"Karem"},{"family":"Argumedo","given":"Doris"}],"issued":{"date-parts":[["2007",7]]}}},{"id":1668,"uris":["http://zotero.org/users/9712023/items/T7Z6PYG9"],"itemData":{"id":1668,"type":"article-journal","container-title":"Internet Interventions","DOI":"10.1016/j.invent.2017.07.002","ISSN":"22147829","journalAbbreviation":"Internet Interventions","language":"en","page":"83-90","source":"DOI.org (Crossref)","title":"Reducing procrastination using a smartphone-based treatment program: A randomized controlled pilot study","title-short":"Reducing procrastination using a smartphone-based treatment program","volume":"12","author":[{"family":"Lukas","given":"Christian Aljoscha"},{"family":"Berking","given":"Matthias"}],"issued":{"date-parts":[["2018",6]]}}}],"schema":"https://github.com/citation-style-language/schema/raw/master/csl-citation.json"}</w:instrText>
      </w:r>
      <w:r>
        <w:fldChar w:fldCharType="separate"/>
      </w:r>
      <w:r>
        <w:rPr>
          <w:rFonts w:cs="Times New Roman"/>
          <w:szCs w:val="24"/>
        </w:rPr>
        <w:t>(Ferrari és mtsai., 2007; Lukas &amp; Berking, 2018)</w:t>
      </w:r>
      <w:r>
        <w:fldChar w:fldCharType="end"/>
      </w:r>
      <w:r>
        <w:t xml:space="preserve">. Egyetemisták körében még gyakoribb, becslések szerint a többségük gyakran vagy állandóan halogat, ami komoly problémát jelent számukra </w:t>
      </w:r>
      <w:r>
        <w:fldChar w:fldCharType="begin"/>
      </w:r>
      <w:r>
        <w:instrText>ADDIN ZOTERO_ITEM CSL_CITATION {"citationID":"KY94Xxcd","properties":{"formattedCitation":"(Ferrari \\uc0\\u233{}s mtsai., 1998; J. Pereira &amp; D\\uc0\\u237{}az, 2022)","plainCitation":"(Ferrari és mtsai., 1998; J. Pereira &amp; Díaz, 2022)","noteIndex":0},"citationItems":[{"id":1665,"uris":["http://zotero.org/users/9712023/items/AG8WU9LZ"],"itemData":{"id":1665,"type":"article-journal","container-title":"Research in Higher Education","DOI":"10.1023/A:1018768715586","ISSN":"03610365","issue":"2","page":"199-215","source":"DOI.org (Crossref)","title":"The antecedents and consequences of academic excuse-making: Examining individual differences in procrastinationtitle","volume":"39","author":[{"family":"Ferrari","given":"Joseph R."},{"family":"Keane","given":"Sabrina M."},{"family":"Wolfe","given":"Raymond N."},{"family":"Beck","given":"Brett L."}],"issued":{"date-parts":[["1998"]]}}},{"id":1670,"uris":["http://zotero.org/users/9712023/items/I2IV3CEE"],"itemData":{"id":1670,"type":"article-journal","abstract":"Capstone projects usually represent the most significant academic endeavor with which students have been involved. Time management tends to be one of the hurdles. On top, University students are prone to procrastinatory behavior. Inexperience and procrastination team up for students failing to meet deadlines. Supervisors strive to help. Yet heavy workloads frequently prevent tutors from continuous involvement. This article looks into the extent to which conversational agents (a.k.a. chatbots) can tackle procrastination in single-student capstone projects. Specifically, chatbot enablers put in play include (1) alerts, (2) advice, (3) automatic rescheduling, (4) motivational messages, and (5) reference to previous capstone projects. Informed by Cognitive Behavioural Theory, these enablers are framed within the three phases involved in self-regulation misalignment: pre-actional, actional, and post-actional. To motivate this research, we first analyzed 77 capstone-project reports. We found that students’ Gantt charts (1) fail to acknowledge review meetings (70%) and milestones (100%) and (2) suffer deviations from the initial planned effort (16.28%). On these grounds, we develop GanttBot, a Telegram chatbot that is configured from the student’s Gantt diagram. GanttBot reminds students about close landmarks, it informs tutors when intervention might be required, and it learns from previous projects about common pitfalls, advising students accordingly. For evaluation purposes, course 17/18 acts as the control group (\n              \n                N=28\n              \n              ) while course 18/19 acts as the treatment group (\n              \n                N=25\n              \n              students). Using “overdue days” as the proxy for procrastination, results indicate that course 17/18 accounted for an average of 19 days of delay (SD = 5), whereas these days go down to 10 for the intervention group in course 18/19 (SD = 4). GanttBot is available for public usage as a Telegram chatbot.","container-title":"ACM Transactions on Computing Education","DOI":"10.1145/3469127","ISSN":"1946-6226, 1946-6226","issue":"1","journalAbbreviation":"ACM Trans. Comput. Educ.","language":"en","page":"1-22","source":"DOI.org (Crossref)","title":"Struggling to Keep Tabs on Capstone Projects: A Chatbot to Tackle Student Procrastination","title-short":"Struggling to Keep Tabs on Capstone Projects","volume":"22","author":[{"family":"Pereira","given":"Juanan"},{"family":"Díaz","given":"Óscar"}],"issued":{"date-parts":[["2022",3,31]]}}}],"schema":"https://github.com/citation-style-language/schema/raw/master/csl-citation.json"}</w:instrText>
      </w:r>
      <w:r>
        <w:fldChar w:fldCharType="separate"/>
      </w:r>
      <w:r>
        <w:rPr>
          <w:rFonts w:cs="Times New Roman"/>
          <w:szCs w:val="24"/>
        </w:rPr>
        <w:t>(Ferrari és mtsai., 1998; Pereira &amp; Díaz, 2022)</w:t>
      </w:r>
      <w:r>
        <w:fldChar w:fldCharType="end"/>
      </w:r>
      <w:r>
        <w:t xml:space="preserve">. A halogatás nemcsak a határidők miatti stresszt növeli, de szoros összefüggést mutat a rosszabb tanulmányi és munkahelyi teljesítménnyel, fokozott szorongással, sőt az általános mentális és fizikai egészség romlásával is </w:t>
      </w:r>
      <w:r>
        <w:fldChar w:fldCharType="begin"/>
      </w:r>
      <w:r>
        <w:instrText>ADDIN ZOTERO_ITEM CSL_CITATION {"citationID":"Rx0VhBbG","properties":{"formattedCitation":"(M. B. Pereira \\uc0\\u233{}s mtsai., 2025)","plainCitation":"(M. B. Pereira és mtsai., 2025)","noteIndex":0},"citationItems":[{"id":1658,"uris":["http://zotero.org/users/9712023/items/U6SRQLBA"],"itemData":{"id":1658,"type":"article-journal","abstract":"Introduction: Procrastination significantly impacts in the lives of young people and adults, both in academic and professional contexts, reducing interest, performance and productivity. The prevalence rates in the general adult population highlight the frequency of this phenomenon. Procrastination, defined as the voluntary postponement of tasks despite awareness of its negative consequences, undermines academic performance, workplace productivity, and mental and physical health. Gamification, as a strategy within interactive systems, has been recognized for its potential to enhance motivation and, consequently, to reduce procrastination. Methods: This study explores how integrating gamification elements (such as points, badges, challenges, leaderboards, and progress bars) into interactive systems can improve user engagement, motivation, and task management, and consequently, help to reduce procrastination. The research methodology followed a systematic literature review, guided by SEGRESS guidelines. Results: The review included 24 studies, carefully selected from 781 identified through reputable databases. The findings highlight both the potential benefits and the challenges of employing gamification to combat procrastination. Discussion: This research emphasizes the importance of personalization in gamification strategies to address procrastination effectively. It further contributes to interactive systems design by exploring how organizational processes/behaviors and productivity can be enhanced through gamification systems (technology), tailored to assist users (students, workers, and procrastinators in general) in overcoming procrastination-related challenges.","container-title":"Journal on Interactive Systems","DOI":"10.5753/jis.2025.5412","ISSN":"2763-7719","issue":"1","journalAbbreviation":"JIS","license":"http://creativecommons.org/licenses/by/4.0","page":"302-319","source":"DOI.org (Crossref)","title":"Investigating Gamification to Reduce Procrastination - Systematic Literature Review","volume":"16","author":[{"family":"Pereira","given":"Milena Batalha"},{"family":"Classe","given":"Tadeu Moreira De"},{"family":"Siqueira","given":"Sean Wolfgand Matsui"}],"issued":{"date-parts":[["2025",4,13]]}}}],"schema":"https://github.com/citation-style-language/schema/raw/master/csl-citation.json"}</w:instrText>
      </w:r>
      <w:r>
        <w:fldChar w:fldCharType="separate"/>
      </w:r>
      <w:r>
        <w:rPr>
          <w:rFonts w:cs="Times New Roman"/>
          <w:szCs w:val="24"/>
        </w:rPr>
        <w:t>(Pereira és mtsai., 2025)</w:t>
      </w:r>
      <w:r>
        <w:fldChar w:fldCharType="end"/>
      </w:r>
      <w:r>
        <w:t xml:space="preserve">. </w:t>
      </w:r>
      <w:r>
        <w:rPr>
          <w:rStyle w:val="Kiemels2"/>
          <w:b w:val="0"/>
        </w:rPr>
        <w:t>Más szóval, a halogatás nem pusztán „rossz szokás”, hanem a közérzetünket és sikerességünket károsító tényező, amelynek megértése és kezelése kiemelten fontos.</w:t>
      </w:r>
    </w:p>
    <w:p w:rsidR="00993A02" w:rsidRDefault="00FE752C">
      <w:pPr>
        <w:pStyle w:val="bekezdestobbi"/>
      </w:pPr>
      <w:r>
        <w:t xml:space="preserve">Miért halogatunk, annak ellenére, hogy tudjuk, ártunk vele magunknak? A pszichológiai kutatások több kulcstényezőt azonosítottak. Steel </w:t>
      </w:r>
      <w:r>
        <w:fldChar w:fldCharType="begin"/>
      </w:r>
      <w:r>
        <w:instrText>ADDIN ZOTERO_ITEM CSL_CITATION {"citationID":"dVrAADW7","properties":{"formattedCitation":"(2007)","plainCitation":"(2007)","noteIndex":0},"citationItems":[{"id":1660,"uris":["http://zotero.org/users/9712023/items/7SDVXWQS"],"itemData":{"id":1660,"type":"article-journal","container-title":"Psychological Bulletin","DOI":"10.1037/0033-2909.133.1.65","ISSN":"1939-1455, 0033-2909","issue":"1","journalAbbreviation":"Psychological Bulletin","language":"en","page":"65-94","source":"DOI.org (Crossref)","title":"The nature of procrastination: A meta-analytic and theoretical review of quintessential self-regulatory failure.","title-short":"The nature of procrastination","volume":"133","author":[{"family":"Steel","given":"Piers"}],"issued":{"date-parts":[["2007",1]]}},"suppress-author":true}],"schema":"https://github.com/citation-style-language/schema/raw/master/csl-citation.json"}</w:instrText>
      </w:r>
      <w:r>
        <w:fldChar w:fldCharType="separate"/>
      </w:r>
      <w:r>
        <w:t>(2007)</w:t>
      </w:r>
      <w:r>
        <w:fldChar w:fldCharType="end"/>
      </w:r>
      <w:r>
        <w:t xml:space="preserve"> meta-analízise szerint a halogatás legerősebb előrejelzői: a </w:t>
      </w:r>
      <w:r>
        <w:rPr>
          <w:rStyle w:val="Hangslyozs"/>
        </w:rPr>
        <w:t>feladat iránti averzió</w:t>
      </w:r>
      <w:r>
        <w:t xml:space="preserve"> (mennyire unalmasnak vagy kellemetlennek </w:t>
      </w:r>
      <w:r>
        <w:lastRenderedPageBreak/>
        <w:t xml:space="preserve">érezzük a feladatot), a </w:t>
      </w:r>
      <w:r>
        <w:rPr>
          <w:rStyle w:val="Hangslyozs"/>
        </w:rPr>
        <w:t>határidő távolisága</w:t>
      </w:r>
      <w:r>
        <w:t xml:space="preserve"> (minél távolabb van, annál könnyebb halogatni), az </w:t>
      </w:r>
      <w:r>
        <w:rPr>
          <w:rStyle w:val="Hangslyozs"/>
        </w:rPr>
        <w:t>önhatékonyság alacsony szintje</w:t>
      </w:r>
      <w:r>
        <w:t xml:space="preserve"> (ha valaki nem bízik benne, hogy képes sikeresen megcsinálni a feladatot), valamint a </w:t>
      </w:r>
      <w:r>
        <w:rPr>
          <w:rStyle w:val="Hangslyozs"/>
        </w:rPr>
        <w:t>magas impulzivitás</w:t>
      </w:r>
      <w:r>
        <w:t xml:space="preserve"> és az </w:t>
      </w:r>
      <w:r>
        <w:rPr>
          <w:rStyle w:val="Hangslyozs"/>
        </w:rPr>
        <w:t xml:space="preserve">alacsony lelkiismeretesség </w:t>
      </w:r>
      <w:r>
        <w:fldChar w:fldCharType="begin"/>
      </w:r>
      <w:r>
        <w:rPr>
          <w:rStyle w:val="Hangslyozs"/>
        </w:rPr>
        <w:instrText>ADDIN ZOTERO_ITEM CSL_CITATION {"citationID":"3sgisUTe","properties":{"formattedCitation":"(Steel, 2007)","plainCitation":"(Steel, 2007)","noteIndex":0},"citationItems":[{"id":1660,"uris":["http://zotero.org/users/9712023/items/7SDVXWQS"],"itemData":{"id":1660,"type":"article-journal","container-title":"Psychological Bulletin","DOI":"10.1037/0033-2909.133.1.65","ISSN":"1939-1455, 0033-2909","issue":"1","journalAbbreviation":"Psychological Bulletin","language":"en","page":"65-94","source":"DOI.org (Crossref)","title":"The nature of procrastination: A meta-analytic and theoretical review of quintessential self-regulatory failure.","title-short":"The nature of procrastination","volume":"133","author":[{"family":"Steel","given":"Piers"}],"issued":{"date-parts":[["2007",1]]}}}],"schema":"https://github.com/citation-style-language/schema/raw/master/csl-citation.json"}</w:instrText>
      </w:r>
      <w:r>
        <w:rPr>
          <w:rStyle w:val="Hangslyozs"/>
        </w:rPr>
        <w:fldChar w:fldCharType="separate"/>
      </w:r>
      <w:r>
        <w:t>(Steel, 2007)</w:t>
      </w:r>
      <w:r>
        <w:rPr>
          <w:rStyle w:val="Hangslyozs"/>
        </w:rPr>
        <w:fldChar w:fldCharType="end"/>
      </w:r>
      <w:r>
        <w:t xml:space="preserve">. Ezek a tényezők egy integratív elméleti keretben egyesíthetők, amelyet </w:t>
      </w:r>
      <w:r>
        <w:rPr>
          <w:rStyle w:val="Kiemels2"/>
          <w:b w:val="0"/>
        </w:rPr>
        <w:t>idői motivációs elméletnek</w:t>
      </w:r>
      <w:r>
        <w:t xml:space="preserve"> vagy „halogatás egyenletnek” nevezünk. Ennek lényege, hogy a </w:t>
      </w:r>
      <w:r>
        <w:rPr>
          <w:rStyle w:val="Kiemels2"/>
          <w:b w:val="0"/>
        </w:rPr>
        <w:t>motiváció</w:t>
      </w:r>
      <w:r>
        <w:t xml:space="preserve"> egy feladat iránt arányos a feladat </w:t>
      </w:r>
      <w:r>
        <w:rPr>
          <w:rStyle w:val="Hangslyozs"/>
        </w:rPr>
        <w:t>várható értékével</w:t>
      </w:r>
      <w:r>
        <w:t xml:space="preserve"> (értékességével és az elérni kívánt jutalommal) és a sikerességbe vetett </w:t>
      </w:r>
      <w:r>
        <w:rPr>
          <w:rStyle w:val="Hangslyozs"/>
        </w:rPr>
        <w:t>várakozással</w:t>
      </w:r>
      <w:r>
        <w:t xml:space="preserve"> (önbizalommal), ugyanakkor fordítottan arányos az </w:t>
      </w:r>
      <w:r>
        <w:rPr>
          <w:rStyle w:val="Hangslyozs"/>
        </w:rPr>
        <w:t>impulzivitással</w:t>
      </w:r>
      <w:r>
        <w:t xml:space="preserve"> és a </w:t>
      </w:r>
      <w:r>
        <w:rPr>
          <w:rStyle w:val="Hangslyozs"/>
        </w:rPr>
        <w:t xml:space="preserve">késleltetéssel </w:t>
      </w:r>
      <w:r>
        <w:fldChar w:fldCharType="begin"/>
      </w:r>
      <w:r>
        <w:rPr>
          <w:rStyle w:val="Hangslyozs"/>
        </w:rPr>
        <w:instrText>ADDIN ZOTERO_ITEM CSL_CITATION {"citationID":"oDxMBtyo","properties":{"formattedCitation":"(Steel, 2012)","plainCitation":"(Steel, 2012)","noteIndex":0},"citationItems":[{"id":1661,"uris":["http://zotero.org/users/9712023/items/ZGUTF3SP"],"itemData":{"id":1661,"type":"book","abstract":"If you think you are not one of the 95% of us who procrastinates, take Dr. Steel's test. Based on more than a decade of research, and written with humor, humanity, and solid science, this book offers answers to such questions as: Are we biologically hardwired to procrastinate. If so, why? Is there a difference between procrastination and prudence? What tricks do we play on ourselves when we procrastinate at work, school, and home? If visualizing our dreams isn't enough to make them real, then what steps do we need to take? Along the way, Dr. Steel dispels the myths and misunderstandings of motivation and procrastination, replacing them with a clear explanation of why we put off until tomorrow exactly what we should be doing today. He then offers specific techniques we can use to tame the bad habits that adversely affect our health, happiness, and careers.--From publisher description","edition":"1. paperback ed","event-place":"New York, NY","ISBN":"978-0-06-170362-1","language":"eng","number-of-pages":"339","publisher":"Harper","publisher-place":"New York, NY","source":"K10plus ISBN","title":"The procrastination equation: how to stop putting things off and start getting stuff done","title-short":"The procrastination equation","author":[{"family":"Steel","given":"Piers"}],"issued":{"date-parts":[["2012"]]}}}],"schema":"https://github.com/citation-style-language/schema/raw/master/csl-citation.json"}</w:instrText>
      </w:r>
      <w:r>
        <w:rPr>
          <w:rStyle w:val="Hangslyozs"/>
        </w:rPr>
        <w:fldChar w:fldCharType="separate"/>
      </w:r>
      <w:r>
        <w:t>(Steel, 2012)</w:t>
      </w:r>
      <w:r>
        <w:rPr>
          <w:rStyle w:val="Hangslyozs"/>
        </w:rPr>
        <w:fldChar w:fldCharType="end"/>
      </w:r>
      <w:r>
        <w:t>. Matematikailag:</w:t>
      </w:r>
    </w:p>
    <w:p w:rsidR="00993A02" w:rsidRDefault="00FE752C">
      <w:pPr>
        <w:pStyle w:val="NormlWeb"/>
        <w:spacing w:before="280" w:after="280"/>
        <w:ind w:firstLine="624"/>
        <w:rPr>
          <w:b/>
        </w:rPr>
      </w:pPr>
      <w:r>
        <w:rPr>
          <w:rStyle w:val="Kiemels2"/>
          <w:b w:val="0"/>
        </w:rPr>
        <w:t>Motiváció = (Várakozás × Érték) / (Impulzivitás × Késleltetés)</w:t>
      </w:r>
    </w:p>
    <w:p w:rsidR="00993A02" w:rsidRDefault="00FE752C">
      <w:pPr>
        <w:pStyle w:val="bekezdestobbi"/>
      </w:pPr>
      <w:r>
        <w:t xml:space="preserve">Ez azt jelenti, hogy ha egy feladatot nagyon értékesnek tartunk és bízunk a sikerben, míg a határidő közeli és nem vagyunk túlságosan impulzívak, akkor erős lesz a motivációnk nekilátni. Ezzel szemben egy unalmas vagy félelmet keltő feladat, amelynek határideje még messze van, könnyen a </w:t>
      </w:r>
      <w:r>
        <w:rPr>
          <w:rStyle w:val="Kiemels2"/>
          <w:b w:val="0"/>
        </w:rPr>
        <w:t>„majd holnap” csapdájába</w:t>
      </w:r>
      <w:r>
        <w:t xml:space="preserve"> esik – különösen, ha hajlamosak vagyunk a pillanatnyi élvezeteket keresni a hosszú távú haszon helyett.</w:t>
      </w:r>
    </w:p>
    <w:p w:rsidR="00993A02" w:rsidRDefault="00FE752C">
      <w:pPr>
        <w:pStyle w:val="bekezdestobbi"/>
      </w:pPr>
      <w:r>
        <w:t xml:space="preserve">A halogatás mögött azonban nemcsak racionális döntési faktorok, hanem </w:t>
      </w:r>
      <w:r>
        <w:rPr>
          <w:rStyle w:val="Kiemels2"/>
          <w:b w:val="0"/>
        </w:rPr>
        <w:t>érzelmi tényezők</w:t>
      </w:r>
      <w:r>
        <w:t xml:space="preserve"> is állnak. Sokszor azonnali hangulatjavítás céljából halogatunk, a kellemetlen feladat elkezdése szorongást vagy frusztrációt kelt, ezért inkább valami élvezetesebb tevékenységbe menekülünk – például közösségi média görgetésébe –, hogy átmenetileg jobban érezzük magunkat. Ez egyfajta </w:t>
      </w:r>
      <w:r>
        <w:rPr>
          <w:rStyle w:val="Hangslyozs"/>
        </w:rPr>
        <w:t>érzelemszabályozási hibának</w:t>
      </w:r>
      <w:r>
        <w:t xml:space="preserve"> is felfogható: a halogató viselkedés pillanatnyi megkönnyebbülést ad, de hosszú távon növeli a stresszt és bűntudatot. Emellett bizonyos személyiségjegyek is hajlamosíthatnak a halogatásra – például a perfekcionizmus (ha valaki attól fél, hogy nem tud tökéleteset alkotni, inkább bele sem kezd), vagy a döntésképtelenség. Ugyanakkor fontos megjegyezni, hogy a kutatások szerint a perfekcionizmus és a szorongás csak mérsékelt kapcsolatban áll a halogatással, míg a már említett önkontroll és motivációs tényezők erősebb magyarázó erővel bírnak </w:t>
      </w:r>
      <w:r>
        <w:fldChar w:fldCharType="begin"/>
      </w:r>
      <w:r>
        <w:instrText>ADDIN ZOTERO_ITEM CSL_CITATION {"citationID":"HvZ5JYPi","properties":{"formattedCitation":"(Steel, 2007)","plainCitation":"(Steel, 2007)","noteIndex":0},"citationItems":[{"id":1660,"uris":["http://zotero.org/users/9712023/items/7SDVXWQS"],"itemData":{"id":1660,"type":"article-journal","container-title":"Psychological Bulletin","DOI":"10.1037/0033-2909.133.1.65","ISSN":"1939-1455, 0033-2909","issue":"1","journalAbbreviation":"Psychological Bulletin","language":"en","page":"65-94","source":"DOI.org (Crossref)","title":"The nature of procrastination: A meta-analytic and theoretical review of quintessential self-regulatory failure.","title-short":"The nature of procrastination","volume":"133","author":[{"family":"Steel","given":"Piers"}],"issued":{"date-parts":[["2007",1]]}}}],"schema":"https://github.com/citation-style-language/schema/raw/master/csl-citation.json"}</w:instrText>
      </w:r>
      <w:r>
        <w:fldChar w:fldCharType="separate"/>
      </w:r>
      <w:r>
        <w:t>(Steel, 2007)</w:t>
      </w:r>
      <w:r>
        <w:fldChar w:fldCharType="end"/>
      </w:r>
      <w:r>
        <w:t>.</w:t>
      </w:r>
    </w:p>
    <w:p w:rsidR="00993A02" w:rsidRDefault="00FE752C">
      <w:pPr>
        <w:pStyle w:val="bekezdestobbi"/>
      </w:pPr>
      <w:r>
        <w:t xml:space="preserve">Az utóbbi években mind több figyelem irányul arra, hogyan lehet innovatív módszerekkel – például </w:t>
      </w:r>
      <w:r>
        <w:rPr>
          <w:rStyle w:val="Kiemels2"/>
          <w:b w:val="0"/>
        </w:rPr>
        <w:t>játékos elemekkel</w:t>
      </w:r>
      <w:r>
        <w:t xml:space="preserve"> – felvenni a harcot a halogatással. A halogatás egyik fő problémája, hogy a valódi jutalom vagy következmény gyakran csak később jelentkezik (például hetek múlva kapunk jegyet a beadandóra, hónapok múlva látszik a megtakarítás eredménye), míg a halogatás </w:t>
      </w:r>
      <w:r>
        <w:rPr>
          <w:rStyle w:val="Hangslyozs"/>
        </w:rPr>
        <w:t>azonnali „jutalma”</w:t>
      </w:r>
      <w:r>
        <w:t xml:space="preserve"> a pillanatnyi megkönnyebbülés. </w:t>
      </w:r>
      <w:r>
        <w:rPr>
          <w:rStyle w:val="Kiemels2"/>
          <w:b w:val="0"/>
        </w:rPr>
        <w:t>A gamifikáció</w:t>
      </w:r>
      <w:r>
        <w:t xml:space="preserve">, vagyis a játéktervezési elemek alkalmazása nem-játék kontextusban pontosan ezen hivatott segíteni. Közelebb tudjuk hozni a jutalmazást és élvezetet a feladathoz, ami </w:t>
      </w:r>
      <w:r>
        <w:rPr>
          <w:rStyle w:val="Kiemels2"/>
          <w:b w:val="0"/>
        </w:rPr>
        <w:t>növelheti a motivációt és az elköteleződést</w:t>
      </w:r>
      <w:r>
        <w:t xml:space="preserve"> a teendők iránt. A játékosítás révén a feladatok teljesítése </w:t>
      </w:r>
      <w:r>
        <w:rPr>
          <w:rStyle w:val="Hangslyozs"/>
        </w:rPr>
        <w:t>élménnyé</w:t>
      </w:r>
      <w:r>
        <w:t xml:space="preserve"> válhat – pontokat gyűjthetünk, jelvényeket szerezhetünk, kihívásokban vehetünk részt –, így a munkavégzés már nem pusztán kötelesség, hanem önként vállalt játék. A szakirodalom szerint a gamifikáció megfelelő alkalmazása növelheti a feladatvégzés örömét és a kitartást </w:t>
      </w:r>
      <w:r>
        <w:fldChar w:fldCharType="begin"/>
      </w:r>
      <w:r>
        <w:instrText>ADDIN ZOTERO_ITEM CSL_CITATION {"citationID":"90ufgYIG","properties":{"formattedCitation":"(M. B. Pereira \\uc0\\u233{}s mtsai., 2025)","plainCitation":"(M. B. Pereira és mtsai., 2025)","noteIndex":0},"citationItems":[{"id":1658,"uris":["http://zotero.org/users/9712023/items/U6SRQLBA"],"itemData":{"id":1658,"type":"article-journal","abstract":"Introduction: Procrastination significantly impacts in the lives of young people and adults, both in academic and professional contexts, reducing interest, performance and productivity. The prevalence rates in the general adult population highlight the frequency of this phenomenon. Procrastination, defined as the voluntary postponement of tasks despite awareness of its negative consequences, undermines academic performance, workplace productivity, and mental and physical health. Gamification, as a strategy within interactive systems, has been recognized for its potential to enhance motivation and, consequently, to reduce procrastination. Methods: This study explores how integrating gamification elements (such as points, badges, challenges, leaderboards, and progress bars) into interactive systems can improve user engagement, motivation, and task management, and consequently, help to reduce procrastination. The research methodology followed a systematic literature review, guided by SEGRESS guidelines. Results: The review included 24 studies, carefully selected from 781 identified through reputable databases. The findings highlight both the potential benefits and the challenges of employing gamification to combat procrastination. Discussion: This research emphasizes the importance of personalization in gamification strategies to address procrastination effectively. It further contributes to interactive systems design by exploring how organizational processes/behaviors and productivity can be enhanced through gamification systems (technology), tailored to assist users (students, workers, and procrastinators in general) in overcoming procrastination-related challenges.","container-title":"Journal on Interactive Systems","DOI":"10.5753/jis.2025.5412","ISSN":"2763-7719","issue":"1","journalAbbreviation":"JIS","license":"http://creativecommons.org/licenses/by/4.0","page":"302-319","source":"DOI.org (Crossref)","title":"Investigating Gamification to Reduce Procrastination - Systematic Literature Review","volume":"16","author":[{"family":"Pereira","given":"Milena Batalha"},{"family":"Classe","given":"Tadeu Moreira De"},{"family":"Siqueira","given":"Sean Wolfgand Matsui"}],"issued":{"date-parts":[["2025",4,13]]}}}],"schema":"https://github.com/citation-style-language/schema/raw/master/csl-citation.json"}</w:instrText>
      </w:r>
      <w:r>
        <w:fldChar w:fldCharType="separate"/>
      </w:r>
      <w:r>
        <w:rPr>
          <w:rFonts w:cs="Times New Roman"/>
          <w:szCs w:val="24"/>
        </w:rPr>
        <w:t>(Pereira és mtsai., 2025)</w:t>
      </w:r>
      <w:r>
        <w:fldChar w:fldCharType="end"/>
      </w:r>
      <w:r>
        <w:t xml:space="preserve">, ami logikusan a halogatás csökkenéséhez vezethet. A 24 tanulmányt áttekintő friss irodalmi áttekintés arra jutott, hogy a játékmechanizmusok (pontok, jelvények, kihívások, ranglisták stb.) integrálása általában javítja a felhasználók motivációját és </w:t>
      </w:r>
      <w:r>
        <w:lastRenderedPageBreak/>
        <w:t xml:space="preserve">időgazdálkodását, ezáltal segít csökkenteni a halogatást. Ugyanakkor hangsúlyozza, hogy a </w:t>
      </w:r>
      <w:r>
        <w:rPr>
          <w:rStyle w:val="Kiemels2"/>
          <w:b w:val="0"/>
        </w:rPr>
        <w:t>személyre szabás</w:t>
      </w:r>
      <w:r>
        <w:t xml:space="preserve"> kulcsfontosságú a sikerhez </w:t>
      </w:r>
      <w:r>
        <w:fldChar w:fldCharType="begin"/>
      </w:r>
      <w:r>
        <w:instrText>ADDIN ZOTERO_ITEM CSL_CITATION {"citationID":"qAx9Dydx","properties":{"formattedCitation":"(M. B. Pereira \\uc0\\u233{}s mtsai., 2025)","plainCitation":"(M. B. Pereira és mtsai., 2025)","noteIndex":0},"citationItems":[{"id":1658,"uris":["http://zotero.org/users/9712023/items/U6SRQLBA"],"itemData":{"id":1658,"type":"article-journal","abstract":"Introduction: Procrastination significantly impacts in the lives of young people and adults, both in academic and professional contexts, reducing interest, performance and productivity. The prevalence rates in the general adult population highlight the frequency of this phenomenon. Procrastination, defined as the voluntary postponement of tasks despite awareness of its negative consequences, undermines academic performance, workplace productivity, and mental and physical health. Gamification, as a strategy within interactive systems, has been recognized for its potential to enhance motivation and, consequently, to reduce procrastination. Methods: This study explores how integrating gamification elements (such as points, badges, challenges, leaderboards, and progress bars) into interactive systems can improve user engagement, motivation, and task management, and consequently, help to reduce procrastination. The research methodology followed a systematic literature review, guided by SEGRESS guidelines. Results: The review included 24 studies, carefully selected from 781 identified through reputable databases. The findings highlight both the potential benefits and the challenges of employing gamification to combat procrastination. Discussion: This research emphasizes the importance of personalization in gamification strategies to address procrastination effectively. It further contributes to interactive systems design by exploring how organizational processes/behaviors and productivity can be enhanced through gamification systems (technology), tailored to assist users (students, workers, and procrastinators in general) in overcoming procrastination-related challenges.","container-title":"Journal on Interactive Systems","DOI":"10.5753/jis.2025.5412","ISSN":"2763-7719","issue":"1","journalAbbreviation":"JIS","license":"http://creativecommons.org/licenses/by/4.0","page":"302-319","source":"DOI.org (Crossref)","title":"Investigating Gamification to Reduce Procrastination - Systematic Literature Review","volume":"16","author":[{"family":"Pereira","given":"Milena Batalha"},{"family":"Classe","given":"Tadeu Moreira De"},{"family":"Siqueira","given":"Sean Wolfgand Matsui"}],"issued":{"date-parts":[["2025",4,13]]}}}],"schema":"https://github.com/citation-style-language/schema/raw/master/csl-citation.json"}</w:instrText>
      </w:r>
      <w:r>
        <w:fldChar w:fldCharType="separate"/>
      </w:r>
      <w:r>
        <w:rPr>
          <w:rFonts w:cs="Times New Roman"/>
          <w:szCs w:val="24"/>
        </w:rPr>
        <w:t>(Pereira és mtsai., 2025)</w:t>
      </w:r>
      <w:r>
        <w:fldChar w:fldCharType="end"/>
      </w:r>
      <w:r>
        <w:t xml:space="preserve">. Nem mindenkit motiválnak ugyanolyan játékos elemek, ezért fontos, hogy az alkalmazott játékosítás illeszkedjen az egyén értékeihez és preferenciáihoz. Van Eerde és Klingsieck </w:t>
      </w:r>
      <w:r>
        <w:fldChar w:fldCharType="begin"/>
      </w:r>
      <w:r>
        <w:instrText>ADDIN ZOTERO_ITEM CSL_CITATION {"citationID":"BRZvY6rw","properties":{"formattedCitation":"(2018)","plainCitation":"(2018)","noteIndex":0},"citationItems":[{"id":1671,"uris":["http://zotero.org/users/9712023/items/RUIASNR2"],"itemData":{"id":1671,"type":"article-journal","container-title":"Educational Research Review","DOI":"10.1016/j.edurev.2018.09.002","ISSN":"1747938X","journalAbbreviation":"Educational Research Review","language":"en","page":"73-85","source":"DOI.org (Crossref)","title":"Overcoming procrastination? A meta-analysis of intervention studies","title-short":"Overcoming procrastination?","volume":"25","author":[{"family":"Van Eerde","given":"Wendelien"},{"family":"Klingsieck","given":"Katrin B."}],"issued":{"date-parts":[["2018",11]]}},"suppress-author":true}],"schema":"https://github.com/citation-style-language/schema/raw/master/csl-citation.json"}</w:instrText>
      </w:r>
      <w:r>
        <w:fldChar w:fldCharType="separate"/>
      </w:r>
      <w:r>
        <w:t>(2018)</w:t>
      </w:r>
      <w:r>
        <w:fldChar w:fldCharType="end"/>
      </w:r>
      <w:r>
        <w:t xml:space="preserve"> metaanalízise megállapítja, hogy a kognitív-viselkedéses és időgazdálkodási beavatkozások különösen hatékonyak. Az olyan technikákat ítélik sikeresnek a halogatás csökkentésében, mint a kognitív viselkedésterápia és a konkrét, mérhető célok kitűzése. Hangsúlyozzák, hogy az egyéni jellemzőkhöz igazított beavatkozások általában hatékonyabbak, ami utat nyithat a személyre szabott, játékosított stratégiák tervezésébe.</w:t>
      </w:r>
    </w:p>
    <w:p w:rsidR="00993A02" w:rsidRDefault="00FE752C">
      <w:pPr>
        <w:pStyle w:val="bekezdestobbi"/>
      </w:pPr>
      <w:r>
        <w:t xml:space="preserve">A halogatás pszichológiájának ismerete rávilágít, hogy miért lehet hatékony fegyver a játékosítás: a halogatás fő okai – a jutalom késleltetettsége, a motiváció hiánya, az önbizalomhiány vagy unalom – </w:t>
      </w:r>
      <w:r>
        <w:rPr>
          <w:rStyle w:val="Kiemels2"/>
          <w:b w:val="0"/>
        </w:rPr>
        <w:t>játékos eszközökkel orvosolhatók</w:t>
      </w:r>
      <w:r>
        <w:t>. A következő szakaszban ezért a célkitűzés egy bevált módszerét (SMART) tekintjük át, majd részletesen bemutatjuk, hogyan alkalmazhatók a játékmechanizmusok a mindennapi életben a halogatás legyőzésére.</w:t>
      </w:r>
    </w:p>
    <w:p w:rsidR="00993A02" w:rsidRDefault="00FE752C">
      <w:pPr>
        <w:pStyle w:val="Cmsor2"/>
      </w:pPr>
      <w:bookmarkStart w:id="189" w:name="_Toc197690072"/>
      <w:r>
        <w:t>A SMART célkitűzési módszer</w:t>
      </w:r>
      <w:bookmarkEnd w:id="189"/>
    </w:p>
    <w:p w:rsidR="00993A02" w:rsidRDefault="00FE752C">
      <w:pPr>
        <w:pStyle w:val="bekezdeselso"/>
      </w:pPr>
      <w:r>
        <w:t xml:space="preserve">A halogatás leküzdésének egyik első lépése a </w:t>
      </w:r>
      <w:r>
        <w:rPr>
          <w:rStyle w:val="Kiemels2"/>
          <w:b w:val="0"/>
        </w:rPr>
        <w:t>célok megfelelő kitűzése</w:t>
      </w:r>
      <w:r>
        <w:t xml:space="preserve">. Gyakran azért halogatunk, mert homályos, túl általános vagy éppen irreális célokat kergetünk, így nem tudjuk, hogyan kezdjünk hozzá, vagy eleve reménytelennek érezzük a teljesítést. Erre nyújt megoldást az ún. </w:t>
      </w:r>
      <w:r>
        <w:rPr>
          <w:rStyle w:val="Kiemels2"/>
          <w:b w:val="0"/>
        </w:rPr>
        <w:t>SMART célkitűzési módszer</w:t>
      </w:r>
      <w:r>
        <w:t xml:space="preserve">, amely az angol mozaikszó alapján öt kritériumot határoz meg a jól megfogalmazott célokhoz </w:t>
      </w:r>
      <w:r>
        <w:fldChar w:fldCharType="begin"/>
      </w:r>
      <w:r>
        <w:instrText>ADDIN ZOTERO_ITEM CSL_CITATION {"citationID":"yCOB0hLe","properties":{"formattedCitation":"(Doran, 1981)","plainCitation":"(Doran, 1981)","noteIndex":0},"citationItems":[{"id":1673,"uris":["http://zotero.org/users/9712023/items/RLCB3X8D"],"itemData":{"id":1673,"type":"article-journal","container-title":"Management Review","issue":"70","page":"35-36","title":"There’s a S.M.A.R.T. Way to Write Management’s Goals and Objectives","author":[{"family":"Doran","given":"George T."}],"issued":{"date-parts":[["1981"]]}}}],"schema":"https://github.com/citation-style-language/schema/raw/master/csl-citation.json"}</w:instrText>
      </w:r>
      <w:r>
        <w:fldChar w:fldCharType="separate"/>
      </w:r>
      <w:r>
        <w:t>(Doran, 1981)</w:t>
      </w:r>
      <w:r>
        <w:fldChar w:fldCharType="end"/>
      </w:r>
      <w:r>
        <w:t xml:space="preserve">. Egy </w:t>
      </w:r>
      <w:r>
        <w:rPr>
          <w:rStyle w:val="Kiemels2"/>
          <w:b w:val="0"/>
        </w:rPr>
        <w:t>SMART cél</w:t>
      </w:r>
      <w:r>
        <w:t xml:space="preserve"> legyen:</w:t>
      </w:r>
    </w:p>
    <w:p w:rsidR="00993A02" w:rsidRDefault="00FE752C">
      <w:pPr>
        <w:pStyle w:val="felsorols"/>
        <w:spacing w:before="280"/>
        <w:ind w:left="1077" w:hanging="360"/>
      </w:pPr>
      <w:r>
        <w:t>Specifikus, konkrét (Specific) – Kerüljük a homályos megfogalmazást, pontosan határozzuk meg, mit akarunk elérni. Például nem elég annyi, hogy „többet sportolok”, helyette konkrétan kell fogalmazni: „heti háromszor 30 percet futok”.</w:t>
      </w:r>
    </w:p>
    <w:p w:rsidR="00993A02" w:rsidRDefault="00FE752C">
      <w:pPr>
        <w:pStyle w:val="felsorols"/>
        <w:spacing w:before="0"/>
        <w:ind w:left="1077" w:hanging="360"/>
      </w:pPr>
      <w:r>
        <w:t>Mérhető (Measurable) – Legyen számszerűsíthető vagy egyértelműen nyomon követhető a haladás. Ha nem mérhető, nem tudjuk, hol tartunk. Ez lehet a testsúlyunk kg-ban, vagy a heti megtakarítás összege.</w:t>
      </w:r>
    </w:p>
    <w:p w:rsidR="00993A02" w:rsidRDefault="00FE752C">
      <w:pPr>
        <w:pStyle w:val="felsorols"/>
        <w:spacing w:before="0"/>
        <w:ind w:left="1077" w:hanging="360"/>
      </w:pPr>
      <w:r>
        <w:t>Elérhető (Achievable) – A cél kihívást jelentő, de reálisan elérhető legyen. Ne tűzzünk ki irreális célt, különben gyorsan elveszítjük a motivációt. Például egy kezdő futó ne azt határozza el, hogy egy hónap múlva maratont fut, hanem inkább 5 km teljesítését.</w:t>
      </w:r>
    </w:p>
    <w:p w:rsidR="00993A02" w:rsidRDefault="00FE752C">
      <w:pPr>
        <w:pStyle w:val="felsorols"/>
        <w:spacing w:before="0"/>
        <w:ind w:left="1077" w:hanging="360"/>
      </w:pPr>
      <w:r>
        <w:t>Releváns (Relevant) – A cél illeszkedjen saját értékeinkhez és hosszú távú terveinkhez. Olyan célt érdemes választani, ami valóban fontos nekünk, ha a cél nem személyesen jelentős, nagyobb eséllyel halogatjuk majd a rá irányuló munkát.</w:t>
      </w:r>
    </w:p>
    <w:p w:rsidR="00993A02" w:rsidRDefault="00FE752C">
      <w:pPr>
        <w:pStyle w:val="felsorols"/>
        <w:spacing w:before="0" w:after="280"/>
        <w:ind w:left="1077" w:hanging="360"/>
      </w:pPr>
      <w:r>
        <w:t>Időhöz kötött (Time-bound) – Legyen egy határidő vagy ütemterv meghatározva. Konkretizálni kell az időkeretet: „három hónapon belül”, vagy „minden nap végére”, különben a sürgősség hiánya miatt a cél csak vágyálom marad határidő nélkül.</w:t>
      </w:r>
    </w:p>
    <w:p w:rsidR="00993A02" w:rsidRDefault="00FE752C">
      <w:pPr>
        <w:pStyle w:val="bekezdestobbi"/>
      </w:pPr>
      <w:r>
        <w:t xml:space="preserve">E kritériumok együttese biztosítja, hogy a kitűzött cél </w:t>
      </w:r>
      <w:r>
        <w:rPr>
          <w:rStyle w:val="Kiemels2"/>
          <w:b w:val="0"/>
        </w:rPr>
        <w:t>egyértelmű, számonkérhető, reális és motiváló</w:t>
      </w:r>
      <w:r>
        <w:t xml:space="preserve"> legyen. Például ahelyett, hogy azt mondanánk: „Többet szeretnék tanulni” (ami egy </w:t>
      </w:r>
      <w:r>
        <w:lastRenderedPageBreak/>
        <w:t xml:space="preserve">homályos és könnyen halogatható fogadalom), fogalmazzuk át SMART módra: </w:t>
      </w:r>
      <w:r>
        <w:rPr>
          <w:rStyle w:val="Hangslyozs"/>
        </w:rPr>
        <w:t>„Minden hétköznap este 8-9 között átismétlem a napi anyagot, hogy a félév végére 5-ös vizsgát tegyek történelemből.”</w:t>
      </w:r>
      <w:r>
        <w:t xml:space="preserve"> Ez specifikus: adott  a tárgy és az időpont; mérhető: napi 1 óra tanulás, vizsgaeredmény; elérhető: ha jelenleg is tanulunk, csak rendszeressé tesszük; releváns: a jó jegy fontos lehet a tanulmányi sikerhez; és időhöz kötött: minden nap, félév végéig.</w:t>
      </w:r>
    </w:p>
    <w:p w:rsidR="00993A02" w:rsidRDefault="00FE752C">
      <w:pPr>
        <w:pStyle w:val="bekezdestobbi"/>
      </w:pPr>
      <w:r>
        <w:t>A SMART kritériumrendszer alapját a célkitűzés pszichológiai kutatásai adják. Az ősi játékost bemutató fejezetben már említett</w:t>
      </w:r>
      <w:ins w:id="190" w:author="Abari Kálmán (EXT)" w:date="2025-06-19T12:17:00Z">
        <w:r w:rsidR="00471E76">
          <w:t>ük hogy</w:t>
        </w:r>
      </w:ins>
      <w:r>
        <w:t xml:space="preserve">, </w:t>
      </w:r>
      <w:r>
        <w:rPr>
          <w:rStyle w:val="Kiemels2"/>
          <w:b w:val="0"/>
        </w:rPr>
        <w:t>Locke és Latham célkitűzés-elmélete</w:t>
      </w:r>
      <w:r>
        <w:t xml:space="preserve"> kimondja</w:t>
      </w:r>
      <w:del w:id="191" w:author="Abari Kálmán (EXT)" w:date="2025-06-19T12:17:00Z">
        <w:r w:rsidDel="00471E76">
          <w:delText>, hogy</w:delText>
        </w:r>
      </w:del>
      <w:ins w:id="192" w:author="Abari Kálmán (EXT)" w:date="2025-06-19T12:17:00Z">
        <w:r w:rsidR="00471E76">
          <w:t>:</w:t>
        </w:r>
      </w:ins>
      <w:r>
        <w:t xml:space="preserve"> a </w:t>
      </w:r>
      <w:r>
        <w:rPr>
          <w:rStyle w:val="Kiemels2"/>
          <w:b w:val="0"/>
        </w:rPr>
        <w:t>konkrét és kihívást jelentő célok</w:t>
      </w:r>
      <w:r>
        <w:t xml:space="preserve"> magasabb teljesítményhez vezetnek, mint az általános vagy „tedd a legjobbat” típusú célok </w:t>
      </w:r>
      <w:r>
        <w:fldChar w:fldCharType="begin"/>
      </w:r>
      <w:r>
        <w:instrText>ADDIN ZOTERO_ITEM CSL_CITATION {"citationID":"6gOUheGy","properties":{"formattedCitation":"(Locke &amp; Latham, 2002)","plainCitation":"(Locke &amp; Latham, 2002)","noteIndex":0},"citationItems":[{"id":1674,"uris":["http://zotero.org/users/9712023/items/L3TU8TYT"],"itemData":{"id":1674,"type":"article-journal","container-title":"American Psychologist","DOI":"10.1037/0003-066X.57.9.705","ISSN":"1935-990X, 0003-066X","issue":"9","journalAbbreviation":"American Psychologist","language":"en","page":"705-717","source":"DOI.org (Crossref)","title":"Building a practically useful theory of goal setting and task motivation: A 35-year odyssey.","title-short":"Building a practically useful theory of goal setting and task motivation","volume":"57","author":[{"family":"Locke","given":"Edwin A."},{"family":"Latham","given":"Gary P."}],"issued":{"date-parts":[["2002",9]]}}}],"schema":"https://github.com/citation-style-language/schema/raw/master/csl-citation.json"}</w:instrText>
      </w:r>
      <w:r>
        <w:fldChar w:fldCharType="separate"/>
      </w:r>
      <w:r>
        <w:t>(Locke &amp; Latham, 2002)</w:t>
      </w:r>
      <w:r>
        <w:fldChar w:fldCharType="end"/>
      </w:r>
      <w:r>
        <w:t xml:space="preserve">. Számos vizsgálat igazolta, hogy akik </w:t>
      </w:r>
      <w:r>
        <w:rPr>
          <w:rStyle w:val="Kiemels2"/>
          <w:b w:val="0"/>
        </w:rPr>
        <w:t>egyértelmű célokat</w:t>
      </w:r>
      <w:r>
        <w:t xml:space="preserve"> tűznek ki maguk elé, azok eredményesebben haladnak, mint akiknek nincsenek jól definiált céljaik. Például egy kísérlet során egyetemisták egy csoportja részletes </w:t>
      </w:r>
      <w:r>
        <w:rPr>
          <w:rStyle w:val="Kiemels2"/>
          <w:b w:val="0"/>
        </w:rPr>
        <w:t>SMART célkitűzési instrukciókat</w:t>
      </w:r>
      <w:r>
        <w:t xml:space="preserve"> kapott a szemeszter elején, míg a kontrollcsoport nem. Az eredmények szerint a SMART-cél programon résztvevők </w:t>
      </w:r>
      <w:r>
        <w:rPr>
          <w:rStyle w:val="Kiemels2"/>
          <w:b w:val="0"/>
        </w:rPr>
        <w:t>jelentősen nagyobb arányban érték el kitűzött céljaikat</w:t>
      </w:r>
      <w:r>
        <w:t xml:space="preserve">, és nagyobb mértékben tudták kielégíteni kompetencia- és autonómia-igényüket, mint azok, akik nem alkalmazták a módszert </w:t>
      </w:r>
      <w:r>
        <w:fldChar w:fldCharType="begin"/>
      </w:r>
      <w:r>
        <w:instrText>ADDIN ZOTERO_ITEM CSL_CITATION {"citationID":"nb85xZ6N","properties":{"formattedCitation":"(Bahrami \\uc0\\u233{}s mtsai., 2022)","plainCitation":"(Bahrami és mtsai., 2022)","noteIndex":0},"citationItems":[{"id":1675,"uris":["http://zotero.org/users/9712023/items/TA5FU6CF"],"itemData":{"id":1675,"type":"article-journal","container-title":"International Journal of Mental Health Promotion","DOI":"10.32604/ijmhp.2022.018954","ISSN":"1462-3730","issue":"6","language":"en","page":"869-882","source":"DOI.org (Crossref)","title":"Applying SMART Goal Intervention Leads to Greater Goal Attainment, Need Satisfaction and Positive Affect","volume":"24","author":[{"family":"Bahrami","given":"Zeynab"},{"family":"Heidari","given":"Atena"},{"family":"Cranney","given":"Jacquelyn"}],"issued":{"date-parts":[["2022"]]}}}],"schema":"https://github.com/citation-style-language/schema/raw/master/csl-citation.json"}</w:instrText>
      </w:r>
      <w:r>
        <w:fldChar w:fldCharType="separate"/>
      </w:r>
      <w:r>
        <w:rPr>
          <w:rFonts w:cs="Times New Roman"/>
          <w:szCs w:val="24"/>
        </w:rPr>
        <w:t>(Bahrami és mtsai., 2022)</w:t>
      </w:r>
      <w:r>
        <w:fldChar w:fldCharType="end"/>
      </w:r>
      <w:r>
        <w:t xml:space="preserve">. Ugyanakkor érdekesség, hogy a rövid távú jóllétben (például boldogságérzetben) nem mutatkozott azonnali különbség, leszámítva a pozitív hangulat enyhe javulását a SMART-célokat kitűzőknél. Ez arra utal, hogy a SMART módszer elsősorban a </w:t>
      </w:r>
      <w:r>
        <w:rPr>
          <w:rStyle w:val="Kiemels2"/>
          <w:b w:val="0"/>
        </w:rPr>
        <w:t>teljesítményre és fejlődésre</w:t>
      </w:r>
      <w:r>
        <w:t xml:space="preserve"> hat kedvezően, míg a hosszabb távú jóllétre gyakorolt hatása összetettebb lehet.</w:t>
      </w:r>
    </w:p>
    <w:p w:rsidR="00993A02" w:rsidRDefault="00FE752C">
      <w:pPr>
        <w:pStyle w:val="bekezdestobbi"/>
      </w:pPr>
      <w:r>
        <w:t xml:space="preserve">Fontos megjegyezni, hogy a SMART-cél is csak akkor működik, ha az egyén </w:t>
      </w:r>
      <w:r>
        <w:rPr>
          <w:rStyle w:val="Kiemels2"/>
          <w:b w:val="0"/>
        </w:rPr>
        <w:t>elkötelezett</w:t>
      </w:r>
      <w:r>
        <w:rPr>
          <w:b/>
        </w:rPr>
        <w:t xml:space="preserve"> </w:t>
      </w:r>
      <w:r>
        <w:t xml:space="preserve">a cél mellett. A „Releváns” kritérium is ezt szolgálja: ha a cél személyes értékkel bír, nagyobb az elköteleződés. A SMART módszert gyakran alkalmazzák időgazdálkodási és halogatásellenes tréningekben is, mert segít </w:t>
      </w:r>
      <w:r>
        <w:rPr>
          <w:rStyle w:val="Kiemels2"/>
          <w:b w:val="0"/>
        </w:rPr>
        <w:t xml:space="preserve">strukturálni a teendőket </w:t>
      </w:r>
      <w:r>
        <w:fldChar w:fldCharType="begin"/>
      </w:r>
      <w:r>
        <w:rPr>
          <w:rStyle w:val="Kiemels2"/>
          <w:b w:val="0"/>
        </w:rPr>
        <w:instrText>ADDIN ZOTERO_ITEM CSL_CITATION {"citationID":"bLhDi6Fh","properties":{"formattedCitation":"(Cherrier \\uc0\\u233{}s mtsai., 2023)","plainCitation":"(Cherrier és mtsai., 2023)","noteIndex":0},"citationItems":[{"id":1677,"uris":["http://zotero.org/users/9712023/items/4Z49SRBW"],"itemData":{"id":1677,"type":"article-journal","abstract":"This study aimed to evaluate the impact of an educational cognitive neuroscience intervention (NeuroStratE) focusing on teaching the functioning of the brain and practical tools to address the procrastination behavior of 199 students enrolled at university from 2019 to 2021. The evolution of procrastination behavior is measured by specific scales and the planning ability through the Tower of Hanoi test. We compared the change in procrastination behaviors and planning ability between the pre and post-test to those of a control group. Procrastination behavior reduction and planning ability improved more in the students who followed the intervention (\n              N\n               = 179) than those in the control group (\n              N\n               = 20). Using mixed methods, these results were qualitatively refined with student feedback on the value of the intervention program, along with individual student interviews. This study highlights that it is particularly courses of procrastination and associated practical tools which contributed to reduced procrastination behavior and improved the planning ability.","container-title":"Frontiers in Education","DOI":"10.3389/feduc.2023.1149817","ISSN":"2504-284X","journalAbbreviation":"Front. Educ.","page":"1149817","source":"DOI.org (Crossref)","title":"NeuroStratE: An educational neuroscience intervention to reduce procrastination behavior and improve executive planning function in higher students","title-short":"NeuroStratE","volume":"8","author":[{"family":"Cherrier","given":"Sophie"},{"family":"Wattelez","given":"Guillaume"},{"family":"Ferrière","given":"Séverine"},{"family":"Borst","given":"Grégoire"}],"issued":{"date-parts":[["2023",4,17]]}}}],"schema":"https://github.com/citation-style-language/schema/raw/master/csl-citation.json"}</w:instrText>
      </w:r>
      <w:r>
        <w:rPr>
          <w:rStyle w:val="Kiemels2"/>
          <w:b w:val="0"/>
        </w:rPr>
        <w:fldChar w:fldCharType="separate"/>
      </w:r>
      <w:r>
        <w:rPr>
          <w:rFonts w:cs="Times New Roman"/>
          <w:szCs w:val="24"/>
        </w:rPr>
        <w:t>(Cherrier és mtsai., 2023)</w:t>
      </w:r>
      <w:r>
        <w:rPr>
          <w:rStyle w:val="Kiemels2"/>
          <w:b w:val="0"/>
        </w:rPr>
        <w:fldChar w:fldCharType="end"/>
      </w:r>
      <w:r>
        <w:t>. Ha világos, mit kell tenni és mikorra, akkor kevésbé valószínű, hogy halogatjuk, hiszen a homályosság és bizonytalanság helyett egy konkrét terv áll előttünk.</w:t>
      </w:r>
    </w:p>
    <w:p w:rsidR="00993A02" w:rsidRDefault="00FE752C">
      <w:pPr>
        <w:pStyle w:val="bekezdestobbi"/>
      </w:pPr>
      <w:r>
        <w:t xml:space="preserve">Összességében a SMART keretrendszer egy tudományosan megalapozott, praktikus eszköz a céljaink megfogalmazására és lebontására. Amennyiben a halogatás elleni leghatékonyabb eszköz – a kognitív viselkedésterápia – valamilyen oknál fogva nem érhető el, akkor a SMART rugalmas, kiegészítő megoldást kínál. A következőkben erre építve térünk át a </w:t>
      </w:r>
      <w:r>
        <w:rPr>
          <w:rStyle w:val="Kiemels2"/>
          <w:b w:val="0"/>
        </w:rPr>
        <w:t>mindennapok játékosítására</w:t>
      </w:r>
      <w:r>
        <w:t>. Megvizsgáljuk, hogyan lehet a SMART-célokat és más feladatokat játékos eszközökkel megtámogatni, hogy a motivációnk fennmaradjon és a halogatás esélye minimálisra csökkenjen.</w:t>
      </w:r>
    </w:p>
    <w:p w:rsidR="00993A02" w:rsidRDefault="00FE752C">
      <w:pPr>
        <w:pStyle w:val="Cmsor2"/>
      </w:pPr>
      <w:bookmarkStart w:id="193" w:name="_Toc197690073"/>
      <w:r>
        <w:t>A mindennapok játékosítása: eszközök és technikák a halogatás leküzdéséhez</w:t>
      </w:r>
      <w:bookmarkEnd w:id="193"/>
    </w:p>
    <w:p w:rsidR="00993A02" w:rsidRDefault="00FE752C">
      <w:pPr>
        <w:pStyle w:val="bekezdeselso"/>
      </w:pPr>
      <w:r>
        <w:t xml:space="preserve">Ebben a fejezetben gyakorlati szemszögből mutatjuk be, </w:t>
      </w:r>
      <w:r>
        <w:rPr>
          <w:rStyle w:val="Kiemels2"/>
          <w:b w:val="0"/>
        </w:rPr>
        <w:t>hogyan gamifikálhatjuk a mindennapi tevékenységeinket</w:t>
      </w:r>
      <w:r>
        <w:t xml:space="preserve"> a halogatás csökkentése és a motiváció növelése érdekében. A játékosítás lényege, hogy a hétköznapi feladatokat játékos kihívássá alakítva </w:t>
      </w:r>
      <w:r>
        <w:rPr>
          <w:rStyle w:val="Kiemels2"/>
          <w:b w:val="0"/>
        </w:rPr>
        <w:t>élvezetesebbé és jutalmazóbbá</w:t>
      </w:r>
      <w:r>
        <w:rPr>
          <w:b/>
        </w:rPr>
        <w:t xml:space="preserve"> </w:t>
      </w:r>
      <w:r>
        <w:t xml:space="preserve">tegyük azokat. Az alábbiakban részletezett módszerek és példák többsége Stephens </w:t>
      </w:r>
      <w:r>
        <w:fldChar w:fldCharType="begin"/>
      </w:r>
      <w:r>
        <w:instrText>ADDIN ZOTERO_ITEM CSL_CITATION {"citationID":"6SZYzOAT","properties":{"formattedCitation":"(2025)","plainCitation":"(2025)","noteIndex":0},"citationItems":[{"id":1672,"uris":["http://zotero.org/users/9712023/items/SNQ6V6XV"],"itemData":{"id":1672,"type":"book","publisher":"Audible Innovations Publishing","title":"Gamify Your Tasks: Kick Life's Ass","author":[{"family":"Stephens","given":"David Joel"}],"issued":{"date-parts":[["2025"]]}},"suppress-author":true}],"schema":"https://github.com/citation-style-language/schema/raw/master/csl-citation.json"}</w:instrText>
      </w:r>
      <w:r>
        <w:fldChar w:fldCharType="separate"/>
      </w:r>
      <w:r>
        <w:t>(2025)</w:t>
      </w:r>
      <w:r>
        <w:fldChar w:fldCharType="end"/>
      </w:r>
      <w:r>
        <w:t xml:space="preserve"> gamifikációs útmutatója alapján készült, melyeket saját megoldásokkal is kiegészítettem. Ezek </w:t>
      </w:r>
      <w:r>
        <w:lastRenderedPageBreak/>
        <w:t xml:space="preserve">az ötletek együtt egy átfogó, személyre szabható „játékrendszert” alkotnak, amelyben </w:t>
      </w:r>
      <w:r>
        <w:rPr>
          <w:rStyle w:val="Kiemels2"/>
          <w:b w:val="0"/>
        </w:rPr>
        <w:t>mi magunk vagyunk a játék fejlesztői és játékosai egyben</w:t>
      </w:r>
      <w:r>
        <w:t>. Fontos, hogy mindenki a saját stílusához igazítsa a rendszert, attól lesz igazán hatékony, ha örömmel „játsszuk”. Az alábbi fő technikák alkalmazásával a legunalmasabb teendőből is izgalmas kihívás kovácsolható.</w:t>
      </w:r>
    </w:p>
    <w:p w:rsidR="00993A02" w:rsidRDefault="00FE752C">
      <w:pPr>
        <w:pStyle w:val="Cmsor3"/>
      </w:pPr>
      <w:bookmarkStart w:id="194" w:name="_Toc197690074"/>
      <w:r>
        <w:t>Pontrendszer és szintlépés: haladásmérés játékosan</w:t>
      </w:r>
      <w:bookmarkEnd w:id="194"/>
    </w:p>
    <w:p w:rsidR="00993A02" w:rsidRDefault="00FE752C">
      <w:pPr>
        <w:pStyle w:val="bekezdeselso"/>
      </w:pPr>
      <w:r>
        <w:rPr>
          <w:rStyle w:val="Hangslyozs"/>
        </w:rPr>
        <w:t xml:space="preserve">A </w:t>
      </w:r>
      <w:r>
        <w:rPr>
          <w:rStyle w:val="Hangslyozs"/>
          <w:i w:val="0"/>
        </w:rPr>
        <w:t>gamifikáció első lépése</w:t>
      </w:r>
      <w:r>
        <w:t xml:space="preserve"> a </w:t>
      </w:r>
      <w:r>
        <w:rPr>
          <w:rStyle w:val="Kiemels2"/>
          <w:b w:val="0"/>
        </w:rPr>
        <w:t>pontok (XP) gyűjtése</w:t>
      </w:r>
      <w:r>
        <w:t xml:space="preserve"> a feladatokért. Ahogy egy videójátékban tapasztalati pontokat kapunk minden legyőzött szörnyért, ugyanúgy a való életben is adhatunk magunknak pontokat minden elvégzett teendőért. </w:t>
      </w:r>
      <w:r>
        <w:rPr>
          <w:rStyle w:val="Kiemels2"/>
          <w:b w:val="0"/>
        </w:rPr>
        <w:t>Hogyan működik?</w:t>
      </w:r>
      <w:r>
        <w:t xml:space="preserve"> Minden feladathoz rendeljünk egy bizonyos pontszámot a nehézsége vagy kellemetlensége alapján. </w:t>
      </w:r>
      <w:r>
        <w:rPr>
          <w:rStyle w:val="Kiemels2"/>
          <w:b w:val="0"/>
        </w:rPr>
        <w:t>Kisebb feladat, kevesebb XP, nagyobb kihívás, több XP.</w:t>
      </w:r>
      <w:r>
        <w:t xml:space="preserve"> Például:</w:t>
      </w:r>
    </w:p>
    <w:p w:rsidR="00993A02" w:rsidRDefault="00FE752C">
      <w:pPr>
        <w:pStyle w:val="felsorols"/>
        <w:spacing w:before="280"/>
        <w:ind w:left="1077" w:hanging="360"/>
      </w:pPr>
      <w:r>
        <w:t xml:space="preserve">Kivinni a szemetet: </w:t>
      </w:r>
      <w:r>
        <w:rPr>
          <w:rStyle w:val="Kiemels2"/>
          <w:b w:val="0"/>
        </w:rPr>
        <w:t>+10 XP</w:t>
      </w:r>
      <w:r>
        <w:t xml:space="preserve"> (hiszen apró, gyors feladat).</w:t>
      </w:r>
    </w:p>
    <w:p w:rsidR="00993A02" w:rsidRDefault="00FE752C">
      <w:pPr>
        <w:pStyle w:val="felsorols"/>
        <w:spacing w:before="0"/>
        <w:ind w:left="1077" w:hanging="360"/>
      </w:pPr>
      <w:r>
        <w:t xml:space="preserve">Elvégezni egy rövid edzést (ahelyett, hogy a kanapén pihenünk): </w:t>
      </w:r>
      <w:r>
        <w:rPr>
          <w:rStyle w:val="Kiemels2"/>
          <w:b w:val="0"/>
        </w:rPr>
        <w:t>+50 XP</w:t>
      </w:r>
      <w:r>
        <w:t>.</w:t>
      </w:r>
    </w:p>
    <w:p w:rsidR="00993A02" w:rsidRDefault="00FE752C">
      <w:pPr>
        <w:pStyle w:val="felsorols"/>
        <w:spacing w:before="0"/>
        <w:ind w:left="1077" w:hanging="360"/>
      </w:pPr>
      <w:r>
        <w:t xml:space="preserve">Megválaszolni egy régóta halogatott fontos e-mailt: </w:t>
      </w:r>
      <w:r>
        <w:rPr>
          <w:rStyle w:val="Kiemels2"/>
          <w:b w:val="0"/>
        </w:rPr>
        <w:t>+100 XP</w:t>
      </w:r>
      <w:r>
        <w:t>.</w:t>
      </w:r>
    </w:p>
    <w:p w:rsidR="00993A02" w:rsidRDefault="00FE752C">
      <w:pPr>
        <w:pStyle w:val="felsorols"/>
        <w:spacing w:before="0" w:after="280"/>
        <w:ind w:left="1077" w:hanging="360"/>
      </w:pPr>
      <w:r>
        <w:t xml:space="preserve">Hatalmas mosatlan edényhalmaz elmosogatása: </w:t>
      </w:r>
      <w:r>
        <w:rPr>
          <w:rStyle w:val="Kiemels2"/>
          <w:b w:val="0"/>
        </w:rPr>
        <w:t>+500 XP.</w:t>
      </w:r>
    </w:p>
    <w:p w:rsidR="00993A02" w:rsidRDefault="00FE752C">
      <w:pPr>
        <w:pStyle w:val="bekezdestobbi"/>
      </w:pPr>
      <w:r>
        <w:t xml:space="preserve">E pontozási rendszer révén </w:t>
      </w:r>
      <w:r>
        <w:rPr>
          <w:rStyle w:val="Kiemels2"/>
          <w:b w:val="0"/>
        </w:rPr>
        <w:t>azonnali visszajelzést</w:t>
      </w:r>
      <w:r>
        <w:t xml:space="preserve"> kapunk minden apró sikerért, ami dopamint szabadít fel az agyban és jó érzéssel jutalmaz. Minél kellemetlenebb vagy nagyobb a feladat, annál több pont jár érte, így </w:t>
      </w:r>
      <w:r>
        <w:rPr>
          <w:rStyle w:val="Hangslyozs"/>
          <w:i w:val="0"/>
        </w:rPr>
        <w:t>arányos jutalmazást</w:t>
      </w:r>
      <w:r>
        <w:t xml:space="preserve"> kapunk a befektetett erőfeszítésért. A pontokat gyűjthetjük egyszerű eszközökkel, készíthetünk egy táblázatot papíron vagy Excelben, használhatunk falra szerelhető táblát és post-it cetliket, vagy egy okostelefonos alkalmazást is akár, a lényeg, hogy </w:t>
      </w:r>
      <w:r>
        <w:rPr>
          <w:rStyle w:val="Hangslyozs"/>
          <w:i w:val="0"/>
        </w:rPr>
        <w:t>látható módon</w:t>
      </w:r>
      <w:r>
        <w:t xml:space="preserve"> vezessük a pontjainkat.</w:t>
      </w:r>
    </w:p>
    <w:p w:rsidR="00993A02" w:rsidRDefault="00FE752C">
      <w:pPr>
        <w:pStyle w:val="bekezdestobbi"/>
      </w:pPr>
      <w:r>
        <w:t xml:space="preserve">Ha több feladatot teljesítünk egymás után, bevezethetünk </w:t>
      </w:r>
      <w:r>
        <w:rPr>
          <w:rStyle w:val="Kiemels2"/>
          <w:b w:val="0"/>
        </w:rPr>
        <w:t>kombó bónuszokat</w:t>
      </w:r>
      <w:r>
        <w:rPr>
          <w:b/>
        </w:rPr>
        <w:t xml:space="preserve"> </w:t>
      </w:r>
      <w:r>
        <w:t xml:space="preserve">is, például ha egy nap alatt letudjuk a takarítást, </w:t>
      </w:r>
      <w:r>
        <w:rPr>
          <w:rStyle w:val="Hangslyozs"/>
          <w:i w:val="0"/>
        </w:rPr>
        <w:t>és</w:t>
      </w:r>
      <w:r>
        <w:t xml:space="preserve"> elmegyünk futni </w:t>
      </w:r>
      <w:r>
        <w:rPr>
          <w:rStyle w:val="Hangslyozs"/>
          <w:i w:val="0"/>
        </w:rPr>
        <w:t>és</w:t>
      </w:r>
      <w:r>
        <w:t xml:space="preserve"> bevásárolunk, akkor extra bónusz XP üti a markunkat, hiszen a rendszer külön jutalmazza az egymást követő teljesítéseket. Ezek a játékmechanizmusok arra motiválnak, hogy </w:t>
      </w:r>
      <w:r>
        <w:rPr>
          <w:rStyle w:val="Hangslyozs"/>
          <w:i w:val="0"/>
        </w:rPr>
        <w:t>ne szakítsuk meg a lendületet</w:t>
      </w:r>
      <w:r>
        <w:t>, ha már belekezdtünk, érdemes folytatni a következő feladattal, hiszen a jutalom exponenciálisan nőhet.</w:t>
      </w:r>
    </w:p>
    <w:p w:rsidR="00993A02" w:rsidRDefault="00FE752C">
      <w:pPr>
        <w:pStyle w:val="bekezdestobbi"/>
      </w:pPr>
      <w:r>
        <w:t xml:space="preserve">A pontrendszerrel karöltve érdemes kialakítani a </w:t>
      </w:r>
      <w:r>
        <w:rPr>
          <w:rStyle w:val="Kiemels2"/>
          <w:b w:val="0"/>
        </w:rPr>
        <w:t>szintek és rangok rendszerét</w:t>
      </w:r>
      <w:r>
        <w:t xml:space="preserve">, hogy nyomon követhessük hosszú távú előrehaladásunkat. Határozzunk meg bizonyos </w:t>
      </w:r>
      <w:r>
        <w:rPr>
          <w:rStyle w:val="Kiemels2"/>
          <w:b w:val="0"/>
        </w:rPr>
        <w:t>XP küszöböket</w:t>
      </w:r>
      <w:r>
        <w:t xml:space="preserve"> szintlépésekhez épp úgy, mint egy szerepjátékban (RPG). Például 1000 XP elérése jelentsen egy szintlépést. Minden szinthez adhatunk egy </w:t>
      </w:r>
      <w:r>
        <w:rPr>
          <w:rStyle w:val="Kiemels2"/>
          <w:b w:val="0"/>
        </w:rPr>
        <w:t>címkét vagy rangot</w:t>
      </w:r>
      <w:r>
        <w:t>, amivel kellő öniróniával adagolva jelezhetjük, hol tartunk a „mesteri szint” felé vezető úton. Lehet ez humoros is, hiszen a játék saját magunknak szól. Például egy fejlődési létra tartalmazhatja a következő elemeket:</w:t>
      </w:r>
    </w:p>
    <w:p w:rsidR="00993A02" w:rsidRDefault="00FE752C">
      <w:pPr>
        <w:pStyle w:val="bekezdeselso"/>
        <w:ind w:left="567"/>
      </w:pPr>
      <w:r>
        <w:rPr>
          <w:rStyle w:val="Kiemels2"/>
        </w:rPr>
        <w:t>1. szint:</w:t>
      </w:r>
      <w:r>
        <w:t xml:space="preserve"> </w:t>
      </w:r>
      <w:r>
        <w:rPr>
          <w:rStyle w:val="Hangslyozs"/>
        </w:rPr>
        <w:t>„Közepesen Funkcionáló Ember”</w:t>
      </w:r>
      <w:r>
        <w:t xml:space="preserve"> – például, ha még aznap elmosogattunk, amikor piszkos lett a tányér.</w:t>
      </w:r>
    </w:p>
    <w:p w:rsidR="00993A02" w:rsidRDefault="00FE752C">
      <w:pPr>
        <w:pStyle w:val="bekezdeselso"/>
        <w:ind w:left="567"/>
      </w:pPr>
      <w:r>
        <w:rPr>
          <w:rStyle w:val="Kiemels2"/>
        </w:rPr>
        <w:t>5. szint:</w:t>
      </w:r>
      <w:r>
        <w:t xml:space="preserve"> </w:t>
      </w:r>
      <w:r>
        <w:rPr>
          <w:rStyle w:val="Hangslyozs"/>
        </w:rPr>
        <w:t>„Félig Felelős Felnőtt”</w:t>
      </w:r>
      <w:r>
        <w:t xml:space="preserve"> – például, ha egy egész héten át megfőztük előre az ebédet ahelyett, hogy rendeltünk volna.</w:t>
      </w:r>
    </w:p>
    <w:p w:rsidR="00993A02" w:rsidRDefault="00FE752C">
      <w:pPr>
        <w:pStyle w:val="bekezdeselso"/>
        <w:ind w:left="567"/>
      </w:pPr>
      <w:r>
        <w:rPr>
          <w:rStyle w:val="Kiemels2"/>
        </w:rPr>
        <w:lastRenderedPageBreak/>
        <w:t>10. szint:</w:t>
      </w:r>
      <w:r>
        <w:t xml:space="preserve"> </w:t>
      </w:r>
      <w:r>
        <w:rPr>
          <w:rStyle w:val="Hangslyozs"/>
        </w:rPr>
        <w:t>„Produktivitás Mágusa”</w:t>
      </w:r>
      <w:r>
        <w:t xml:space="preserve"> – például, ha hétvégén is korán keltünk és elintéztük a házimunkát délelőtt.</w:t>
      </w:r>
    </w:p>
    <w:p w:rsidR="00993A02" w:rsidRDefault="00FE752C">
      <w:pPr>
        <w:pStyle w:val="bekezdeselso"/>
        <w:ind w:left="567"/>
      </w:pPr>
      <w:r>
        <w:rPr>
          <w:rStyle w:val="Kiemels2"/>
        </w:rPr>
        <w:t>15. szint:</w:t>
      </w:r>
      <w:r>
        <w:t xml:space="preserve"> </w:t>
      </w:r>
      <w:r>
        <w:rPr>
          <w:rStyle w:val="Hangslyozs"/>
        </w:rPr>
        <w:t>„Időmenedzsment Nagymestere”</w:t>
      </w:r>
      <w:r>
        <w:t xml:space="preserve"> – például, ha egy hónapja nem mulasztottunk el határidőt és minden napunkat megterveztük előre.</w:t>
      </w:r>
    </w:p>
    <w:p w:rsidR="00993A02" w:rsidRDefault="00FE752C">
      <w:pPr>
        <w:pStyle w:val="bekezdestobbi"/>
      </w:pPr>
      <w:r>
        <w:t xml:space="preserve">Ezek a rangok tréfásak, mégis komoly pszichológiai hatással bírnak, ugyanis </w:t>
      </w:r>
      <w:r>
        <w:rPr>
          <w:rStyle w:val="Kiemels2"/>
          <w:b w:val="0"/>
        </w:rPr>
        <w:t>a kompetencia érzését</w:t>
      </w:r>
      <w:r>
        <w:rPr>
          <w:b/>
        </w:rPr>
        <w:t xml:space="preserve"> </w:t>
      </w:r>
      <w:r>
        <w:t xml:space="preserve">keltik. Láthatóvá válik a fejlődésünk, és ez </w:t>
      </w:r>
      <w:r>
        <w:rPr>
          <w:rStyle w:val="Kiemels2"/>
          <w:b w:val="0"/>
        </w:rPr>
        <w:t>belső motivációt</w:t>
      </w:r>
      <w:r>
        <w:t xml:space="preserve"> ad a folytatáshoz. Senki sem akar örökre „kezdő” maradni, a szintlépés vágya arra ösztönöz, hogy gyűjtsük tovább a pontokat és haladjunk a következő mérföldkő felé. Fontos, hogy a rendszer </w:t>
      </w:r>
      <w:r>
        <w:rPr>
          <w:rStyle w:val="Kiemels2"/>
          <w:b w:val="0"/>
        </w:rPr>
        <w:t>személyre szabott</w:t>
      </w:r>
      <w:r>
        <w:t xml:space="preserve"> legyen, azaz mi döntsük el, mit tekintünk pontot érő feladatnak, milyen címeket adunk a szinteknek, és hogyan vezetjük a nyilvántartást. Ettől lesz igazán </w:t>
      </w:r>
      <w:r>
        <w:rPr>
          <w:rStyle w:val="Kiemels2"/>
          <w:b w:val="0"/>
        </w:rPr>
        <w:t>élvezetes és ettől érezzük igazán magunkénak</w:t>
      </w:r>
      <w:r>
        <w:t>. Gyakorlatilag az életünket egy RPG-játék kereteként fogjuk fel, ahol mi vagyunk a főhős, és a hétköznapi teendők teljesítése visz előre a történetben.</w:t>
      </w:r>
    </w:p>
    <w:p w:rsidR="00993A02" w:rsidRDefault="00FE752C">
      <w:pPr>
        <w:pStyle w:val="Cmsor3"/>
      </w:pPr>
      <w:bookmarkStart w:id="195" w:name="_Toc197690075"/>
      <w:r>
        <w:t>Jutalmazás és azonnali visszajelzés: külső-belső motiváció fenntartása</w:t>
      </w:r>
      <w:bookmarkEnd w:id="195"/>
    </w:p>
    <w:p w:rsidR="00993A02" w:rsidRDefault="00FE752C">
      <w:pPr>
        <w:pStyle w:val="bekezdeselso"/>
      </w:pPr>
      <w:r>
        <w:t xml:space="preserve">A videójátékokban megszokhattuk, hogy </w:t>
      </w:r>
      <w:r>
        <w:rPr>
          <w:rStyle w:val="Kiemels2"/>
          <w:b w:val="0"/>
        </w:rPr>
        <w:t>minden küldetés végén jutalom vár</w:t>
      </w:r>
      <w:r>
        <w:t xml:space="preserve">: kincsek, trófeák, új képességek. Hasonlóképpen, a mindennapi játékosításban is kulcsfontosságú egy jól kitalált </w:t>
      </w:r>
      <w:r>
        <w:rPr>
          <w:rStyle w:val="Kiemels2"/>
          <w:b w:val="0"/>
        </w:rPr>
        <w:t>jutalmazási rendszer</w:t>
      </w:r>
      <w:r>
        <w:t xml:space="preserve"> bevezetése. Ahogy említettük, az XP pontok önmagukban is jutalmazók, mert látjuk a haladást, de szükség van </w:t>
      </w:r>
      <w:r>
        <w:rPr>
          <w:rStyle w:val="Hangslyozs"/>
          <w:i w:val="0"/>
        </w:rPr>
        <w:t>kézzelfoghatóbb</w:t>
      </w:r>
      <w:r>
        <w:t xml:space="preserve"> ösztönzőkre is, hogy valóban fenntartsuk a lelkesedést hosszú távon. Senki sem fog örökké szorgalmasan pontokat gyűjteni anélkül, hogy </w:t>
      </w:r>
      <w:r>
        <w:rPr>
          <w:rStyle w:val="Kiemels2"/>
          <w:b w:val="0"/>
        </w:rPr>
        <w:t>valamit kapna cserébe</w:t>
      </w:r>
      <w:r>
        <w:t>, valószínű még a legjobb videójáték is unalmassá válna jutalmak nélkül.</w:t>
      </w:r>
    </w:p>
    <w:p w:rsidR="00993A02" w:rsidRDefault="00FE752C">
      <w:pPr>
        <w:pStyle w:val="bekezdestobbi"/>
      </w:pPr>
      <w:r>
        <w:rPr>
          <w:rStyle w:val="Kiemels2"/>
          <w:b w:val="0"/>
        </w:rPr>
        <w:t>Hogyan építsünk be jutalmakat?</w:t>
      </w:r>
      <w:r>
        <w:t xml:space="preserve"> Tűzzünk ki </w:t>
      </w:r>
      <w:r>
        <w:rPr>
          <w:rStyle w:val="Kiemels2"/>
          <w:b w:val="0"/>
        </w:rPr>
        <w:t>konkrét jutalmakat</w:t>
      </w:r>
      <w:r>
        <w:t xml:space="preserve"> bizonyos XP vagy szint elérésekor. Például:</w:t>
      </w:r>
    </w:p>
    <w:p w:rsidR="00993A02" w:rsidRDefault="00FE752C">
      <w:pPr>
        <w:pStyle w:val="felsorols"/>
        <w:spacing w:before="280"/>
        <w:ind w:left="1077" w:hanging="360"/>
      </w:pPr>
      <w:r>
        <w:t>500 XP összegyűjtése után megajándékozhatjuk magunkat estére a kedvenc édességünkkel.</w:t>
      </w:r>
    </w:p>
    <w:p w:rsidR="00993A02" w:rsidRDefault="00FE752C">
      <w:pPr>
        <w:pStyle w:val="felsorols"/>
        <w:spacing w:before="0"/>
        <w:ind w:left="1077" w:hanging="360"/>
      </w:pPr>
      <w:r>
        <w:t>1000 XP elérésekor engedélyezhetünk magunknak egy egész epizódot a kedvenc sorozatunkból, bűntudat nélkül.</w:t>
      </w:r>
    </w:p>
    <w:p w:rsidR="00993A02" w:rsidRDefault="00FE752C">
      <w:pPr>
        <w:pStyle w:val="felsorols"/>
        <w:spacing w:before="0"/>
        <w:ind w:left="1077" w:hanging="360"/>
      </w:pPr>
      <w:r>
        <w:t>Minden sikeres hét – amikor teljesítettük a heti kitűzött feladatokat – végén tarthatunk egy lazítós játékkal vagy hobbival töltött estét.</w:t>
      </w:r>
    </w:p>
    <w:p w:rsidR="00993A02" w:rsidRDefault="00FE752C">
      <w:pPr>
        <w:pStyle w:val="felsorols"/>
        <w:spacing w:before="0" w:after="280"/>
        <w:ind w:left="1077" w:hanging="360"/>
      </w:pPr>
      <w:r>
        <w:t>Egy nagyobb mérföldkő – például az 5. szint elérése, vagy egy projekt befejezése – után jöhet egy különleges jutalom: például megveszünk egy könyvet vagy tárgyat, amire vágytunk, elmegyünk moziba, vagy akár egy kisebb kirándulást teszünk.</w:t>
      </w:r>
    </w:p>
    <w:p w:rsidR="00993A02" w:rsidRDefault="00FE752C">
      <w:pPr>
        <w:pStyle w:val="bekezdestobbi"/>
      </w:pPr>
      <w:r>
        <w:t xml:space="preserve">A jutalmak megválasztásánál </w:t>
      </w:r>
      <w:r>
        <w:rPr>
          <w:rStyle w:val="Kiemels2"/>
          <w:b w:val="0"/>
        </w:rPr>
        <w:t>legyünk kreatívak és igazítsuk az igényeinkhez, fontos a személyre szabottság</w:t>
      </w:r>
      <w:r>
        <w:t xml:space="preserve">, ezért olyasmiket válasszunk, amelyek valóban motiválnak minket. Lehet ez egy forró fürdő, egy óra videójáték, 20 perc gondtalan netezés, a lényeg, hogy </w:t>
      </w:r>
      <w:r>
        <w:rPr>
          <w:rStyle w:val="Kiemels2"/>
          <w:b w:val="0"/>
        </w:rPr>
        <w:t>érdeminek és izgalmasnak érezzük</w:t>
      </w:r>
      <w:r>
        <w:t xml:space="preserve">. Fontos az is, hogy a kihívás és jutalom </w:t>
      </w:r>
      <w:r>
        <w:rPr>
          <w:rStyle w:val="Kiemels2"/>
          <w:b w:val="0"/>
        </w:rPr>
        <w:t>arányban legyenek</w:t>
      </w:r>
      <w:r>
        <w:t xml:space="preserve">. Ne jutalmazzuk magunkat túl korán vagy túl nagy jutalommal a kis erőfeszítésekért, mert az rontja a gamifikált rendszer hitelességét. Ahogy egy játékban sem kapjuk meg a </w:t>
      </w:r>
      <w:r>
        <w:rPr>
          <w:rStyle w:val="Hangslyozs"/>
          <w:i w:val="0"/>
        </w:rPr>
        <w:t>legendás fegyvert</w:t>
      </w:r>
      <w:r>
        <w:t xml:space="preserve"> az első legyőzött ellenfél után, úgy itt is a nagy jutalmakat tartogassuk a nagy tettekre. Például mondjuk azt: </w:t>
      </w:r>
      <w:r>
        <w:rPr>
          <w:rStyle w:val="Hangslyozs"/>
        </w:rPr>
        <w:t xml:space="preserve">„Ha </w:t>
      </w:r>
      <w:r>
        <w:rPr>
          <w:rStyle w:val="Hangslyozs"/>
        </w:rPr>
        <w:lastRenderedPageBreak/>
        <w:t>ezen a héten minden nap betartom a tanulási tervemet, vasárnap elmegyek moziba”</w:t>
      </w:r>
      <w:r>
        <w:t xml:space="preserve">. De már hétfő este ne engedélyezzünk magunknak egy teljes pihenőnapot csak azért, mert egyszer leültünk tanulni. </w:t>
      </w:r>
      <w:r>
        <w:rPr>
          <w:rStyle w:val="Kiemels2"/>
          <w:b w:val="0"/>
        </w:rPr>
        <w:t>A jutalomnak megérdemeltnek kell érződnie</w:t>
      </w:r>
      <w:r>
        <w:t>, különben elveszíti motiváló erejét.</w:t>
      </w:r>
    </w:p>
    <w:p w:rsidR="00993A02" w:rsidRDefault="00FE752C">
      <w:pPr>
        <w:pStyle w:val="bekezdestobbi"/>
      </w:pPr>
      <w:r>
        <w:t xml:space="preserve">Egy jól kialakított jutalmazási rendszer </w:t>
      </w:r>
      <w:r>
        <w:rPr>
          <w:rStyle w:val="Kiemels2"/>
          <w:b w:val="0"/>
        </w:rPr>
        <w:t>külső motivációt</w:t>
      </w:r>
      <w:r>
        <w:t xml:space="preserve"> ad a nehezebb pillanatokban is, amikor épp nem érezzük a belső kedvet a feladathoz, a kilátásba helyezett finom jutalom átlendíthet a holtponton. Hosszú távon azonban a cél az, hogy a játékosított rendszer </w:t>
      </w:r>
      <w:r>
        <w:rPr>
          <w:rStyle w:val="Kiemels2"/>
          <w:b w:val="0"/>
        </w:rPr>
        <w:t>belső motivációt</w:t>
      </w:r>
      <w:r>
        <w:t xml:space="preserve"> generáljon, azaz magát a folyamatot is élvezzük. Az </w:t>
      </w:r>
      <w:r>
        <w:rPr>
          <w:rStyle w:val="Kiemels2"/>
          <w:b w:val="0"/>
        </w:rPr>
        <w:t>azonnali visszajelzés</w:t>
      </w:r>
      <w:r>
        <w:t xml:space="preserve">, a pontok és szintlépések, és az </w:t>
      </w:r>
      <w:r>
        <w:rPr>
          <w:rStyle w:val="Kiemels2"/>
          <w:b w:val="0"/>
        </w:rPr>
        <w:t>időszakos jutalmak</w:t>
      </w:r>
      <w:r>
        <w:t xml:space="preserve"> kombinációja fenntartja a </w:t>
      </w:r>
      <w:r>
        <w:rPr>
          <w:rStyle w:val="Kiemels2"/>
          <w:b w:val="0"/>
        </w:rPr>
        <w:t>haladás élményét</w:t>
      </w:r>
      <w:r>
        <w:t>, ami a belső hajtóerőt táplálja. Pszichológiai szempontból ilyenkor a jutalom hormonális és idegi mechanizmusai (például dopamin, endorfin termelődése) támogatják a tanulást. Az agy megtanulja, hogy a produktivitás „jó érzéssel” jár, így egyre kevésbé fogjuk nyűgnek érezni a teendőket. Gyakorlatilag kondicionáljuk magunkat a halogatás ellen ahelyett, hogy a halogatás okozta pillanatnyi megkönnyebbülésre vágynánk, megtanuljuk értékelni a munka közben és végén kapott kisebb-nagyobb jutalmakat.</w:t>
      </w:r>
    </w:p>
    <w:p w:rsidR="00993A02" w:rsidRDefault="00FE752C">
      <w:pPr>
        <w:pStyle w:val="Cmsor3"/>
      </w:pPr>
      <w:bookmarkStart w:id="196" w:name="_Toc197690076"/>
      <w:r>
        <w:t>Kihívások és epikus „küldetések”: a nagy célok játékos lebontása</w:t>
      </w:r>
      <w:bookmarkEnd w:id="196"/>
    </w:p>
    <w:p w:rsidR="00993A02" w:rsidRDefault="00FE752C">
      <w:pPr>
        <w:pStyle w:val="bekezdeselso"/>
      </w:pPr>
      <w:r>
        <w:t xml:space="preserve">A mindennapi játékosítás nem merül ki a pontok és jutalmak mikroszintű világában, a </w:t>
      </w:r>
      <w:r>
        <w:rPr>
          <w:rStyle w:val="Kiemels2"/>
          <w:b w:val="0"/>
        </w:rPr>
        <w:t>makroszintű céljainkat</w:t>
      </w:r>
      <w:r>
        <w:t xml:space="preserve"> is átkeretezhetjük </w:t>
      </w:r>
      <w:r>
        <w:rPr>
          <w:rStyle w:val="Kiemels2"/>
          <w:b w:val="0"/>
        </w:rPr>
        <w:t>epikus küldetésekké</w:t>
      </w:r>
      <w:r>
        <w:rPr>
          <w:b/>
        </w:rPr>
        <w:t>.</w:t>
      </w:r>
      <w:r>
        <w:t xml:space="preserve"> Ez azt jelenti, hogy a nagy és ijesztő projekteket, amelyeket hajlamosak lennénk még jobban halogatni, szétbontjuk kisebb </w:t>
      </w:r>
      <w:r>
        <w:rPr>
          <w:rStyle w:val="Kiemels2"/>
          <w:b w:val="0"/>
        </w:rPr>
        <w:t>kihívások</w:t>
      </w:r>
      <w:r>
        <w:rPr>
          <w:b/>
        </w:rPr>
        <w:t xml:space="preserve"> </w:t>
      </w:r>
      <w:r>
        <w:t xml:space="preserve">sorozatára, mintha egy több szintből álló kalandjáték fejezetei lennének. Ahelyett, hogy egy hatalmas feladatot egyben próbálunk megoldani, ami bénító lehet, készítsünk belőle egy kampányt több </w:t>
      </w:r>
      <w:r>
        <w:rPr>
          <w:rStyle w:val="Kiemels2"/>
          <w:b w:val="0"/>
        </w:rPr>
        <w:t>részfeladattal</w:t>
      </w:r>
      <w:r>
        <w:t xml:space="preserve">, melyek mindegyike saját minijutalommal rendelkezik, és az egész végén még egy nagy jutalom is vár minket. Így az egész folyamat egy </w:t>
      </w:r>
      <w:r>
        <w:rPr>
          <w:rStyle w:val="Kiemels2"/>
          <w:b w:val="0"/>
        </w:rPr>
        <w:t>kalandos utazássá</w:t>
      </w:r>
      <w:r>
        <w:t xml:space="preserve"> válik, tele mérföldkövekkel, sikerélményekkel.</w:t>
      </w:r>
    </w:p>
    <w:p w:rsidR="00993A02" w:rsidRDefault="00FE752C">
      <w:pPr>
        <w:pStyle w:val="bekezdestobbi"/>
      </w:pPr>
      <w:r>
        <w:rPr>
          <w:rStyle w:val="Kiemels2"/>
          <w:b w:val="0"/>
        </w:rPr>
        <w:t>Hogyan csináljuk?</w:t>
      </w:r>
      <w:r>
        <w:t xml:space="preserve"> Vegyünk egy konkrét példát: mondjuk régóta halogatjuk a lakásunk teljes rendbetételét, ami hatalmas falatnak tűnik. Ezt átalakíthatjuk </w:t>
      </w:r>
      <w:r>
        <w:rPr>
          <w:rStyle w:val="Hangslyozs"/>
        </w:rPr>
        <w:t>„A Nagy Tisztogatás”</w:t>
      </w:r>
      <w:r>
        <w:t xml:space="preserve"> nevű küldetéssé. Ennek keretében kisebb </w:t>
      </w:r>
      <w:r>
        <w:rPr>
          <w:rStyle w:val="Kiemels2"/>
          <w:b w:val="0"/>
        </w:rPr>
        <w:t>küldetések</w:t>
      </w:r>
      <w:r>
        <w:t xml:space="preserve"> lehetnek:</w:t>
      </w:r>
    </w:p>
    <w:p w:rsidR="00993A02" w:rsidRDefault="00FE752C">
      <w:pPr>
        <w:pStyle w:val="felsorols"/>
        <w:spacing w:before="280"/>
        <w:ind w:left="1077" w:hanging="360"/>
      </w:pPr>
      <w:r>
        <w:t>Ruhásszekrény roham: Válogassuk át a ruhásszekrényt, selejtezzük ki, amire nincs szükség. A jutalom legyen egy pihentető kávészünet utána.</w:t>
      </w:r>
    </w:p>
    <w:p w:rsidR="00993A02" w:rsidRDefault="00FE752C">
      <w:pPr>
        <w:pStyle w:val="felsorols"/>
        <w:spacing w:before="0"/>
        <w:ind w:left="1077" w:hanging="360"/>
      </w:pPr>
      <w:r>
        <w:t>Spájz Szervezettség Kihívás: Rendszerezzük a kamrát vagy spájzot, dobáljuk ki a lejárt élelmiszereket. A jutalom egy finom étel elfogyasztása.</w:t>
      </w:r>
    </w:p>
    <w:p w:rsidR="00993A02" w:rsidRDefault="00FE752C">
      <w:pPr>
        <w:pStyle w:val="felsorols"/>
        <w:spacing w:before="0" w:after="280"/>
        <w:ind w:left="1077" w:hanging="360"/>
      </w:pPr>
      <w:r>
        <w:t>Kábelkáosz kommandó: Ugorjunk neki annak a fióknak, ami tele van összegubancolódott régi kábelekkel, és rendezzük át. A jutalom 30 perc videójáték vagy kedvenc zenék hallgatása.</w:t>
      </w:r>
    </w:p>
    <w:p w:rsidR="00993A02" w:rsidRDefault="00FE752C">
      <w:pPr>
        <w:pStyle w:val="bekezdestobbi"/>
      </w:pPr>
      <w:r>
        <w:t xml:space="preserve">Miután </w:t>
      </w:r>
      <w:r>
        <w:rPr>
          <w:rStyle w:val="Kiemels2"/>
          <w:b w:val="0"/>
        </w:rPr>
        <w:t>minden alküldetést teljesítettünk</w:t>
      </w:r>
      <w:r>
        <w:t xml:space="preserve">, jöhet a </w:t>
      </w:r>
      <w:r>
        <w:rPr>
          <w:rStyle w:val="Hangslyozs"/>
          <w:i w:val="0"/>
        </w:rPr>
        <w:t>főboss legyőzése</w:t>
      </w:r>
      <w:r>
        <w:t>, azaz a maradék kacatok eltüntetése és a végső takarítás (</w:t>
      </w:r>
      <w:r>
        <w:rPr>
          <w:rStyle w:val="Hangslyozs"/>
        </w:rPr>
        <w:t>„Győzelmi Kör”</w:t>
      </w:r>
      <w:r>
        <w:t xml:space="preserve"> a lakásban). A </w:t>
      </w:r>
      <w:r>
        <w:rPr>
          <w:rStyle w:val="Kiemels2"/>
          <w:b w:val="0"/>
        </w:rPr>
        <w:t>végső jutalom</w:t>
      </w:r>
      <w:r>
        <w:t xml:space="preserve"> pedig legyen valami igazán motiváló, amit megengedhetünk magunknak, például elmehetünk egy </w:t>
      </w:r>
      <w:r>
        <w:lastRenderedPageBreak/>
        <w:t xml:space="preserve">étterembe ünnepelni, vagy megvehetünk egy új videójátékot vagy bútort, ami régóta tetszik. Ily módon az eredetileg félelmetes takarításprojektet átformáltuk egy sor </w:t>
      </w:r>
      <w:r>
        <w:rPr>
          <w:rStyle w:val="Kiemels2"/>
          <w:b w:val="0"/>
        </w:rPr>
        <w:t>szórakoztató, jutalmazó kihívássá</w:t>
      </w:r>
      <w:r>
        <w:t>. Minden apró küldetés után kapunk egy dopamin/endorfin</w:t>
      </w:r>
      <w:r>
        <w:rPr>
          <w:rStyle w:val="Hangslyozs"/>
          <w:i w:val="0"/>
        </w:rPr>
        <w:t>löketet</w:t>
      </w:r>
      <w:r>
        <w:t xml:space="preserve"> a siker és jutalom által, ami lendületet ad a következő feladathoz. Ráadásul sokkal könnyebb belekezdeni egy ilyen kalandba, mert mindig látszik a </w:t>
      </w:r>
      <w:r>
        <w:rPr>
          <w:rStyle w:val="Kiemels2"/>
          <w:b w:val="0"/>
        </w:rPr>
        <w:t>fény az alagút végén</w:t>
      </w:r>
      <w:r>
        <w:t>, tudjuk, hogy egy-egy kis lépés után már jön is a jutalom.</w:t>
      </w:r>
    </w:p>
    <w:p w:rsidR="00993A02" w:rsidRDefault="00FE752C">
      <w:pPr>
        <w:pStyle w:val="bekezdestobbi"/>
      </w:pPr>
      <w:r>
        <w:t xml:space="preserve">Ugyanezt az elvet alkalmazhatjuk bármilyen nagyobb célra: tanulásra, pénzügyekre, egészségre. Íme még néhány példa </w:t>
      </w:r>
      <w:r>
        <w:rPr>
          <w:rStyle w:val="Kiemels2"/>
          <w:b w:val="0"/>
        </w:rPr>
        <w:t>epikus küldetésekre</w:t>
      </w:r>
      <w:r>
        <w:t xml:space="preserve"> a gyakorlatban:</w:t>
      </w:r>
    </w:p>
    <w:p w:rsidR="00993A02" w:rsidRDefault="00FE752C">
      <w:pPr>
        <w:pStyle w:val="felsorols"/>
        <w:spacing w:before="280"/>
        <w:ind w:left="1077" w:hanging="360"/>
      </w:pPr>
      <w:r>
        <w:t>„Adósságpusztító” küldetés – Tartozások visszafizetése: Ha van egy nagy hitel vagy több kisebb adósság, állítsuk be, hogy minden bizonyos összeg, például minden 100 000 Ft törlesztése, egy szintnek számít. Minden ilyen mérföldkő után jutalmazzuk meg magunkat valami aprósággal, például egy közös vacsora otthon, egy üveg jó bor kibontása. A küldetés végén, amikor minden adósságot legyőztünk, jöhet a főjutalom, például egy hétvégi utazás, amit immár adósságmentesen élvezhetünk.</w:t>
      </w:r>
    </w:p>
    <w:p w:rsidR="00993A02" w:rsidRDefault="00FE752C">
      <w:pPr>
        <w:pStyle w:val="felsorols"/>
        <w:spacing w:before="0"/>
        <w:ind w:left="1077" w:hanging="360"/>
      </w:pPr>
      <w:r>
        <w:t>„Fitnesz hős” küldetés – Forma javítása: Tűzzünk ki egy nagy egészségcélt, például lefutni 10 km-t egyben vagy leadni 5 kg súlyt. Ezt bontsuk heti kihívásokra: hetente X alkalom edzés, növeljük fokozatosan a távot vagy az intenzitást. Osszunk ki magunknak XP-t minden edzésért, például egy nehéz súlyzós edzés többet ér, mint egy könnyű séta. Határozzunk meg kisebb jutalmakat, például 2 hét edzés után egy új edzős póló, és egy nagy jutalmat a végcél elérésére, például egy profi sportcipő vagy egy masszázs.</w:t>
      </w:r>
    </w:p>
    <w:p w:rsidR="00993A02" w:rsidRDefault="00FE752C">
      <w:pPr>
        <w:pStyle w:val="felsorols"/>
        <w:spacing w:before="0" w:after="280"/>
        <w:ind w:left="1077" w:hanging="360"/>
      </w:pPr>
      <w:r>
        <w:t>„Készségfejlesztő” küldetés – Új készség elsajátítása: Legyen szó nyelvtanulásról vagy hangszeren való gyakorlásról, a végső cél – például középfokú nyelvvizsga, vagy egy dal előadása közönség előtt – mellé állítsunk fel modulokat: minden megtanult új szóanyag vagy zenei darab egy-egy küldetés. Jutalmazzuk magunkat minden modul után, például nyelvtanulásnál 5 lecke után egy mozi eredeti nyelven; zenélésnél egy mini koncert a barátoknak pizzapartival. A főjutalom lehet egy utazás az adott nyelvterületre, vagy fellépés egy nyilvános esten, vagy bármi, ami a nagy célt méltón megünnepli.</w:t>
      </w:r>
    </w:p>
    <w:p w:rsidR="00993A02" w:rsidRDefault="00FE752C">
      <w:pPr>
        <w:pStyle w:val="bekezdestobbi"/>
      </w:pPr>
      <w:r>
        <w:t xml:space="preserve">Az ilyen </w:t>
      </w:r>
      <w:r>
        <w:rPr>
          <w:rStyle w:val="Kiemels2"/>
          <w:b w:val="0"/>
        </w:rPr>
        <w:t>többlépcsős kihívások</w:t>
      </w:r>
      <w:r>
        <w:t xml:space="preserve"> segítenek elkerülni a motiváció hullámvölgyeit és a kiégést, mert mindig van valami </w:t>
      </w:r>
      <w:r>
        <w:rPr>
          <w:rStyle w:val="Kiemels2"/>
          <w:b w:val="0"/>
        </w:rPr>
        <w:t>közeli cél</w:t>
      </w:r>
      <w:r>
        <w:t>, amiért érdemes dolgozni, és amit el is tudok érni. Ahelyett, hogy egyetlen hatalmas, távoli jutalom lebegne a szemünk előtt – ami a halogatónak túl messzinek tűnik, így „ráér még” –, sok kis sikerélményt építünk be az útra. Ezzel a halogató hajlamunkat csapjuk be, ugyanis folyamatosan csurgatunk magunknak épp elég örömöt és izgalmat ahhoz, hogy ne akarjunk letérni a kitűzött útról.</w:t>
      </w:r>
    </w:p>
    <w:p w:rsidR="00993A02" w:rsidRDefault="00FE752C">
      <w:pPr>
        <w:pStyle w:val="Cmsor3"/>
      </w:pPr>
      <w:bookmarkStart w:id="197" w:name="_Toc197690077"/>
      <w:r>
        <w:t>Közösségi elemek: verseny és együttműködés a motiváció szolgálatában</w:t>
      </w:r>
      <w:bookmarkEnd w:id="197"/>
    </w:p>
    <w:p w:rsidR="00993A02" w:rsidRDefault="00FE752C">
      <w:pPr>
        <w:pStyle w:val="bekezdeselso"/>
      </w:pPr>
      <w:r>
        <w:t xml:space="preserve">A játékok varázsához gyakran hozzátartozik a </w:t>
      </w:r>
      <w:r>
        <w:rPr>
          <w:rStyle w:val="Kiemels2"/>
          <w:b w:val="0"/>
        </w:rPr>
        <w:t>közösségi élmény</w:t>
      </w:r>
      <w:r>
        <w:t xml:space="preserve"> is, gondoljunk csak a videójátékok több játékos módjára, a közös raidekre (rohamokra) vagy épp a baráti versengésre </w:t>
      </w:r>
      <w:r>
        <w:lastRenderedPageBreak/>
        <w:t xml:space="preserve">egy társasjátékban. Ugyanez a közösségi faktor a gamifikált mindennapokban is kiaknázható. Sőt, a társas elszámoltathatóság és egészséges versenyhelyzet erőteljes motiváló erő lehet a teljesítmény fokozásában. </w:t>
      </w:r>
      <w:r>
        <w:rPr>
          <w:rStyle w:val="Kiemels2"/>
          <w:b w:val="0"/>
        </w:rPr>
        <w:t>Miért ne vonhatnánk be a barátainkat vagy családtagjainkat is</w:t>
      </w:r>
      <w:r>
        <w:t xml:space="preserve"> a játékba? Néhány ötlet a közösségi játékosításra:</w:t>
      </w:r>
    </w:p>
    <w:p w:rsidR="00993A02" w:rsidRDefault="00FE752C">
      <w:pPr>
        <w:pStyle w:val="felsorols"/>
        <w:spacing w:before="280"/>
        <w:ind w:left="1077" w:hanging="360"/>
      </w:pPr>
      <w:r>
        <w:t>Produktivitási párbaj: Hívjunk ki egy barátot vagy kollégát egy barátságos versenyre, például ki gyűjt több XP-t egy héten vagy ki tud több feladatot kipipálni a listájáról. A verseny végén a vesztes állja a nyertes kávéját, ebédjét, vagy valami apró „büntetést” kap. Például a vesztesnek kell posztolni egy vicces képet magáról. A játékos versengés mindkettőnket húzni fog, és egy kis nyomást is teremt, hogy ne halogassunk, hiszen nem akarjuk, hogy a másik nyerjen.</w:t>
      </w:r>
    </w:p>
    <w:p w:rsidR="00993A02" w:rsidRDefault="00FE752C">
      <w:pPr>
        <w:pStyle w:val="felsorols"/>
        <w:spacing w:before="0"/>
        <w:ind w:left="1077" w:hanging="360"/>
      </w:pPr>
      <w:r>
        <w:t>Kooperatív „klán” vagy csoport: Hozzunk létre egy kis csoportot, akár a családból, akár baráti társaságból, ahol közösen játékosítjuk a célokat. Lehet ez egy közös edzésklub, tanuló csoport vagy takarító brigád. Osszuk meg a heti célokat, és teremtsünk elszámoltathatósági kereteket, amelyek elősegítik a következetes viselkedést és a célokhoz való ragaszkodást. Például mindenki beszámol a nap végén, hogy haladt aznap. Akár közös pontgyűjtő táblát is vezethetünk, és közös jutalmakat kaphatunk, például, ha a csoport összesen elér X pontot, elmegyünk együtt kirándulni. A szociális nyomás segít a halogatás ellen, nehezebb kibújni a feladat alól, ha tudjuk, hogy a többiek számítanak ránk.</w:t>
      </w:r>
    </w:p>
    <w:p w:rsidR="00993A02" w:rsidRDefault="00FE752C">
      <w:pPr>
        <w:pStyle w:val="felsorols"/>
        <w:spacing w:before="0" w:after="280"/>
        <w:ind w:left="1077" w:hanging="360"/>
      </w:pPr>
      <w:r>
        <w:t>Fogadások és „büntik”: Kössünk fogadást egy ismerőssel a célunk teljesítésére. Például megfogadhatjuk a párunkkal, hogy ha a héten minden nap elmegyünk futni reggel, akkor hétvégén közös vacsorát tartunk a kedvenc helyén, ha viszont nem, akkor nekünk kell megcsinálni a házimunkát egyedül, míg ő pihen. Vagy barátok között: ha halogatunk és nem írjuk meg határidőre a beadandót, akkor átadjuk egy időre a Netflix jelszavunkat a barátunknak, és nem nézünk sorozatot. Ezek a játékos büntetések növelik a tétet, komolyabbá teszik a játékot, és plusz motivációt adnak, hogy ne maradjunk alul.</w:t>
      </w:r>
    </w:p>
    <w:p w:rsidR="00993A02" w:rsidRDefault="00FE752C">
      <w:pPr>
        <w:pStyle w:val="bekezdestobbi"/>
      </w:pPr>
      <w:r>
        <w:t xml:space="preserve">A közösségi gamifikációval a motiváció </w:t>
      </w:r>
      <w:r>
        <w:rPr>
          <w:rStyle w:val="Kiemels2"/>
          <w:b w:val="0"/>
        </w:rPr>
        <w:t>külső forrásból is táplálkozik</w:t>
      </w:r>
      <w:r>
        <w:t xml:space="preserve">: a támogatás és enyhe verseny </w:t>
      </w:r>
      <w:r>
        <w:rPr>
          <w:rStyle w:val="Kiemels2"/>
          <w:b w:val="0"/>
        </w:rPr>
        <w:t>egészséges nyomást</w:t>
      </w:r>
      <w:r>
        <w:t xml:space="preserve"> teremt. Fontos azonban szem előtt tartani, hogy mindez játék, tehát maradjon baráti és támogató a légkör. Nem az a cél, hogy szorongjunk a büntetéstől, hanem hogy </w:t>
      </w:r>
      <w:r>
        <w:rPr>
          <w:rStyle w:val="Kiemels2"/>
          <w:b w:val="0"/>
        </w:rPr>
        <w:t>ösztönözzük egymást</w:t>
      </w:r>
      <w:r>
        <w:t xml:space="preserve"> és együtt örüljünk a sikereknek. Akár létrehozhatunk egy közös csevegőcsoportot is, ahol mindenki elküldi, hogy mennyi XP-t gyűjtött aznap, vagy épp panaszkodik egy nehéz küldetésről, és erre a többiek pedig biztatják, tanácsot adnak. Így a játékosítás közösségi élménnyé válik, ami az ember egyik alapvető pszichológiai szükségletét, a </w:t>
      </w:r>
      <w:r>
        <w:rPr>
          <w:rStyle w:val="Kiemels2"/>
          <w:b w:val="0"/>
        </w:rPr>
        <w:t>valahova tartozást</w:t>
      </w:r>
      <w:r>
        <w:t xml:space="preserve"> is kielégíti.</w:t>
      </w:r>
    </w:p>
    <w:p w:rsidR="00993A02" w:rsidRDefault="00FE752C">
      <w:pPr>
        <w:pStyle w:val="bekezdestobbi"/>
        <w:rPr>
          <w:ins w:id="198" w:author="Abari Kálmán (EXT)" w:date="2025-06-19T12:28:00Z"/>
        </w:rPr>
      </w:pPr>
      <w:r>
        <w:t xml:space="preserve">A mai digitális világban számos alkalmazás és platform is segíthet a mindennapok játékosításában. Vannak kifejezetten erre tervezett </w:t>
      </w:r>
      <w:r>
        <w:rPr>
          <w:rStyle w:val="Kiemels2"/>
          <w:b w:val="0"/>
        </w:rPr>
        <w:t>gamifikációs applikációk</w:t>
      </w:r>
      <w:r>
        <w:t xml:space="preserve">, mint például a már korábban bemutatott </w:t>
      </w:r>
      <w:r>
        <w:rPr>
          <w:rStyle w:val="Hangslyozs"/>
        </w:rPr>
        <w:t>Habitica</w:t>
      </w:r>
      <w:r>
        <w:t xml:space="preserve">, amely egy RPG-játék keretében engedi a felhasználóknak nyomon követni szokásaikat és teendőiket: a valós feladatok teljesítéséért a játékban a karakterük fejlődik, felszerelést kap. Hasonló elven működik több hasonló alkalmazás is, </w:t>
      </w:r>
      <w:r>
        <w:lastRenderedPageBreak/>
        <w:t xml:space="preserve">például a </w:t>
      </w:r>
      <w:r>
        <w:rPr>
          <w:i/>
        </w:rPr>
        <w:t>Forest</w:t>
      </w:r>
      <w:r>
        <w:t xml:space="preserve"> vagy a </w:t>
      </w:r>
      <w:r>
        <w:rPr>
          <w:i/>
        </w:rPr>
        <w:t>Todoist</w:t>
      </w:r>
      <w:r>
        <w:t xml:space="preserve">, amelyek </w:t>
      </w:r>
      <w:r>
        <w:rPr>
          <w:rStyle w:val="Kiemels2"/>
          <w:b w:val="0"/>
        </w:rPr>
        <w:t>játékos jutalmakkal</w:t>
      </w:r>
      <w:r>
        <w:t xml:space="preserve"> ösztönzik a fókuszált munkát és a szokások betartását. Ezen eszközök használata nem kötelező a gamifikált élethez, de hasznos kiegészítés lehet, különösen azoknak, akik szeretnék vizuálisan is látni a haladásukat egy kész platformon. Ugyanakkor hangsúlyozzuk, hogy a lényeg a </w:t>
      </w:r>
      <w:r>
        <w:rPr>
          <w:rStyle w:val="Kiemels2"/>
          <w:b w:val="0"/>
        </w:rPr>
        <w:t>szemléletmód</w:t>
      </w:r>
      <w:r>
        <w:t>: megfelelő kreativitással akár papíron, matricákkal, rajzokkal is tökéletesen működhet a rendszerünk, ahogy azt sokan sikerrel alkalmazzák is. A technológia csak eszköz, a játékosítás motorja mi magunk vagyunk.</w:t>
      </w:r>
    </w:p>
    <w:p w:rsidR="00A91BAA" w:rsidRDefault="00A91BAA">
      <w:pPr>
        <w:pStyle w:val="bekezdestobbi"/>
      </w:pPr>
    </w:p>
    <w:p w:rsidR="00993A02" w:rsidRDefault="00FE752C">
      <w:pPr>
        <w:pStyle w:val="bekezdeselso"/>
      </w:pPr>
      <w:r>
        <w:t xml:space="preserve">A játékosítás lényege, hogy </w:t>
      </w:r>
      <w:r>
        <w:rPr>
          <w:rStyle w:val="Kiemels2"/>
          <w:b w:val="0"/>
        </w:rPr>
        <w:t>visszacsempésszük a játék örömét a hétköznapokba</w:t>
      </w:r>
      <w:r>
        <w:t>.</w:t>
      </w:r>
      <w:r>
        <w:rPr>
          <w:b/>
        </w:rPr>
        <w:t xml:space="preserve"> </w:t>
      </w:r>
      <w:r>
        <w:t xml:space="preserve">Gyermekként természetes volt, hogy játékosan álltunk mindenhez, felnőttként miért ne tehetnénk ugyanezt a teendőinkkel? Ha sikerül a mindennapi életünket egy saját tervezésű játékká alakítani, akkor a motiváció fenntartása nem külső kényszer lesz, hanem belsővé válik. Ehhez fontos volt megérteni a halogatás természetét, miért tekinthető az önszabályozás kudarcának, milyen okok állnak mögötte és milyen következményekkel jár. Láttuk, hogy a halogatás lényegében egy </w:t>
      </w:r>
      <w:r>
        <w:rPr>
          <w:rStyle w:val="Hangslyozs"/>
          <w:i w:val="0"/>
        </w:rPr>
        <w:t>motivációs rés</w:t>
      </w:r>
      <w:r>
        <w:t xml:space="preserve">, egy szakadék aközött, amit tenni szeretnénk (vagy kellene), és aközött, amit ténylegesen teszünk, amelyet gyakran az azonnali jutalom hiánya és a későbbi eredmények elvontsága okoz. A SMART célkitűzési módszer segít hidat építeni ezen árok fölé: a specifikus, mérhető, elérhető, releváns és időhöz kötött célok konkretizálják a tennivalókat és így csökkentik a halogatásra való hajlamot. Ez alapot teremtett arra, hogy a </w:t>
      </w:r>
      <w:r>
        <w:rPr>
          <w:rStyle w:val="Kiemels2"/>
          <w:b w:val="0"/>
        </w:rPr>
        <w:t>gamifikáció mint eszköz</w:t>
      </w:r>
      <w:r>
        <w:t xml:space="preserve"> bevethető legyen a halogatás ellen. A mindennapok játékosítása során a pszichológiai elvek játékmechanizmusokká formálódnak, a belső jutalmazó rendszerünk – elsősorban a dopamin által közvetített öröm és motiváció érzése – mozgósítható apró küldetések, pontok, jutalmak révén. A pontozás és szintlépés </w:t>
      </w:r>
      <w:r>
        <w:rPr>
          <w:rStyle w:val="Kiemels2"/>
          <w:b w:val="0"/>
        </w:rPr>
        <w:t>azonnali sikerélményt</w:t>
      </w:r>
      <w:r>
        <w:t xml:space="preserve"> nyújt és jelzi az előrehaladást; a jól megválasztott jutalmak </w:t>
      </w:r>
      <w:r>
        <w:rPr>
          <w:rStyle w:val="Kiemels2"/>
          <w:b w:val="0"/>
        </w:rPr>
        <w:t>megerősítik</w:t>
      </w:r>
      <w:r>
        <w:t xml:space="preserve"> a kívánatos viselkedést; a nagy célok felosztása kisebb kihívásokra csökkenti a feladat okozta szorongást és </w:t>
      </w:r>
      <w:r>
        <w:rPr>
          <w:rStyle w:val="Kiemels2"/>
          <w:b w:val="0"/>
        </w:rPr>
        <w:t>strukturálja a haladást;</w:t>
      </w:r>
      <w:r>
        <w:rPr>
          <w:b/>
        </w:rPr>
        <w:t xml:space="preserve"> </w:t>
      </w:r>
      <w:r>
        <w:t xml:space="preserve">a közösségi bevonás pedig </w:t>
      </w:r>
      <w:r>
        <w:rPr>
          <w:rStyle w:val="Kiemels2"/>
          <w:b w:val="0"/>
        </w:rPr>
        <w:t>támogatást és nyomást</w:t>
      </w:r>
      <w:r>
        <w:t xml:space="preserve"> ad, hogy kitartsunk akkor is, amikor egyedül már feladnánk. Mindezek az elemek együtt egy olyan rendszert alkotnak, amelyben a feladatvégzés nem csupán szükséges rossz, hanem – legalább részben – szórakozás és kihívás. Természetesen fontos hangsúlyozni, hogy a gamifikáció nem varázsszer: megfelelően kell alkalmazni és </w:t>
      </w:r>
      <w:r>
        <w:rPr>
          <w:rStyle w:val="Kiemels2"/>
          <w:b w:val="0"/>
        </w:rPr>
        <w:t>egyénre szabni</w:t>
      </w:r>
      <w:r>
        <w:t xml:space="preserve">. Ami az egyik embernek játékos motiváció, az a másiknak esetleg gyerekes időpocsékolás, ezért mindenkinek ki kell kísérleteznie, mely elemek válnak be nála a legjobban. </w:t>
      </w:r>
    </w:p>
    <w:p w:rsidR="00993A02" w:rsidRDefault="00FE752C">
      <w:pPr>
        <w:pStyle w:val="Cmsor1"/>
      </w:pPr>
      <w:bookmarkStart w:id="199" w:name="_Ref1537047811"/>
      <w:bookmarkStart w:id="200" w:name="_Toc197690078"/>
      <w:bookmarkEnd w:id="199"/>
      <w:r>
        <w:lastRenderedPageBreak/>
        <w:t>Kitekintés, jövőbeli trendek</w:t>
      </w:r>
      <w:bookmarkEnd w:id="200"/>
    </w:p>
    <w:p w:rsidR="00993A02" w:rsidRDefault="00FE752C">
      <w:pPr>
        <w:pStyle w:val="bekezdeselso"/>
      </w:pPr>
      <w:r>
        <w:t>Ahogy digitális és fizikai világaink egyre inkább összefonódnak, a gamifikáció területe rendkívüli fejlődési lehetőségek előtt áll. Felsorolunk néhány olyan tendenciát, amelyek meghatározhatják a gamifikáció jövőbeli (vagy már jelenkori) alakulását:</w:t>
      </w:r>
    </w:p>
    <w:p w:rsidR="00993A02" w:rsidRDefault="00FE752C">
      <w:pPr>
        <w:pStyle w:val="szamozs"/>
        <w:numPr>
          <w:ilvl w:val="0"/>
          <w:numId w:val="31"/>
        </w:numPr>
        <w:spacing w:before="280" w:after="280"/>
      </w:pPr>
      <w:r>
        <w:rPr>
          <w:i/>
        </w:rPr>
        <w:t>Személyre szabottság a mesterséges intelligencia segítségével</w:t>
      </w:r>
      <w:r>
        <w:t>: A mesterséges intelligencia (MI) döntő szerepet fog játszani a gamifikációs élmények felhasználókra szabásában. Az MI algoritmusok a felhasználói adatokat és a viselkedést elemezve személyre szabott kihívásokat és jutalmakat hoznak létre. Például valós időben módosítják a játék nehézségi szintjét, hogy a játékélmény végig elkötelezettséget biztosítson.</w:t>
      </w:r>
    </w:p>
    <w:p w:rsidR="00993A02" w:rsidRDefault="00FE752C">
      <w:pPr>
        <w:pStyle w:val="szamozs"/>
        <w:numPr>
          <w:ilvl w:val="0"/>
          <w:numId w:val="32"/>
        </w:numPr>
        <w:spacing w:before="280" w:after="0"/>
      </w:pPr>
      <w:r>
        <w:rPr>
          <w:i/>
        </w:rPr>
        <w:t>Kiterjesztett valóság (AR/XR):</w:t>
      </w:r>
      <w:r>
        <w:t xml:space="preserve"> A virtuális valóság (VR) és a kiterjesztett valóság (AR) új utakat nyit a magával ragadó játékélmények számára. A játékosított képzési szimulációktól az interaktív termékbemutatókig az XR forradalmasítani fogja a felhasználók bevonását. A játékosítás tehát a képernyőkön túl a fizikai világra is kiterjed majd. A felhasználók olyan helyalapú játékélményekben vehetnek részt, amelyekben a digitális és a valós világ elemei keverednek.</w:t>
      </w:r>
    </w:p>
    <w:p w:rsidR="00993A02" w:rsidRDefault="00FE752C">
      <w:pPr>
        <w:pStyle w:val="szamozs"/>
        <w:numPr>
          <w:ilvl w:val="0"/>
          <w:numId w:val="33"/>
        </w:numPr>
        <w:spacing w:after="0"/>
      </w:pPr>
      <w:r>
        <w:rPr>
          <w:i/>
        </w:rPr>
        <w:t>Fenntarthatósági gamifikáció</w:t>
      </w:r>
      <w:r>
        <w:t>: A jövőben a fenntarthatóság egyre nagyobb hangsúlyt kap, a környezetbarát viselkedés ösztönzésére pedig a játékosítás nyithat új utat. Az alkalmazások és platformok jutalmazni fogják a felhasználókat a zöld gyakorlatok alkalmazásáért, például az energiafogyasztás csökkentéséért, a hulladékcsökkentésért, a tömegközlekedés használatáért, vagy a természetvédelmi kezdeményezésekben való részvételért.</w:t>
      </w:r>
    </w:p>
    <w:p w:rsidR="00993A02" w:rsidRDefault="00FE752C">
      <w:pPr>
        <w:pStyle w:val="szamozs"/>
        <w:numPr>
          <w:ilvl w:val="0"/>
          <w:numId w:val="34"/>
        </w:numPr>
        <w:spacing w:after="0"/>
      </w:pPr>
      <w:r>
        <w:rPr>
          <w:i/>
        </w:rPr>
        <w:t>Egészség és wellness gamifikáció</w:t>
      </w:r>
      <w:r>
        <w:t>: A gamifikáció még inkább előretör az egészségügy területén. A vonzó alkalmazások és a viselhető eszközök tovább motiválják az egyéneket az egészségesebb életmódra, a gyógyszeres kezelések betartására, sőt, a mentális egészségügyi kihívások kezelésére is. A játékosítás beépül az elektronikus egészségügyi nyilvántartásokba és a telemedicinális platformokba, hogy motiválja a betegeket a kezelési tervek követésére és egészségi állapotuk nyomon követésére.</w:t>
      </w:r>
    </w:p>
    <w:p w:rsidR="00993A02" w:rsidRDefault="00FE752C">
      <w:pPr>
        <w:pStyle w:val="szamozs"/>
        <w:numPr>
          <w:ilvl w:val="0"/>
          <w:numId w:val="35"/>
        </w:numPr>
        <w:spacing w:after="0"/>
      </w:pPr>
      <w:r>
        <w:rPr>
          <w:i/>
        </w:rPr>
        <w:t>Játékosított tanulási útvonalak:</w:t>
      </w:r>
      <w:r>
        <w:t xml:space="preserve"> Az oktatásban a gamifikált tanulási élmények térnyerése várható. Az adaptív tanulási platformok gamifikációs elemeket használnak majd a diákok egyedi igényeihez és preferenciáihoz igazodva, így a tanulás vonzóbbá és hatékonyabbá válik.</w:t>
      </w:r>
    </w:p>
    <w:p w:rsidR="00993A02" w:rsidRDefault="00FE752C">
      <w:pPr>
        <w:pStyle w:val="szamozs"/>
        <w:numPr>
          <w:ilvl w:val="0"/>
          <w:numId w:val="36"/>
        </w:numPr>
        <w:spacing w:after="0"/>
      </w:pPr>
      <w:r>
        <w:rPr>
          <w:i/>
        </w:rPr>
        <w:t>Társadalmi hatású gamifikáció:</w:t>
      </w:r>
      <w:r>
        <w:t xml:space="preserve"> A játékosítás egyre inkább a társadalmi jót szolgálja majd. A nonprofit és humanitárius szervezetek a gamifikációt a figyelemfelkeltésre, az adományok növelésére és az önkéntesek értelmes ügyekbe való bevonására fogják használni. A gamifikációt egyre inkább fel fogják használni a pozitív társadalmi változások előmozdítására. A tömegek által támogatott, gamifikált kezdeményezések a közösségeket olyan égető globális problémák megoldására fogják összefogni, mint az éghajlatváltozás, a szegénység és az egyenlőtlenség.</w:t>
      </w:r>
    </w:p>
    <w:p w:rsidR="00993A02" w:rsidRDefault="00FE752C">
      <w:pPr>
        <w:pStyle w:val="szamozs"/>
        <w:numPr>
          <w:ilvl w:val="0"/>
          <w:numId w:val="37"/>
        </w:numPr>
        <w:spacing w:after="0"/>
      </w:pPr>
      <w:r>
        <w:rPr>
          <w:i/>
        </w:rPr>
        <w:lastRenderedPageBreak/>
        <w:t>Idegtudomány és gamifikáció:</w:t>
      </w:r>
      <w:r>
        <w:t xml:space="preserve"> A játékosított élményekre adott agyi reakciók megértése hatékonyabb tervezéshez vezet. Az idegtudományi kutatások a motivációt és az elkötelezettséget maximalizáló élmények létrehozását segítik.</w:t>
      </w:r>
    </w:p>
    <w:p w:rsidR="00993A02" w:rsidRDefault="00FE752C">
      <w:pPr>
        <w:pStyle w:val="szamozs"/>
        <w:numPr>
          <w:ilvl w:val="0"/>
          <w:numId w:val="38"/>
        </w:numPr>
        <w:spacing w:after="0"/>
      </w:pPr>
      <w:r>
        <w:rPr>
          <w:i/>
        </w:rPr>
        <w:t>Platformközi integráció:</w:t>
      </w:r>
      <w:r>
        <w:t xml:space="preserve"> A játékosítás egyre zökkenőmentesebb lesz a különböző platformokon és alkalmazásokban. A felhasználók képesek lesznek jutalmakat vagy eredményeket szerezni az egyik alkalmazásban, és azokat átvinni egy másikba, ami egy összefüggő gamifikált ökoszisztémát hoz létre.</w:t>
      </w:r>
    </w:p>
    <w:p w:rsidR="00993A02" w:rsidRDefault="00FE752C">
      <w:pPr>
        <w:pStyle w:val="szamozs"/>
        <w:numPr>
          <w:ilvl w:val="0"/>
          <w:numId w:val="39"/>
        </w:numPr>
        <w:spacing w:after="0"/>
      </w:pPr>
      <w:r>
        <w:rPr>
          <w:i/>
        </w:rPr>
        <w:t>Etikus gamifikáció:</w:t>
      </w:r>
      <w:r>
        <w:t xml:space="preserve"> Az etikai megfontolások egyre nagyobb jelentőséget kapnak, ahogy a gamifikáció egyre inkább elterjed. A hangsúlyt arra kell helyezni, hogy a gamifikált rendszerek tisztességesek, tisztelik a felhasználók magánéletét, és nem manipulálhatók.</w:t>
      </w:r>
    </w:p>
    <w:p w:rsidR="00993A02" w:rsidRDefault="00FE752C">
      <w:pPr>
        <w:pStyle w:val="szamozs"/>
        <w:numPr>
          <w:ilvl w:val="0"/>
          <w:numId w:val="40"/>
        </w:numPr>
        <w:spacing w:after="0"/>
      </w:pPr>
      <w:r>
        <w:rPr>
          <w:i/>
        </w:rPr>
        <w:t>Gamifikáció a metaverzumban:</w:t>
      </w:r>
      <w:r>
        <w:t xml:space="preserve"> A metaverzum térhódításával a játékosítás a virtuális világokra és a digitális közösségekre is kiterjed majd. A felhasználók ezekben a hatalmas, összekapcsolt virtuális terekben magával ragadó, játékosított élményekben fognak részt venni.</w:t>
      </w:r>
    </w:p>
    <w:p w:rsidR="00993A02" w:rsidRDefault="00FE752C">
      <w:pPr>
        <w:pStyle w:val="szamozs"/>
        <w:numPr>
          <w:ilvl w:val="0"/>
          <w:numId w:val="41"/>
        </w:numPr>
        <w:spacing w:after="0"/>
      </w:pPr>
      <w:r>
        <w:rPr>
          <w:i/>
        </w:rPr>
        <w:t>Hang- és társalgási játékosítás:</w:t>
      </w:r>
      <w:r>
        <w:t xml:space="preserve"> A hangalapú asszisztensek és chatbotok játékelemeket fognak beépíteni, hogy az interakciókat még vonzóbbá tegyék. A felhasználók jutalmakat szerezhetnek, vagy beszélgetéses küldetéseken keresztül haladhatnak előre, amikor az MI vezérelt felületekkel interakcióba lépnek.</w:t>
      </w:r>
    </w:p>
    <w:p w:rsidR="00993A02" w:rsidRDefault="00FE752C">
      <w:pPr>
        <w:pStyle w:val="szamozs"/>
        <w:numPr>
          <w:ilvl w:val="0"/>
          <w:numId w:val="42"/>
        </w:numPr>
        <w:spacing w:after="0"/>
      </w:pPr>
      <w:r>
        <w:rPr>
          <w:i/>
        </w:rPr>
        <w:t>Gamifikáció a munkahelyeken:</w:t>
      </w:r>
      <w:r>
        <w:t xml:space="preserve"> A gamifikáció tovább fog fejlődni a munkahelyeken. A munkavállalói platformok olyan játékelemeket fognak beépíteni, amelyek motiválják és jutalmazzák a munkavállalókat a célok és mérföldkövek eléréséért.</w:t>
      </w:r>
    </w:p>
    <w:p w:rsidR="00993A02" w:rsidRDefault="00FE752C">
      <w:pPr>
        <w:pStyle w:val="szamozs"/>
        <w:numPr>
          <w:ilvl w:val="0"/>
          <w:numId w:val="43"/>
        </w:numPr>
        <w:spacing w:after="0"/>
      </w:pPr>
      <w:r>
        <w:rPr>
          <w:i/>
        </w:rPr>
        <w:t>Adatvédelem és biztonság:</w:t>
      </w:r>
      <w:r>
        <w:t xml:space="preserve"> Az adatvédelemmel kapcsolatos növekvő aggodalmak miatt a játékosítást arra fogják használni, hogy a felhasználókat az adataik védelmére és az online biztonságra vonatkozó legjobb gyakorlatokról oktassák.</w:t>
      </w:r>
    </w:p>
    <w:p w:rsidR="00993A02" w:rsidRDefault="00FE752C">
      <w:pPr>
        <w:pStyle w:val="szamozs"/>
        <w:numPr>
          <w:ilvl w:val="0"/>
          <w:numId w:val="44"/>
        </w:numPr>
        <w:spacing w:after="0"/>
      </w:pPr>
      <w:r>
        <w:rPr>
          <w:i/>
        </w:rPr>
        <w:t>Globális gamifikációs közösségek:</w:t>
      </w:r>
      <w:r>
        <w:t xml:space="preserve"> A gamifikáció szerelmesei globális közösségeket hoznak létre a legjobb gyakorlatok, eszközök és ötletek megosztására. Ezek a közösségek hozzájárulnak a gamifikációs stratégiák gyors fejlődéséhez.</w:t>
      </w:r>
    </w:p>
    <w:p w:rsidR="00993A02" w:rsidRDefault="00FE752C">
      <w:pPr>
        <w:pStyle w:val="szamozs"/>
        <w:numPr>
          <w:ilvl w:val="0"/>
          <w:numId w:val="45"/>
        </w:numPr>
        <w:spacing w:after="0"/>
      </w:pPr>
      <w:r>
        <w:rPr>
          <w:i/>
        </w:rPr>
        <w:t>Gamifikáció a mentális egészségügyben:</w:t>
      </w:r>
      <w:r>
        <w:t xml:space="preserve"> A mentális egészség fontossága egyre nyilvánvalóbbá válik, így a játékosítás szerepet fog játszani a mentális egészségügyi problémák megbélyegzésének megszüntetésében, és terápiás támogatást fog nyújtani interaktív alkalmazásokon és platformokon keresztül.</w:t>
      </w:r>
    </w:p>
    <w:p w:rsidR="00993A02" w:rsidRDefault="00FE752C">
      <w:pPr>
        <w:pStyle w:val="szamozs"/>
        <w:numPr>
          <w:ilvl w:val="0"/>
          <w:numId w:val="46"/>
        </w:numPr>
        <w:spacing w:after="0"/>
      </w:pPr>
      <w:r>
        <w:rPr>
          <w:i/>
        </w:rPr>
        <w:t>Kultúrák közötti játékosítás:</w:t>
      </w:r>
      <w:r>
        <w:t xml:space="preserve"> A gamifikált alkalmazások egyre nagyobb figyelmet fordítanak a kulturális különbségekre, jobban alkalmazkodnak a különböző globális közönségek preferenciáihoz és értékeihez. Ez különösen fontos lesz, ahogy a játékosítás elterjed a különböző régiókban.</w:t>
      </w:r>
    </w:p>
    <w:p w:rsidR="00993A02" w:rsidRDefault="00FE752C">
      <w:pPr>
        <w:pStyle w:val="bekezdeselso"/>
        <w:numPr>
          <w:ilvl w:val="0"/>
          <w:numId w:val="47"/>
        </w:numPr>
      </w:pPr>
      <w:r>
        <w:rPr>
          <w:i/>
        </w:rPr>
        <w:t>Érzelmi intelligencia tréning:</w:t>
      </w:r>
      <w:r>
        <w:t xml:space="preserve"> Az érzelmi intelligencia készségek fejlesztése érdekében is bevethetik a játékosítást. Interaktív forgatókönyvek és kihívások segítik a felhasználókat abban, hogy jobban megértsék és kezeljék érzelmeiket a különböző helyzetekben.</w:t>
      </w:r>
    </w:p>
    <w:p w:rsidR="00993A02" w:rsidRDefault="00FE752C">
      <w:pPr>
        <w:pStyle w:val="szamozs"/>
        <w:numPr>
          <w:ilvl w:val="0"/>
          <w:numId w:val="48"/>
        </w:numPr>
        <w:spacing w:before="280" w:after="0"/>
      </w:pPr>
      <w:r>
        <w:rPr>
          <w:i/>
        </w:rPr>
        <w:t>Gamifikáció a személyes pénzügyekben:</w:t>
      </w:r>
      <w:r>
        <w:t xml:space="preserve"> A pénzintézetek játékosítással fogják elősegíteni a pénzügyi ismeretek, a megtakarítások és a felelős vásárlási szokások javítását az ügyfelek körében.</w:t>
      </w:r>
    </w:p>
    <w:p w:rsidR="00993A02" w:rsidRDefault="00FE752C">
      <w:pPr>
        <w:pStyle w:val="szamozs"/>
        <w:numPr>
          <w:ilvl w:val="0"/>
          <w:numId w:val="49"/>
        </w:numPr>
        <w:spacing w:after="0"/>
      </w:pPr>
      <w:r>
        <w:rPr>
          <w:i/>
        </w:rPr>
        <w:lastRenderedPageBreak/>
        <w:t>Gamifikáció a szórakoztatásban:</w:t>
      </w:r>
      <w:r>
        <w:t xml:space="preserve"> A szórakoztatóipar, például a filmek, a zene és az élő rendezvények, a rajongók elkötelezettségének elmélyítése érdekében beépítik a gamifikációt. Az interaktív történetek, kihívások és jutalmak javítani fogják a szórakoztatás általános élményét.</w:t>
      </w:r>
    </w:p>
    <w:p w:rsidR="00993A02" w:rsidRDefault="00FE752C">
      <w:pPr>
        <w:pStyle w:val="szamozs"/>
        <w:numPr>
          <w:ilvl w:val="0"/>
          <w:numId w:val="50"/>
        </w:numPr>
        <w:spacing w:after="280"/>
      </w:pPr>
      <w:r>
        <w:rPr>
          <w:i/>
        </w:rPr>
        <w:t>Gamifikáció az idősödő népességben:</w:t>
      </w:r>
      <w:r>
        <w:t xml:space="preserve"> A játékosítás segíteni fogja az idősödő népesség kognitív és fizikai egészségének fenntartását. Az interaktív játékok és gyakorlatok segítenek az időseknek abban, hogy aktívak, szellemileg élesek és szociális kapcsolatban maradjanak.</w:t>
      </w:r>
    </w:p>
    <w:p w:rsidR="00993A02" w:rsidRDefault="00FE752C">
      <w:pPr>
        <w:pStyle w:val="bekezdestobbi"/>
        <w:ind w:firstLine="0"/>
      </w:pPr>
      <w:r>
        <w:t>Ezek a jövőbeli trendek a játékosítás sokoldalúságát és alkalmazkodóképességét mutatják. Akár az üzleti életben, akár az oktatásban, az egészségügyben vagy a szórakoztatásban alkalmazzák, a gamifikáció továbbra is dinamikusan változó terület marad a felhasználói elkötelezettség és az élmény fokozásának érdekében.</w:t>
      </w:r>
    </w:p>
    <w:p w:rsidR="00993A02" w:rsidRDefault="00FE752C">
      <w:pPr>
        <w:pStyle w:val="kiemels1"/>
      </w:pPr>
      <w:r>
        <w:t>Útravaló</w:t>
      </w:r>
    </w:p>
    <w:p w:rsidR="00993A02" w:rsidRDefault="00FE752C">
      <w:pPr>
        <w:pStyle w:val="bekezdeselso"/>
      </w:pPr>
      <w:r>
        <w:t>Ebben a könyvben a gamifikáció alapjainak, pszichológia bázisának megértésétől a számtalan alkalmazás és új lehetőség bemutatásáig jutottunk el. A gamifikáció nem statikus tudományág, hanem egy olyan dinamikus terület, amely a technológia és az emberi viselkedés változásával folyamatosan fejlődik.</w:t>
      </w:r>
    </w:p>
    <w:p w:rsidR="00993A02" w:rsidRDefault="00FE752C">
      <w:pPr>
        <w:pStyle w:val="bekezdestobbi"/>
      </w:pPr>
      <w:r>
        <w:t>Ne feledjük, a gamifikáció egy eszköz, és a sikere attól függ, hogyan használják. Olyan élményeket hozhatunk létre segítségével, amelyek megérintik a felhasználókat, motiválják őket, és végül a kívánt eredményekhez vezethetnek, legyen szó akár az ügyfélhűség növeléséről, a tanulási eredmények javításáról vagy a termelékenység növeléséről.</w:t>
      </w:r>
    </w:p>
    <w:p w:rsidR="00993A02" w:rsidRDefault="00FE752C">
      <w:pPr>
        <w:pStyle w:val="bekezdestobbi"/>
      </w:pPr>
      <w:r>
        <w:t>A technológia és az emberi interakció folyamatosan fejlődő területén a játékosítás hidat képez az elkötelezettség és a teljesítmény között. A játéktervezési elvek és az emberi pszichológia mély megértése révén olyan élmények kialakítására van lehetőség, amelyek magával ragadnak, oktatnak és inspirálnak. A gamifikáció egy dinamikus és végtelen terület, ahol a kreativitás nem ismer határokat. Miközben belevág gamifikációs törekvéseibe, kívánunk Önnek sikert, újító, újító szellemet és céljainak megvalósulását.</w:t>
      </w:r>
    </w:p>
    <w:p w:rsidR="00993A02" w:rsidRDefault="00FE752C">
      <w:pPr>
        <w:pStyle w:val="Cmsor1"/>
      </w:pPr>
      <w:bookmarkStart w:id="201" w:name="_Toc197690079"/>
      <w:r>
        <w:lastRenderedPageBreak/>
        <w:t>Irodalomjegyzék</w:t>
      </w:r>
      <w:bookmarkEnd w:id="201"/>
    </w:p>
    <w:p w:rsidR="00993A02" w:rsidRDefault="00FE752C">
      <w:pPr>
        <w:pStyle w:val="Irodalomjegyzk"/>
      </w:pPr>
      <w:r>
        <w:fldChar w:fldCharType="begin"/>
      </w:r>
      <w:r>
        <w:instrText>ADDIN ZOTERO_BIBL {"uncited":[],"omitted":[],"custom":[]} CSL_BIBLIOGRAPHY</w:instrText>
      </w:r>
      <w:r>
        <w:fldChar w:fldCharType="separate"/>
      </w:r>
      <w:r>
        <w:t xml:space="preserve">Abari, K., Szabó, F., &amp; Polonyi, T. (2021). HANNA: Gamifikált digitális tananyag hátrányos helyzetű tanulók nyelvtanulásának segítésére. </w:t>
      </w:r>
      <w:r>
        <w:rPr>
          <w:i/>
          <w:iCs/>
        </w:rPr>
        <w:t>Educatio</w:t>
      </w:r>
      <w:r>
        <w:t xml:space="preserve">, </w:t>
      </w:r>
      <w:r>
        <w:rPr>
          <w:i/>
          <w:iCs/>
        </w:rPr>
        <w:t>30</w:t>
      </w:r>
      <w:r>
        <w:t>(2), 317–326. https://doi.org/10.1556/2063.30.2021.2.9</w:t>
      </w:r>
    </w:p>
    <w:p w:rsidR="00993A02" w:rsidRDefault="00FE752C">
      <w:pPr>
        <w:pStyle w:val="Irodalomjegyzk"/>
      </w:pPr>
      <w:r>
        <w:t xml:space="preserve">Alblwi, A., Stefanidis, A., Phalp, K., &amp; Ali, R. (2019). Procrastination on Social Networks: Types and Triggers. </w:t>
      </w:r>
      <w:r>
        <w:rPr>
          <w:i/>
          <w:iCs/>
        </w:rPr>
        <w:t>2019 6th International Conference on Behavioral, Economic and Socio-Cultural Computing (BESC)</w:t>
      </w:r>
      <w:r>
        <w:t>, 1–7. https://doi.org/10.1109/BESC48373.2019.8963036</w:t>
      </w:r>
    </w:p>
    <w:p w:rsidR="00993A02" w:rsidRDefault="00FE752C">
      <w:pPr>
        <w:pStyle w:val="Irodalomjegyzk"/>
      </w:pPr>
      <w:r>
        <w:t xml:space="preserve">Algashami, A., Vuillier, L., Alrobai, A., Phalp, K., &amp; Ali, R. (2019). Gamification Risks to Enterprise Teamwork: Taxonomy, Management Strategies and Modalities of Application. </w:t>
      </w:r>
      <w:r>
        <w:rPr>
          <w:i/>
          <w:iCs/>
        </w:rPr>
        <w:t>Systems</w:t>
      </w:r>
      <w:r>
        <w:t xml:space="preserve">, </w:t>
      </w:r>
      <w:r>
        <w:rPr>
          <w:i/>
          <w:iCs/>
        </w:rPr>
        <w:t>7</w:t>
      </w:r>
      <w:r>
        <w:t>(1), 9. https://doi.org/10.3390/systems7010009</w:t>
      </w:r>
    </w:p>
    <w:p w:rsidR="00993A02" w:rsidRDefault="00FE752C">
      <w:pPr>
        <w:pStyle w:val="Irodalomjegyzk"/>
      </w:pPr>
      <w:r>
        <w:t xml:space="preserve">Aliyari, H., Sahraei, H., Daliri, M. R., Minaei-Bidgoli, B., Kazemi, M., Agaei, H., Sahraei, M., Hosseini, S. M. A. S., Hadipour, M. M., Mohammadi, M., &amp; Dehghanimohammadabadi, Z. (2018). The Beneficial or Harmful Effects of Computer Game Stress on Cognitive Functions of Players. </w:t>
      </w:r>
      <w:r>
        <w:rPr>
          <w:i/>
          <w:iCs/>
        </w:rPr>
        <w:t>Basic and Clinical Neuroscience</w:t>
      </w:r>
      <w:r>
        <w:t xml:space="preserve">, </w:t>
      </w:r>
      <w:r>
        <w:rPr>
          <w:i/>
          <w:iCs/>
        </w:rPr>
        <w:t>9</w:t>
      </w:r>
      <w:r>
        <w:t>(3), 177–186. https://doi.org/10.29252/nirp.bcn.9.3.177</w:t>
      </w:r>
    </w:p>
    <w:p w:rsidR="00993A02" w:rsidRDefault="00FE752C">
      <w:pPr>
        <w:pStyle w:val="Irodalomjegyzk"/>
      </w:pPr>
      <w:r>
        <w:t xml:space="preserve">Almeida, C., Kalinowski, M., Uchôa, A., &amp; Feijó, B. (2023). Negative effects of gamification in education software: Systematic mapping and practitioner perceptions. </w:t>
      </w:r>
      <w:r>
        <w:rPr>
          <w:i/>
          <w:iCs/>
        </w:rPr>
        <w:t>Information and Software Technology</w:t>
      </w:r>
      <w:r>
        <w:t xml:space="preserve">, </w:t>
      </w:r>
      <w:r>
        <w:rPr>
          <w:i/>
          <w:iCs/>
        </w:rPr>
        <w:t>156</w:t>
      </w:r>
      <w:r>
        <w:t>, 107142. https://doi.org/10.1016/j.infsof.2022.107142</w:t>
      </w:r>
    </w:p>
    <w:p w:rsidR="00993A02" w:rsidRDefault="00FE752C">
      <w:pPr>
        <w:pStyle w:val="Irodalomjegyzk"/>
      </w:pPr>
      <w:r>
        <w:t xml:space="preserve">Alzghoul, B. (2024). The Effectiveness of Gamification in Changing Health-related Behaviors: A Systematic Review and Meta-analysis. </w:t>
      </w:r>
      <w:r>
        <w:rPr>
          <w:i/>
          <w:iCs/>
        </w:rPr>
        <w:t>The Open Public Health Journal</w:t>
      </w:r>
      <w:r>
        <w:t xml:space="preserve">, </w:t>
      </w:r>
      <w:r>
        <w:rPr>
          <w:i/>
          <w:iCs/>
        </w:rPr>
        <w:t>17</w:t>
      </w:r>
      <w:r>
        <w:t>(1), e18749445234806. https://doi.org/10.2174/0118749445234806240206094335</w:t>
      </w:r>
    </w:p>
    <w:p w:rsidR="00993A02" w:rsidRDefault="00FE752C">
      <w:pPr>
        <w:pStyle w:val="Irodalomjegyzk"/>
      </w:pPr>
      <w:r>
        <w:t xml:space="preserve">An, S., Cheung, C. F., &amp; Willoughby, K. W. (2024). A gamification approach for enhancing older adults’ technology adoption and knowledge transfer: A case study in mobile payments technology. </w:t>
      </w:r>
      <w:r>
        <w:rPr>
          <w:i/>
          <w:iCs/>
        </w:rPr>
        <w:t>Technological Forecasting and Social Change</w:t>
      </w:r>
      <w:r>
        <w:t xml:space="preserve">, </w:t>
      </w:r>
      <w:r>
        <w:rPr>
          <w:i/>
          <w:iCs/>
        </w:rPr>
        <w:t>205</w:t>
      </w:r>
      <w:r>
        <w:t>, 123456. https://doi.org/10.1016/j.techfore.2024.123456</w:t>
      </w:r>
    </w:p>
    <w:p w:rsidR="00993A02" w:rsidRDefault="00FE752C">
      <w:pPr>
        <w:pStyle w:val="Irodalomjegyzk"/>
      </w:pPr>
      <w:r>
        <w:t xml:space="preserve">An, Y. (2021). A Qualitative Investigation of Team-Based Gamified Learning in an Online Environment. </w:t>
      </w:r>
      <w:r>
        <w:rPr>
          <w:i/>
          <w:iCs/>
        </w:rPr>
        <w:t>Educational Process International Journal</w:t>
      </w:r>
      <w:r>
        <w:t xml:space="preserve">, </w:t>
      </w:r>
      <w:r>
        <w:rPr>
          <w:i/>
          <w:iCs/>
        </w:rPr>
        <w:t>10</w:t>
      </w:r>
      <w:r>
        <w:t>(4). https://doi.org/10.22521/edupij.2021.104.5</w:t>
      </w:r>
    </w:p>
    <w:p w:rsidR="00993A02" w:rsidRDefault="00FE752C">
      <w:pPr>
        <w:pStyle w:val="Irodalomjegyzk"/>
      </w:pPr>
      <w:r>
        <w:t xml:space="preserve">Anderberg, I., Kemps, E., &amp; Prichard, I. (2025). The link between the use of diet and fitness monitoring apps, body image and disordered eating symptomology: A systematic review. </w:t>
      </w:r>
      <w:r>
        <w:rPr>
          <w:i/>
          <w:iCs/>
        </w:rPr>
        <w:t>Body Image</w:t>
      </w:r>
      <w:r>
        <w:t xml:space="preserve">, </w:t>
      </w:r>
      <w:r>
        <w:rPr>
          <w:i/>
          <w:iCs/>
        </w:rPr>
        <w:t>52</w:t>
      </w:r>
      <w:r>
        <w:t>, 101836. https://doi.org/10.1016/j.bodyim.2024.101836</w:t>
      </w:r>
    </w:p>
    <w:p w:rsidR="00993A02" w:rsidRDefault="00FE752C">
      <w:pPr>
        <w:pStyle w:val="Irodalomjegyzk"/>
      </w:pPr>
      <w:r>
        <w:t xml:space="preserve">Anderson, A., Huttenlocher, D., Kleinberg, J., &amp; Leskovec, J. (2013). Steering user behavior with badges. </w:t>
      </w:r>
      <w:r>
        <w:rPr>
          <w:i/>
          <w:iCs/>
        </w:rPr>
        <w:t>Proceedings of the 22nd International Conference on World Wide Web</w:t>
      </w:r>
      <w:r>
        <w:t>, 95–106. https://doi.org/10.1145/2488388.2488398</w:t>
      </w:r>
    </w:p>
    <w:p w:rsidR="00993A02" w:rsidRDefault="00FE752C">
      <w:pPr>
        <w:pStyle w:val="Irodalomjegyzk"/>
      </w:pPr>
      <w:r>
        <w:lastRenderedPageBreak/>
        <w:t xml:space="preserve">Anderson, J. R., Reder, L. M., &amp; Lebiere, C. (1996). Working Memory: Activation Limitations on Retrieval. </w:t>
      </w:r>
      <w:r>
        <w:rPr>
          <w:i/>
          <w:iCs/>
        </w:rPr>
        <w:t>Cognitive Psychology</w:t>
      </w:r>
      <w:r>
        <w:t xml:space="preserve">, </w:t>
      </w:r>
      <w:r>
        <w:rPr>
          <w:i/>
          <w:iCs/>
        </w:rPr>
        <w:t>30</w:t>
      </w:r>
      <w:r>
        <w:t>(3), 221–256. https://doi.org/10.1006/cogp.1996.0007</w:t>
      </w:r>
    </w:p>
    <w:p w:rsidR="00993A02" w:rsidRDefault="00FE752C">
      <w:pPr>
        <w:pStyle w:val="Irodalomjegyzk"/>
      </w:pPr>
      <w:r>
        <w:t xml:space="preserve">Andrade, F. R. H., Mizoguchi, R., &amp; Isotani, S. (2016). The Bright and Dark Sides of Gamification. In A. Micarelli, J. Stamper, &amp; K. Panourgia (Szerk.), </w:t>
      </w:r>
      <w:r>
        <w:rPr>
          <w:i/>
          <w:iCs/>
        </w:rPr>
        <w:t>Intelligent Tutoring Systems</w:t>
      </w:r>
      <w:r>
        <w:t xml:space="preserve"> (Köt. 9684, o. 176–186). Springer International Publishing. https://doi.org/10.1007/978-3-319-39583-8_17</w:t>
      </w:r>
    </w:p>
    <w:p w:rsidR="00993A02" w:rsidRDefault="00FE752C">
      <w:pPr>
        <w:pStyle w:val="Irodalomjegyzk"/>
      </w:pPr>
      <w:r>
        <w:t xml:space="preserve">Apostolopoulos, A. (2019). The 2019 Gamification at Work Survey. </w:t>
      </w:r>
      <w:r>
        <w:rPr>
          <w:i/>
          <w:iCs/>
        </w:rPr>
        <w:t>Talent Lms</w:t>
      </w:r>
      <w:r>
        <w:t>. https://www.talentlms.com/blog/gamification-survey-results/</w:t>
      </w:r>
    </w:p>
    <w:p w:rsidR="00993A02" w:rsidRDefault="00FE752C">
      <w:pPr>
        <w:pStyle w:val="Irodalomjegyzk"/>
      </w:pPr>
      <w:r>
        <w:t xml:space="preserve">Aresi, G., Giampaolo, M., Chiavegatti, B., &amp; Marta, E. (2023). Process Evaluation of Food Game: A Gamified School-Based Intervention to Promote Healthier and More Sustainable Dietary Choices. </w:t>
      </w:r>
      <w:r>
        <w:rPr>
          <w:i/>
          <w:iCs/>
        </w:rPr>
        <w:t>Journal of Prevention</w:t>
      </w:r>
      <w:r>
        <w:t xml:space="preserve">, </w:t>
      </w:r>
      <w:r>
        <w:rPr>
          <w:i/>
          <w:iCs/>
        </w:rPr>
        <w:t>44</w:t>
      </w:r>
      <w:r>
        <w:t>(6), 705–727. https://doi.org/10.1007/s10935-023-00741-3</w:t>
      </w:r>
    </w:p>
    <w:p w:rsidR="00993A02" w:rsidRDefault="00FE752C">
      <w:pPr>
        <w:pStyle w:val="Irodalomjegyzk"/>
      </w:pPr>
      <w:r>
        <w:t xml:space="preserve">Arora, C., &amp; Razavian, M. (2021). Ethics of Gamification in Health and Fitness-Tracking. </w:t>
      </w:r>
      <w:r>
        <w:rPr>
          <w:i/>
          <w:iCs/>
        </w:rPr>
        <w:t>International Journal of Environmental Research and Public Health</w:t>
      </w:r>
      <w:r>
        <w:t xml:space="preserve">, </w:t>
      </w:r>
      <w:r>
        <w:rPr>
          <w:i/>
          <w:iCs/>
        </w:rPr>
        <w:t>18</w:t>
      </w:r>
      <w:r>
        <w:t>(21), 11052. https://doi.org/10.3390/ijerph182111052</w:t>
      </w:r>
    </w:p>
    <w:p w:rsidR="00993A02" w:rsidRDefault="00FE752C">
      <w:pPr>
        <w:pStyle w:val="Irodalomjegyzk"/>
      </w:pPr>
      <w:r>
        <w:t xml:space="preserve">Avedon, E. M., &amp; Sutton-Smith, B. (1971). </w:t>
      </w:r>
      <w:r>
        <w:rPr>
          <w:i/>
          <w:iCs/>
        </w:rPr>
        <w:t>The study of games</w:t>
      </w:r>
      <w:r>
        <w:t>. Wiley.</w:t>
      </w:r>
    </w:p>
    <w:p w:rsidR="00993A02" w:rsidRDefault="00FE752C">
      <w:pPr>
        <w:pStyle w:val="Irodalomjegyzk"/>
      </w:pPr>
      <w:r>
        <w:t xml:space="preserve">Axelrod, R. M. (2006). </w:t>
      </w:r>
      <w:r>
        <w:rPr>
          <w:i/>
          <w:iCs/>
        </w:rPr>
        <w:t>The evolution of cooperation</w:t>
      </w:r>
      <w:r>
        <w:t xml:space="preserve"> (Rev. ed). Basic Books.</w:t>
      </w:r>
    </w:p>
    <w:p w:rsidR="00993A02" w:rsidRDefault="00FE752C">
      <w:pPr>
        <w:pStyle w:val="Irodalomjegyzk"/>
      </w:pPr>
      <w:r>
        <w:t xml:space="preserve">Bacsa-Károlyi, B., &amp; Fehérvári, A. (2025). Összehasonlító szisztematikus szakirodalmi szintézis a tanárjelöltek és gyakorló pedagógusok játékos oktatás iránti hozzáállásáról. </w:t>
      </w:r>
      <w:r>
        <w:rPr>
          <w:i/>
          <w:iCs/>
        </w:rPr>
        <w:t>Iskolakultúra</w:t>
      </w:r>
      <w:r>
        <w:t xml:space="preserve">, </w:t>
      </w:r>
      <w:r>
        <w:rPr>
          <w:i/>
          <w:iCs/>
        </w:rPr>
        <w:t>35</w:t>
      </w:r>
      <w:r>
        <w:t>(2), 20–45. https://doi.org/10.14232/iskkult.2025.2.20</w:t>
      </w:r>
    </w:p>
    <w:p w:rsidR="00993A02" w:rsidRDefault="00FE752C">
      <w:pPr>
        <w:pStyle w:val="Irodalomjegyzk"/>
      </w:pPr>
      <w:r>
        <w:t xml:space="preserve">Bader, M., Cloarec, M., Goumy, M., &amp; Hussein, D. (2022). </w:t>
      </w:r>
      <w:r>
        <w:rPr>
          <w:i/>
          <w:iCs/>
        </w:rPr>
        <w:t>The Advantages and Limits of Gamification Mechanisms: A Duolingo Case Study</w:t>
      </w:r>
      <w:r>
        <w:t xml:space="preserve"> [Text/html]. https://doi.org/10.58079/N209</w:t>
      </w:r>
    </w:p>
    <w:p w:rsidR="00993A02" w:rsidRDefault="00FE752C">
      <w:pPr>
        <w:pStyle w:val="Irodalomjegyzk"/>
      </w:pPr>
      <w:r>
        <w:t xml:space="preserve">Bahrami, Z., Heidari, A., &amp; Cranney, J. (2022). Applying SMART Goal Intervention Leads to Greater Goal Attainment, Need Satisfaction and Positive Affect. </w:t>
      </w:r>
      <w:r>
        <w:rPr>
          <w:i/>
          <w:iCs/>
        </w:rPr>
        <w:t>International Journal of Mental Health Promotion</w:t>
      </w:r>
      <w:r>
        <w:t xml:space="preserve">, </w:t>
      </w:r>
      <w:r>
        <w:rPr>
          <w:i/>
          <w:iCs/>
        </w:rPr>
        <w:t>24</w:t>
      </w:r>
      <w:r>
        <w:t>(6), 869–882. https://doi.org/10.32604/ijmhp.2022.018954</w:t>
      </w:r>
    </w:p>
    <w:p w:rsidR="00993A02" w:rsidRDefault="00FE752C">
      <w:pPr>
        <w:pStyle w:val="Irodalomjegyzk"/>
      </w:pPr>
      <w:r>
        <w:t xml:space="preserve">Bakker, D., &amp; Rickard, N. (2019). Engagement with a cognitive behavioural therapy mobile phone app predicts changes in mental health and wellbeing: MoodMission. </w:t>
      </w:r>
      <w:r>
        <w:rPr>
          <w:i/>
          <w:iCs/>
        </w:rPr>
        <w:t>Australian Psychologist</w:t>
      </w:r>
      <w:r>
        <w:t xml:space="preserve">, </w:t>
      </w:r>
      <w:r>
        <w:rPr>
          <w:i/>
          <w:iCs/>
        </w:rPr>
        <w:t>54</w:t>
      </w:r>
      <w:r>
        <w:t>(4), 245–260. https://doi.org/10.1111/ap.12383</w:t>
      </w:r>
    </w:p>
    <w:p w:rsidR="00993A02" w:rsidRDefault="00FE752C">
      <w:pPr>
        <w:pStyle w:val="Irodalomjegyzk"/>
      </w:pPr>
      <w:r>
        <w:t xml:space="preserve">Banfield, J., &amp; Wilkerson, B. (2014). Increasing Student Intrinsic Motivation And Self-Efficacy Through Gamification Pedagogy. </w:t>
      </w:r>
      <w:r>
        <w:rPr>
          <w:i/>
          <w:iCs/>
        </w:rPr>
        <w:t>Contemporary Issues in Education Research (CIER)</w:t>
      </w:r>
      <w:r>
        <w:t xml:space="preserve">, </w:t>
      </w:r>
      <w:r>
        <w:rPr>
          <w:i/>
          <w:iCs/>
        </w:rPr>
        <w:t>7</w:t>
      </w:r>
      <w:r>
        <w:t>(4), 291–298. https://doi.org/10.19030/cier.v7i4.8843</w:t>
      </w:r>
    </w:p>
    <w:p w:rsidR="00993A02" w:rsidRDefault="00FE752C">
      <w:pPr>
        <w:pStyle w:val="Irodalomjegyzk"/>
      </w:pPr>
      <w:r>
        <w:t xml:space="preserve">Barahona Mora, A. (2020). Gamification for Classroom Management: An Implementation Using ClassDojo. </w:t>
      </w:r>
      <w:r>
        <w:rPr>
          <w:i/>
          <w:iCs/>
        </w:rPr>
        <w:t>Sustainability</w:t>
      </w:r>
      <w:r>
        <w:t xml:space="preserve">, </w:t>
      </w:r>
      <w:r>
        <w:rPr>
          <w:i/>
          <w:iCs/>
        </w:rPr>
        <w:t>12</w:t>
      </w:r>
      <w:r>
        <w:t>(22), 9371. https://doi.org/10.3390/su12229371</w:t>
      </w:r>
    </w:p>
    <w:p w:rsidR="00993A02" w:rsidRDefault="00FE752C">
      <w:pPr>
        <w:pStyle w:val="Irodalomjegyzk"/>
      </w:pPr>
      <w:r>
        <w:lastRenderedPageBreak/>
        <w:t xml:space="preserve">Barbarics, M. (2019). Innovatív értékelési módok az iskolában. In T. Polonyi, K. Abari, &amp; F. Szabó (Szerk.), </w:t>
      </w:r>
      <w:r>
        <w:rPr>
          <w:i/>
          <w:iCs/>
        </w:rPr>
        <w:t>Innováció az oktatásban</w:t>
      </w:r>
      <w:r>
        <w:t>. Oriold és Társai Kiadó.</w:t>
      </w:r>
    </w:p>
    <w:p w:rsidR="00993A02" w:rsidRDefault="00FE752C">
      <w:pPr>
        <w:pStyle w:val="Irodalomjegyzk"/>
      </w:pPr>
      <w:r>
        <w:t xml:space="preserve">Barbarics, M., Rózsahegyiné, V. É., &amp; Wintsche, G. (2019). </w:t>
      </w:r>
      <w:r>
        <w:rPr>
          <w:i/>
          <w:iCs/>
        </w:rPr>
        <w:t>A játékok fejlesztő hatása</w:t>
      </w:r>
      <w:r>
        <w:t>. Eötvös Loránd Tudományegyetem.</w:t>
      </w:r>
    </w:p>
    <w:p w:rsidR="00993A02" w:rsidRDefault="00FE752C">
      <w:pPr>
        <w:pStyle w:val="Irodalomjegyzk"/>
      </w:pPr>
      <w:r>
        <w:t xml:space="preserve">Bartle, R. (1996). Hearts, clubs, diamonds, spades: Players who suit MUDs. </w:t>
      </w:r>
      <w:r>
        <w:rPr>
          <w:i/>
          <w:iCs/>
        </w:rPr>
        <w:t>Journal of MUD research</w:t>
      </w:r>
      <w:r>
        <w:t xml:space="preserve">, </w:t>
      </w:r>
      <w:r>
        <w:rPr>
          <w:i/>
          <w:iCs/>
        </w:rPr>
        <w:t>1</w:t>
      </w:r>
      <w:r>
        <w:t>(1).</w:t>
      </w:r>
    </w:p>
    <w:p w:rsidR="00993A02" w:rsidRDefault="00FE752C">
      <w:pPr>
        <w:pStyle w:val="Irodalomjegyzk"/>
      </w:pPr>
      <w:r>
        <w:t xml:space="preserve">Barton, E. (2016). Why you don’t give praise in Japan. </w:t>
      </w:r>
      <w:r>
        <w:rPr>
          <w:i/>
          <w:iCs/>
        </w:rPr>
        <w:t>BBC</w:t>
      </w:r>
      <w:r>
        <w:t>. https://www.bbc.com/worklife/article/20160822-why-you-dont-give-praise-in-japan</w:t>
      </w:r>
    </w:p>
    <w:p w:rsidR="00993A02" w:rsidRDefault="00FE752C">
      <w:pPr>
        <w:pStyle w:val="Irodalomjegyzk"/>
      </w:pPr>
      <w:r>
        <w:t xml:space="preserve">Baruah, A. (2024). Quizizz: Transforming Classroom Learning from India for the World through AI. </w:t>
      </w:r>
      <w:r>
        <w:rPr>
          <w:i/>
          <w:iCs/>
        </w:rPr>
        <w:t>Entrepreneur India</w:t>
      </w:r>
      <w:r>
        <w:t>. https://entm.ag/Tlf3v8</w:t>
      </w:r>
    </w:p>
    <w:p w:rsidR="00993A02" w:rsidRDefault="00FE752C">
      <w:pPr>
        <w:pStyle w:val="Irodalomjegyzk"/>
      </w:pPr>
      <w:r>
        <w:t xml:space="preserve">Bassanelli, S., Vasta, N., Bucchiarone, A., &amp; Marconi, A. (2022). Gamification for behavior change: A scientometric review. </w:t>
      </w:r>
      <w:r>
        <w:rPr>
          <w:i/>
          <w:iCs/>
        </w:rPr>
        <w:t>Acta Psychologica</w:t>
      </w:r>
      <w:r>
        <w:t xml:space="preserve">, </w:t>
      </w:r>
      <w:r>
        <w:rPr>
          <w:i/>
          <w:iCs/>
        </w:rPr>
        <w:t>228</w:t>
      </w:r>
      <w:r>
        <w:t>, 103657. https://doi.org/10.1016/j.actpsy.2022.103657</w:t>
      </w:r>
    </w:p>
    <w:p w:rsidR="00993A02" w:rsidRDefault="00FE752C">
      <w:pPr>
        <w:pStyle w:val="Irodalomjegyzk"/>
      </w:pPr>
      <w:r>
        <w:t xml:space="preserve">Bennett, S., Maton, K., &amp; Kervin, L. (2008). </w:t>
      </w:r>
      <w:r>
        <w:rPr>
          <w:i/>
          <w:iCs/>
        </w:rPr>
        <w:t>The „digital natives” debate: A critical review of the evidence.</w:t>
      </w:r>
      <w:r>
        <w:t xml:space="preserve"> https://hdl.handle.net/10779/uow.27724491.v1</w:t>
      </w:r>
    </w:p>
    <w:p w:rsidR="00993A02" w:rsidRDefault="00FE752C">
      <w:pPr>
        <w:pStyle w:val="Irodalomjegyzk"/>
      </w:pPr>
      <w:r>
        <w:t xml:space="preserve">Bessière, K., Seay, A. F., &amp; Kiesler, S. (2007). The Ideal Elf: Identity Exploration in World of Warcraft. </w:t>
      </w:r>
      <w:r>
        <w:rPr>
          <w:i/>
          <w:iCs/>
        </w:rPr>
        <w:t>CyberPsychology &amp; Behavior</w:t>
      </w:r>
      <w:r>
        <w:t xml:space="preserve">, </w:t>
      </w:r>
      <w:r>
        <w:rPr>
          <w:i/>
          <w:iCs/>
        </w:rPr>
        <w:t>10</w:t>
      </w:r>
      <w:r>
        <w:t>(4), 530–535. https://doi.org/10.1089/cpb.2007.9994</w:t>
      </w:r>
    </w:p>
    <w:p w:rsidR="00993A02" w:rsidRDefault="00FE752C">
      <w:pPr>
        <w:pStyle w:val="Irodalomjegyzk"/>
      </w:pPr>
      <w:r>
        <w:t xml:space="preserve">Bogost, I. (2011). Gamification is Bullshit. My position statement at the Wharton Gamification Symposium. </w:t>
      </w:r>
      <w:r>
        <w:rPr>
          <w:i/>
          <w:iCs/>
        </w:rPr>
        <w:t>Ian Bogost</w:t>
      </w:r>
      <w:r>
        <w:t>. https://bogost.com/writing/blog/gamification_is_bullshit/</w:t>
      </w:r>
    </w:p>
    <w:p w:rsidR="00993A02" w:rsidRDefault="00FE752C">
      <w:pPr>
        <w:pStyle w:val="Irodalomjegyzk"/>
      </w:pPr>
      <w:r>
        <w:t xml:space="preserve">Boller, S., &amp; Kapp, K. (2017). </w:t>
      </w:r>
      <w:r>
        <w:rPr>
          <w:i/>
          <w:iCs/>
        </w:rPr>
        <w:t>Play to Learn: Everything You Need to Know About Designing Effective Learning Games</w:t>
      </w:r>
      <w:r>
        <w:t>. Association for Talent Development. https://books.google.hu/books?id=j3EfDgAAQBAJ</w:t>
      </w:r>
    </w:p>
    <w:p w:rsidR="00993A02" w:rsidRDefault="00FE752C">
      <w:pPr>
        <w:pStyle w:val="Irodalomjegyzk"/>
      </w:pPr>
      <w:r>
        <w:t xml:space="preserve">Bónus, L., &amp; Nagy, L. (2020). A játékokkal kapcsolatos fogalmak szakirodalmi áttekintése. </w:t>
      </w:r>
      <w:r>
        <w:rPr>
          <w:i/>
          <w:iCs/>
        </w:rPr>
        <w:t>Iskolakultúra</w:t>
      </w:r>
      <w:r>
        <w:t xml:space="preserve">, </w:t>
      </w:r>
      <w:r>
        <w:rPr>
          <w:i/>
          <w:iCs/>
        </w:rPr>
        <w:t>30</w:t>
      </w:r>
      <w:r>
        <w:t>(6), 3–15. https://doi.org/10.14232/ISKKULT.2020.6.3</w:t>
      </w:r>
    </w:p>
    <w:p w:rsidR="00993A02" w:rsidRDefault="00FE752C">
      <w:pPr>
        <w:pStyle w:val="Irodalomjegyzk"/>
      </w:pPr>
      <w:r>
        <w:t xml:space="preserve">Boot, W. R., Kramer, A. F., Simons, D. J., Fabiani, M., &amp; Gratton, G. (2008). The effects of video game playing on attention, memory, and executive control. </w:t>
      </w:r>
      <w:r>
        <w:rPr>
          <w:i/>
          <w:iCs/>
        </w:rPr>
        <w:t>Acta Psychologica</w:t>
      </w:r>
      <w:r>
        <w:t xml:space="preserve">, </w:t>
      </w:r>
      <w:r>
        <w:rPr>
          <w:i/>
          <w:iCs/>
        </w:rPr>
        <w:t>129</w:t>
      </w:r>
      <w:r>
        <w:t>(3), 387–398. https://doi.org/10.1016/j.actpsy.2008.09.005</w:t>
      </w:r>
    </w:p>
    <w:p w:rsidR="00993A02" w:rsidRDefault="00FE752C">
      <w:pPr>
        <w:pStyle w:val="Irodalomjegyzk"/>
      </w:pPr>
      <w:r>
        <w:t xml:space="preserve">Borrás-Gené, O. (2015). </w:t>
      </w:r>
      <w:r>
        <w:rPr>
          <w:i/>
          <w:iCs/>
        </w:rPr>
        <w:t>Fundamentos de la gamificación</w:t>
      </w:r>
      <w:r>
        <w:t>. https://oa.upm.es/35517/1/fundamentos%20de%20la%20gamificacion_v1_1.pdf</w:t>
      </w:r>
    </w:p>
    <w:p w:rsidR="00993A02" w:rsidRDefault="00FE752C">
      <w:pPr>
        <w:pStyle w:val="Irodalomjegyzk"/>
      </w:pPr>
      <w:r>
        <w:t xml:space="preserve">Bret, T. (2008). My Coverage of Lobby of the Social Gaming Summit. </w:t>
      </w:r>
      <w:r>
        <w:rPr>
          <w:i/>
          <w:iCs/>
        </w:rPr>
        <w:t>Bret on Social Games</w:t>
      </w:r>
      <w:r>
        <w:t>. https://blog.bretterrill.com/2008/06/my-coverage-of-lobby-of-social-gaming.html</w:t>
      </w:r>
    </w:p>
    <w:p w:rsidR="00993A02" w:rsidRDefault="00FE752C">
      <w:pPr>
        <w:pStyle w:val="Irodalomjegyzk"/>
      </w:pPr>
      <w:r>
        <w:lastRenderedPageBreak/>
        <w:t xml:space="preserve">Brown, S. (2009). </w:t>
      </w:r>
      <w:r>
        <w:rPr>
          <w:i/>
          <w:iCs/>
        </w:rPr>
        <w:t>Play: How it shapes the brain, opens the imagination, and invigorates the soul.</w:t>
      </w:r>
      <w:r>
        <w:t xml:space="preserve"> (o. 229). Avery/Penguin Group USA.</w:t>
      </w:r>
    </w:p>
    <w:p w:rsidR="00993A02" w:rsidRDefault="00FE752C">
      <w:pPr>
        <w:pStyle w:val="Irodalomjegyzk"/>
      </w:pPr>
      <w:r>
        <w:t xml:space="preserve">Bruckman, A. (1999). </w:t>
      </w:r>
      <w:r>
        <w:rPr>
          <w:i/>
          <w:iCs/>
        </w:rPr>
        <w:t>Can Educational Be Fun?</w:t>
      </w:r>
      <w:r>
        <w:t xml:space="preserve"> Game Developer’s Conference, San Jose, California, March 17th, 1999.</w:t>
      </w:r>
    </w:p>
    <w:p w:rsidR="00993A02" w:rsidRDefault="00FE752C">
      <w:pPr>
        <w:pStyle w:val="Irodalomjegyzk"/>
      </w:pPr>
      <w:r>
        <w:t xml:space="preserve">Bulut, O., Cutumisu, M., Aquilina, A. M., &amp; Singh, D. (2019). Effects of Digital Score Reporting and Feedback on Students’ Learning in Higher Education. </w:t>
      </w:r>
      <w:r>
        <w:rPr>
          <w:i/>
          <w:iCs/>
        </w:rPr>
        <w:t>Frontiers in Education</w:t>
      </w:r>
      <w:r>
        <w:t xml:space="preserve">, </w:t>
      </w:r>
      <w:r>
        <w:rPr>
          <w:i/>
          <w:iCs/>
        </w:rPr>
        <w:t>4</w:t>
      </w:r>
      <w:r>
        <w:t>, 65. https://doi.org/10.3389/feduc.2019.00065</w:t>
      </w:r>
    </w:p>
    <w:p w:rsidR="00993A02" w:rsidRDefault="00FE752C">
      <w:pPr>
        <w:pStyle w:val="Irodalomjegyzk"/>
      </w:pPr>
      <w:r>
        <w:t xml:space="preserve">Burke, B. (2012). </w:t>
      </w:r>
      <w:r>
        <w:rPr>
          <w:i/>
          <w:iCs/>
        </w:rPr>
        <w:t>Gamification 2020: What Is the Future of Gamification?</w:t>
      </w:r>
    </w:p>
    <w:p w:rsidR="00993A02" w:rsidRDefault="00FE752C">
      <w:pPr>
        <w:pStyle w:val="Irodalomjegyzk"/>
      </w:pPr>
      <w:r>
        <w:t xml:space="preserve">Butler, N., &amp; Spoelstra, S. (2024). “You just earned 10 points!”: Gaming and grinding in academia. </w:t>
      </w:r>
      <w:r>
        <w:rPr>
          <w:i/>
          <w:iCs/>
        </w:rPr>
        <w:t>Organization</w:t>
      </w:r>
      <w:r>
        <w:t xml:space="preserve">, </w:t>
      </w:r>
      <w:r>
        <w:rPr>
          <w:i/>
          <w:iCs/>
        </w:rPr>
        <w:t>31</w:t>
      </w:r>
      <w:r>
        <w:t>(4), 720–730. https://doi.org/10.1177/13505084221145589</w:t>
      </w:r>
    </w:p>
    <w:p w:rsidR="00993A02" w:rsidRDefault="00FE752C">
      <w:pPr>
        <w:pStyle w:val="Irodalomjegyzk"/>
      </w:pPr>
      <w:r>
        <w:t xml:space="preserve">Caillois, R., &amp; Barash, M. (1961). </w:t>
      </w:r>
      <w:r>
        <w:rPr>
          <w:i/>
          <w:iCs/>
        </w:rPr>
        <w:t>Man, Play, and Games</w:t>
      </w:r>
      <w:r>
        <w:t>. University of Illinois Press. https://books.google.hu/books?id=bDjOPsjzfC4C</w:t>
      </w:r>
    </w:p>
    <w:p w:rsidR="00993A02" w:rsidRDefault="00FE752C">
      <w:pPr>
        <w:pStyle w:val="Irodalomjegyzk"/>
      </w:pPr>
      <w:r>
        <w:t xml:space="preserve">Campos, H. D., Lourenço, C. E., Mellão, J. M., Lombardi, V. P. V., &amp; Cesar, E. F. (2024). Gamification framework applied to organizational processes. </w:t>
      </w:r>
      <w:r>
        <w:rPr>
          <w:i/>
          <w:iCs/>
        </w:rPr>
        <w:t>RAM. Revista de Administração Mackenzie</w:t>
      </w:r>
      <w:r>
        <w:t xml:space="preserve">, </w:t>
      </w:r>
      <w:r>
        <w:rPr>
          <w:i/>
          <w:iCs/>
        </w:rPr>
        <w:t>25</w:t>
      </w:r>
      <w:r>
        <w:t>(1), eRAMC240234. https://doi.org/10.1590/1678-6971/eramc240234.en</w:t>
      </w:r>
    </w:p>
    <w:p w:rsidR="00993A02" w:rsidRDefault="00FE752C">
      <w:pPr>
        <w:pStyle w:val="Irodalomjegyzk"/>
      </w:pPr>
      <w:r>
        <w:t xml:space="preserve">Capatina, A., Juarez-Varon, D., Micu, A., &amp; Micu, A. E. (2024). Leveling up in corporate training: Unveiling the power of gamification to enhance knowledge retention, knowledge sharing, and job performance. </w:t>
      </w:r>
      <w:r>
        <w:rPr>
          <w:i/>
          <w:iCs/>
        </w:rPr>
        <w:t>Journal of Innovation &amp; Knowledge</w:t>
      </w:r>
      <w:r>
        <w:t xml:space="preserve">, </w:t>
      </w:r>
      <w:r>
        <w:rPr>
          <w:i/>
          <w:iCs/>
        </w:rPr>
        <w:t>9</w:t>
      </w:r>
      <w:r>
        <w:t>(3), 100530. https://doi.org/10.1016/j.jik.2024.100530</w:t>
      </w:r>
    </w:p>
    <w:p w:rsidR="00993A02" w:rsidRDefault="00FE752C">
      <w:pPr>
        <w:pStyle w:val="Irodalomjegyzk"/>
      </w:pPr>
      <w:r>
        <w:t xml:space="preserve">Cardoso-Leite, P., Kludt, R., Vignola, G., Ma, W. J., Green, C. S., &amp; Bavelier, D. (2016). Technology consumption and cognitive control: Contrasting action video game experience with media multitasking. </w:t>
      </w:r>
      <w:r>
        <w:rPr>
          <w:i/>
          <w:iCs/>
        </w:rPr>
        <w:t>Attention, Perception, &amp; Psychophysics</w:t>
      </w:r>
      <w:r>
        <w:t xml:space="preserve">, </w:t>
      </w:r>
      <w:r>
        <w:rPr>
          <w:i/>
          <w:iCs/>
        </w:rPr>
        <w:t>78</w:t>
      </w:r>
      <w:r>
        <w:t>(1), 218–241. https://doi.org/10.3758/s13414-015-0988-0</w:t>
      </w:r>
    </w:p>
    <w:p w:rsidR="00993A02" w:rsidRDefault="00FE752C">
      <w:pPr>
        <w:pStyle w:val="Irodalomjegyzk"/>
      </w:pPr>
      <w:r>
        <w:t xml:space="preserve">Carpenter, J., Crutchley, P., Zilca, R. D., Schwartz, H. A., Smith, L. K., Cobb, A. M., &amp; Parks, A. C. (2016). Seeing the “Big” Picture: Big Data Methods for Exploring Relationships Between Usage, Language, and Outcome in Internet Intervention Data. </w:t>
      </w:r>
      <w:r>
        <w:rPr>
          <w:i/>
          <w:iCs/>
        </w:rPr>
        <w:t>Journal of Medical Internet Research</w:t>
      </w:r>
      <w:r>
        <w:t xml:space="preserve">, </w:t>
      </w:r>
      <w:r>
        <w:rPr>
          <w:i/>
          <w:iCs/>
        </w:rPr>
        <w:t>18</w:t>
      </w:r>
      <w:r>
        <w:t>(8), e241. https://doi.org/10.2196/jmir.5725</w:t>
      </w:r>
    </w:p>
    <w:p w:rsidR="00993A02" w:rsidRDefault="00FE752C">
      <w:pPr>
        <w:pStyle w:val="Irodalomjegyzk"/>
      </w:pPr>
      <w:r>
        <w:t xml:space="preserve">Carr, D. F. (2011). Gamification: 75% Psychology, 25%. Gamification guru Gabe Zichermann on how to make applications addictive. </w:t>
      </w:r>
      <w:r>
        <w:rPr>
          <w:i/>
          <w:iCs/>
        </w:rPr>
        <w:t>InformationWeek</w:t>
      </w:r>
      <w:r>
        <w:t>. https://www.informationweek.com/it-sectors/gamification-75-psychology-25-technology</w:t>
      </w:r>
    </w:p>
    <w:p w:rsidR="00993A02" w:rsidRDefault="00FE752C">
      <w:pPr>
        <w:pStyle w:val="Irodalomjegyzk"/>
      </w:pPr>
      <w:r>
        <w:t xml:space="preserve">Cepeda, N. J., Pashler, H., Vul, E., Wixted, J. T., &amp; Rohrer, D. (2006). Distributed practice in verbal recall tasks: A review and quantitative synthesis. </w:t>
      </w:r>
      <w:r>
        <w:rPr>
          <w:i/>
          <w:iCs/>
        </w:rPr>
        <w:t>Psychological Bulletin</w:t>
      </w:r>
      <w:r>
        <w:t xml:space="preserve">, </w:t>
      </w:r>
      <w:r>
        <w:rPr>
          <w:i/>
          <w:iCs/>
        </w:rPr>
        <w:t>132</w:t>
      </w:r>
      <w:r>
        <w:t>(3), 354–380. https://doi.org/10.1037/0033-2909.132.3.354</w:t>
      </w:r>
    </w:p>
    <w:p w:rsidR="00993A02" w:rsidRDefault="00FE752C">
      <w:pPr>
        <w:pStyle w:val="Irodalomjegyzk"/>
      </w:pPr>
      <w:r>
        <w:lastRenderedPageBreak/>
        <w:t xml:space="preserve">Chang, C.-W., &amp; Chang, S.-H. (2023). The Impact of Digital Disruption: Influences of Digital Media and Social Networks on Forming Digital Natives’ Attitude. </w:t>
      </w:r>
      <w:r>
        <w:rPr>
          <w:i/>
          <w:iCs/>
        </w:rPr>
        <w:t>Sage Open</w:t>
      </w:r>
      <w:r>
        <w:t xml:space="preserve">, </w:t>
      </w:r>
      <w:r>
        <w:rPr>
          <w:i/>
          <w:iCs/>
        </w:rPr>
        <w:t>13</w:t>
      </w:r>
      <w:r>
        <w:t>(3), 21582440231191741. https://doi.org/10.1177/21582440231191741</w:t>
      </w:r>
    </w:p>
    <w:p w:rsidR="00993A02" w:rsidRDefault="00FE752C">
      <w:pPr>
        <w:pStyle w:val="Irodalomjegyzk"/>
      </w:pPr>
      <w:r>
        <w:t xml:space="preserve">Chen, Y., &amp; Pu, P. (2014). HealthyTogether: Exploring social incentives for mobile fitness applications. </w:t>
      </w:r>
      <w:r>
        <w:rPr>
          <w:i/>
          <w:iCs/>
        </w:rPr>
        <w:t>Proceedings of the Second International Symposium of Chinese CHI</w:t>
      </w:r>
      <w:r>
        <w:t>, 25–34. https://doi.org/10.1145/2592235.2592240</w:t>
      </w:r>
    </w:p>
    <w:p w:rsidR="00993A02" w:rsidRDefault="00FE752C">
      <w:pPr>
        <w:pStyle w:val="Irodalomjegyzk"/>
      </w:pPr>
      <w:r>
        <w:t xml:space="preserve">Cheng, C., &amp; Ebrahimi, O. V. (2023). Gamification: A Novel Approach to Mental Health Promotion. </w:t>
      </w:r>
      <w:r>
        <w:rPr>
          <w:i/>
          <w:iCs/>
        </w:rPr>
        <w:t>Current Psychiatry Reports</w:t>
      </w:r>
      <w:r>
        <w:t xml:space="preserve">, </w:t>
      </w:r>
      <w:r>
        <w:rPr>
          <w:i/>
          <w:iCs/>
        </w:rPr>
        <w:t>25</w:t>
      </w:r>
      <w:r>
        <w:t>(11), 577–586. https://doi.org/10.1007/s11920-023-01453-5</w:t>
      </w:r>
    </w:p>
    <w:p w:rsidR="00993A02" w:rsidRDefault="00FE752C">
      <w:pPr>
        <w:pStyle w:val="Irodalomjegyzk"/>
      </w:pPr>
      <w:r>
        <w:t xml:space="preserve">Cherrier, S., Wattelez, G., Ferrière, S., &amp; Borst, G. (2023). NeuroStratE: An educational neuroscience intervention to reduce procrastination behavior and improve executive planning function in higher students. </w:t>
      </w:r>
      <w:r>
        <w:rPr>
          <w:i/>
          <w:iCs/>
        </w:rPr>
        <w:t>Frontiers in Education</w:t>
      </w:r>
      <w:r>
        <w:t xml:space="preserve">, </w:t>
      </w:r>
      <w:r>
        <w:rPr>
          <w:i/>
          <w:iCs/>
        </w:rPr>
        <w:t>8</w:t>
      </w:r>
      <w:r>
        <w:t>, 1149817. https://doi.org/10.3389/feduc.2023.1149817</w:t>
      </w:r>
    </w:p>
    <w:p w:rsidR="00993A02" w:rsidRDefault="00FE752C">
      <w:pPr>
        <w:pStyle w:val="Irodalomjegyzk"/>
      </w:pPr>
      <w:r>
        <w:t xml:space="preserve">Chou, Y. (2019). </w:t>
      </w:r>
      <w:r>
        <w:rPr>
          <w:i/>
          <w:iCs/>
        </w:rPr>
        <w:t>Actionable gamification: Beyond points, badges, and leaderboards</w:t>
      </w:r>
      <w:r>
        <w:t>. Packt Publishing.</w:t>
      </w:r>
    </w:p>
    <w:p w:rsidR="00993A02" w:rsidRDefault="00FE752C">
      <w:pPr>
        <w:pStyle w:val="Irodalomjegyzk"/>
      </w:pPr>
      <w:r>
        <w:t xml:space="preserve">Cicchirillo, V. J., Hendricks Salopek, A., &amp; Ham, J. (2025). Quest for connection: Motives and gamified approaches to continued and compulsive dating app engagement. </w:t>
      </w:r>
      <w:r>
        <w:rPr>
          <w:i/>
          <w:iCs/>
        </w:rPr>
        <w:t>Atlantic Journal of Communication</w:t>
      </w:r>
      <w:r>
        <w:t>, 1–16. https://doi.org/10.1080/15456870.2025.2473451</w:t>
      </w:r>
    </w:p>
    <w:p w:rsidR="00993A02" w:rsidRDefault="00FE752C">
      <w:pPr>
        <w:pStyle w:val="Irodalomjegyzk"/>
      </w:pPr>
      <w:r>
        <w:t xml:space="preserve">Collmus, A. B., &amp; Landers, R. N. (2019). Game-Framing to Improve Applicant Perceptions of Cognitive Assessments. </w:t>
      </w:r>
      <w:r>
        <w:rPr>
          <w:i/>
          <w:iCs/>
        </w:rPr>
        <w:t>Journal of Personnel Psychology</w:t>
      </w:r>
      <w:r>
        <w:t xml:space="preserve">, </w:t>
      </w:r>
      <w:r>
        <w:rPr>
          <w:i/>
          <w:iCs/>
        </w:rPr>
        <w:t>18</w:t>
      </w:r>
      <w:r>
        <w:t>(3), 157–162. https://doi.org/10.1027/1866-5888/a000227</w:t>
      </w:r>
    </w:p>
    <w:p w:rsidR="00993A02" w:rsidRDefault="00FE752C">
      <w:pPr>
        <w:pStyle w:val="Irodalomjegyzk"/>
      </w:pPr>
      <w:r>
        <w:t xml:space="preserve">Coonradt, C. A., &amp; Nelson, L. (1984). </w:t>
      </w:r>
      <w:r>
        <w:rPr>
          <w:i/>
          <w:iCs/>
        </w:rPr>
        <w:t>The game of work: How to enjoy work as much as play</w:t>
      </w:r>
      <w:r>
        <w:t xml:space="preserve"> (1st ed). Iowa Dept. for the Blind.</w:t>
      </w:r>
    </w:p>
    <w:p w:rsidR="00993A02" w:rsidRDefault="00FE752C">
      <w:pPr>
        <w:pStyle w:val="Irodalomjegyzk"/>
      </w:pPr>
      <w:r>
        <w:t xml:space="preserve">Corona Martínez, D., &amp; Real García, J. J. (2019). Using Malone’s Theoretical Model on Gamification for Designing Educational Rubrics. </w:t>
      </w:r>
      <w:r>
        <w:rPr>
          <w:i/>
          <w:iCs/>
        </w:rPr>
        <w:t>Informatics</w:t>
      </w:r>
      <w:r>
        <w:t xml:space="preserve">, </w:t>
      </w:r>
      <w:r>
        <w:rPr>
          <w:i/>
          <w:iCs/>
        </w:rPr>
        <w:t>6</w:t>
      </w:r>
      <w:r>
        <w:t>(1), 9. https://doi.org/10.3390/informatics6010009</w:t>
      </w:r>
    </w:p>
    <w:p w:rsidR="00993A02" w:rsidRDefault="00FE752C">
      <w:pPr>
        <w:pStyle w:val="Irodalomjegyzk"/>
      </w:pPr>
      <w:r>
        <w:t xml:space="preserve">Cotton, V., &amp; Patel, M. S. (2019). Gamification Use and Design in Popular Health and Fitness Mobile Applications. </w:t>
      </w:r>
      <w:r>
        <w:rPr>
          <w:i/>
          <w:iCs/>
        </w:rPr>
        <w:t>American Journal of Health Promotion</w:t>
      </w:r>
      <w:r>
        <w:t xml:space="preserve">, </w:t>
      </w:r>
      <w:r>
        <w:rPr>
          <w:i/>
          <w:iCs/>
        </w:rPr>
        <w:t>33</w:t>
      </w:r>
      <w:r>
        <w:t>(3), 448–451. https://doi.org/10.1177/0890117118790394</w:t>
      </w:r>
    </w:p>
    <w:p w:rsidR="00993A02" w:rsidRDefault="00FE752C">
      <w:pPr>
        <w:pStyle w:val="Irodalomjegyzk"/>
      </w:pPr>
      <w:r>
        <w:t xml:space="preserve">Csíkszentmihályi, M. (2015). </w:t>
      </w:r>
      <w:r>
        <w:rPr>
          <w:i/>
          <w:iCs/>
        </w:rPr>
        <w:t>Flow—Az áramlat—A tökéletes élmény pszichológiája</w:t>
      </w:r>
      <w:r>
        <w:t>. Akadémiai Kiadó.</w:t>
      </w:r>
    </w:p>
    <w:p w:rsidR="00993A02" w:rsidRDefault="00FE752C">
      <w:pPr>
        <w:pStyle w:val="Irodalomjegyzk"/>
      </w:pPr>
      <w:r>
        <w:t xml:space="preserve">Dah, J., Hussin, N., Zaini, M. K., Isaac Helda, L., Senanu Ametefe, D., &amp; Adozuka Aliu, A. (2024). Gamification is not Working: Why? </w:t>
      </w:r>
      <w:r>
        <w:rPr>
          <w:i/>
          <w:iCs/>
        </w:rPr>
        <w:t>Games and Culture</w:t>
      </w:r>
      <w:r>
        <w:t>, 15554120241228125. https://doi.org/10.1177/15554120241228125</w:t>
      </w:r>
    </w:p>
    <w:p w:rsidR="00993A02" w:rsidRDefault="00FE752C">
      <w:pPr>
        <w:pStyle w:val="Irodalomjegyzk"/>
      </w:pPr>
      <w:r>
        <w:lastRenderedPageBreak/>
        <w:t xml:space="preserve">de Waal, F. B. M. (1989). </w:t>
      </w:r>
      <w:r>
        <w:rPr>
          <w:i/>
          <w:iCs/>
        </w:rPr>
        <w:t>Peacemaking among Primates</w:t>
      </w:r>
      <w:r>
        <w:t>. Harvard University Press. https://doi.org/10.4159/9780674033085</w:t>
      </w:r>
    </w:p>
    <w:p w:rsidR="00993A02" w:rsidRDefault="00FE752C">
      <w:pPr>
        <w:pStyle w:val="Irodalomjegyzk"/>
      </w:pPr>
      <w:r>
        <w:t xml:space="preserve">Deci, E. L., Koestner, R., &amp; Ryan, R. M. (1999). A meta-analytic review of experiments examining the effects of extrinsic rewards on intrinsic motivation. </w:t>
      </w:r>
      <w:r>
        <w:rPr>
          <w:i/>
          <w:iCs/>
        </w:rPr>
        <w:t>Psychological Bulletin</w:t>
      </w:r>
      <w:r>
        <w:t xml:space="preserve">, </w:t>
      </w:r>
      <w:r>
        <w:rPr>
          <w:i/>
          <w:iCs/>
        </w:rPr>
        <w:t>125</w:t>
      </w:r>
      <w:r>
        <w:t>(6), 627–668. https://doi.org/10.1037/0033-2909.125.6.627</w:t>
      </w:r>
    </w:p>
    <w:p w:rsidR="00993A02" w:rsidRDefault="00FE752C">
      <w:pPr>
        <w:pStyle w:val="Irodalomjegyzk"/>
      </w:pPr>
      <w:r>
        <w:t xml:space="preserve">Deci, E. L., &amp; Ryan, R. M. (1985). Intrinsic Motivation and Self-Determination in Human Behavior. In </w:t>
      </w:r>
      <w:r>
        <w:rPr>
          <w:i/>
          <w:iCs/>
        </w:rPr>
        <w:t>Intrinsic Motivation and Self-Determination in Human Behavior</w:t>
      </w:r>
      <w:r>
        <w:t>. Plenum. https://doi.org/10.1007/978-1-4899-2271-7</w:t>
      </w:r>
    </w:p>
    <w:p w:rsidR="00993A02" w:rsidRDefault="00FE752C">
      <w:pPr>
        <w:pStyle w:val="Irodalomjegyzk"/>
      </w:pPr>
      <w:r>
        <w:t xml:space="preserve">Deterding, S. (2010). Pawned. Gamification and Its Discontents. </w:t>
      </w:r>
      <w:r>
        <w:rPr>
          <w:i/>
          <w:iCs/>
        </w:rPr>
        <w:t>SlideShare</w:t>
      </w:r>
      <w:r>
        <w:t>. https://www.slideshare.net/slideshow/pawned-gamification-and-its-discontents/5310277</w:t>
      </w:r>
    </w:p>
    <w:p w:rsidR="00993A02" w:rsidRDefault="00FE752C">
      <w:pPr>
        <w:pStyle w:val="Irodalomjegyzk"/>
      </w:pPr>
      <w:r>
        <w:t xml:space="preserve">Deterding, S., Dixon, D., Khaled, R., &amp; Nacke, L. (2011). From game design elements to gamefulness. </w:t>
      </w:r>
      <w:r>
        <w:rPr>
          <w:i/>
          <w:iCs/>
        </w:rPr>
        <w:t>Proceedings of the 15th International Academic MindTrek Conference on Envisioning Future Media Environments - MindTrek ’11</w:t>
      </w:r>
      <w:r>
        <w:t>, 9. https://doi.org/10.1145/2181037.2181040</w:t>
      </w:r>
    </w:p>
    <w:p w:rsidR="00993A02" w:rsidRDefault="00FE752C">
      <w:pPr>
        <w:pStyle w:val="Irodalomjegyzk"/>
      </w:pPr>
      <w:r>
        <w:t xml:space="preserve">Dichev, C., &amp; Dicheva, D. (2017). Gamifying education: What is known, what is believed and what remains uncertain: A critical review. </w:t>
      </w:r>
      <w:r>
        <w:rPr>
          <w:i/>
          <w:iCs/>
        </w:rPr>
        <w:t>International Journal of Educational Technology in Higher Education</w:t>
      </w:r>
      <w:r>
        <w:t xml:space="preserve">, </w:t>
      </w:r>
      <w:r>
        <w:rPr>
          <w:i/>
          <w:iCs/>
        </w:rPr>
        <w:t>14</w:t>
      </w:r>
      <w:r>
        <w:t>, 9. https://doi.org/10.1186/s41239-017-0042-5</w:t>
      </w:r>
    </w:p>
    <w:p w:rsidR="00993A02" w:rsidRDefault="00FE752C">
      <w:pPr>
        <w:pStyle w:val="Irodalomjegyzk"/>
      </w:pPr>
      <w:r>
        <w:t xml:space="preserve">Diefenbach, S., &amp; Müssig, A. (2019). Counterproductive effects of gamification: An analysis on the example of the gamified task manager Habitica. </w:t>
      </w:r>
      <w:r>
        <w:rPr>
          <w:i/>
          <w:iCs/>
        </w:rPr>
        <w:t>International Journal of Human-Computer Studies</w:t>
      </w:r>
      <w:r>
        <w:t xml:space="preserve">, </w:t>
      </w:r>
      <w:r>
        <w:rPr>
          <w:i/>
          <w:iCs/>
        </w:rPr>
        <w:t>127</w:t>
      </w:r>
      <w:r>
        <w:t>, 190–210. https://doi.org/10.1016/j.ijhcs.2018.09.004</w:t>
      </w:r>
    </w:p>
    <w:p w:rsidR="00993A02" w:rsidRDefault="00FE752C">
      <w:pPr>
        <w:pStyle w:val="Irodalomjegyzk"/>
      </w:pPr>
      <w:r>
        <w:t xml:space="preserve">Dijk, J. van. (2020). </w:t>
      </w:r>
      <w:r>
        <w:rPr>
          <w:i/>
          <w:iCs/>
        </w:rPr>
        <w:t>The digital divide</w:t>
      </w:r>
      <w:r>
        <w:t>. Polity.</w:t>
      </w:r>
    </w:p>
    <w:p w:rsidR="00993A02" w:rsidRDefault="00FE752C">
      <w:pPr>
        <w:pStyle w:val="Irodalomjegyzk"/>
      </w:pPr>
      <w:r>
        <w:t xml:space="preserve">Domínguez, A., Saenz-de-Navarrete, J., De-Marcos, L., Fernández-Sanz, L., Pagés, C., &amp; Martínez-Herráiz, J.-J. (2013). Gamifying learning experiences: Practical implications and outcomes. </w:t>
      </w:r>
      <w:r>
        <w:rPr>
          <w:i/>
          <w:iCs/>
        </w:rPr>
        <w:t>Computers &amp; Education</w:t>
      </w:r>
      <w:r>
        <w:t xml:space="preserve">, </w:t>
      </w:r>
      <w:r>
        <w:rPr>
          <w:i/>
          <w:iCs/>
        </w:rPr>
        <w:t>63</w:t>
      </w:r>
      <w:r>
        <w:t>, 380–392. https://doi.org/10.1016/j.compedu.2012.12.020</w:t>
      </w:r>
    </w:p>
    <w:p w:rsidR="00993A02" w:rsidRDefault="00FE752C">
      <w:pPr>
        <w:pStyle w:val="Irodalomjegyzk"/>
      </w:pPr>
      <w:r>
        <w:t xml:space="preserve">Doran, G. T. (1981). There’s a S.M.A.R.T. Way to Write Management’s Goals and Objectives. </w:t>
      </w:r>
      <w:r>
        <w:rPr>
          <w:i/>
          <w:iCs/>
        </w:rPr>
        <w:t>Management Review</w:t>
      </w:r>
      <w:r>
        <w:t xml:space="preserve">, </w:t>
      </w:r>
      <w:r>
        <w:rPr>
          <w:i/>
          <w:iCs/>
        </w:rPr>
        <w:t>70</w:t>
      </w:r>
      <w:r>
        <w:t>, 35–36.</w:t>
      </w:r>
    </w:p>
    <w:p w:rsidR="00993A02" w:rsidRDefault="00FE752C">
      <w:pPr>
        <w:pStyle w:val="Irodalomjegyzk"/>
      </w:pPr>
      <w:r>
        <w:t xml:space="preserve">Duchon, J. (2021). </w:t>
      </w:r>
      <w:r>
        <w:rPr>
          <w:i/>
          <w:iCs/>
        </w:rPr>
        <w:t>Gamifikáció az oktatásban</w:t>
      </w:r>
      <w:r>
        <w:t>. Typotop Kft.</w:t>
      </w:r>
    </w:p>
    <w:p w:rsidR="00993A02" w:rsidRDefault="00FE752C">
      <w:pPr>
        <w:pStyle w:val="Irodalomjegyzk"/>
      </w:pPr>
      <w:r>
        <w:t xml:space="preserve">Dye, M. W. G., Green, C. S., &amp; Bavelier, D. (2009). The development of attention skills in action video game players. </w:t>
      </w:r>
      <w:r>
        <w:rPr>
          <w:i/>
          <w:iCs/>
        </w:rPr>
        <w:t>Neuropsychologia</w:t>
      </w:r>
      <w:r>
        <w:t xml:space="preserve">, </w:t>
      </w:r>
      <w:r>
        <w:rPr>
          <w:i/>
          <w:iCs/>
        </w:rPr>
        <w:t>47</w:t>
      </w:r>
      <w:r>
        <w:t>(8–9), 1780–1789. https://doi.org/10.1016/j.neuropsychologia.2009.02.002</w:t>
      </w:r>
    </w:p>
    <w:p w:rsidR="00993A02" w:rsidRDefault="00FE752C">
      <w:pPr>
        <w:pStyle w:val="Irodalomjegyzk"/>
      </w:pPr>
      <w:r>
        <w:t xml:space="preserve">Dzenga, A. (2025). Psychology Behind Gamified Experiences. </w:t>
      </w:r>
      <w:r>
        <w:rPr>
          <w:i/>
          <w:iCs/>
        </w:rPr>
        <w:t>Learn UX design skills, faster</w:t>
      </w:r>
      <w:r>
        <w:t>. https://app.uxcel.com/courses/gamification-in-design-context</w:t>
      </w:r>
    </w:p>
    <w:p w:rsidR="00993A02" w:rsidRDefault="00FE752C">
      <w:pPr>
        <w:pStyle w:val="Irodalomjegyzk"/>
      </w:pPr>
      <w:r>
        <w:lastRenderedPageBreak/>
        <w:t xml:space="preserve">Ebbinghaus, H. (2013). Memory: A Contribution to Experimental Psychology. </w:t>
      </w:r>
      <w:r>
        <w:rPr>
          <w:i/>
          <w:iCs/>
        </w:rPr>
        <w:t>Annals of Neurosciences</w:t>
      </w:r>
      <w:r>
        <w:t xml:space="preserve">, </w:t>
      </w:r>
      <w:r>
        <w:rPr>
          <w:i/>
          <w:iCs/>
        </w:rPr>
        <w:t>20</w:t>
      </w:r>
      <w:r>
        <w:t>(4). https://doi.org/10.5214/ans.0972.7531.200408</w:t>
      </w:r>
    </w:p>
    <w:p w:rsidR="00993A02" w:rsidRDefault="00FE752C">
      <w:pPr>
        <w:pStyle w:val="Irodalomjegyzk"/>
      </w:pPr>
      <w:r>
        <w:t xml:space="preserve">Economides, M., Martman, J., Bell, M. J., &amp; Sanderson, B. (2018). Improvements in Stress, Affect, and Irritability Following Brief Use of a Mindfulness-based Smartphone App: A Randomized Controlled Trial. </w:t>
      </w:r>
      <w:r>
        <w:rPr>
          <w:i/>
          <w:iCs/>
        </w:rPr>
        <w:t>Mindfulness</w:t>
      </w:r>
      <w:r>
        <w:t xml:space="preserve">, </w:t>
      </w:r>
      <w:r>
        <w:rPr>
          <w:i/>
          <w:iCs/>
        </w:rPr>
        <w:t>9</w:t>
      </w:r>
      <w:r>
        <w:t>(5), 1584–1593. https://doi.org/10.1007/s12671-018-0905-4</w:t>
      </w:r>
    </w:p>
    <w:p w:rsidR="00993A02" w:rsidRDefault="00FE752C">
      <w:pPr>
        <w:pStyle w:val="Irodalomjegyzk"/>
      </w:pPr>
      <w:r>
        <w:t xml:space="preserve">Emihovich, B., Roque, N., &amp; Mason, J. (2020). Can Video Gameplay Improve Undergraduates’ Problem-Solving Skills? </w:t>
      </w:r>
      <w:r>
        <w:rPr>
          <w:i/>
          <w:iCs/>
        </w:rPr>
        <w:t>International Journal of Game-Based Learning</w:t>
      </w:r>
      <w:r>
        <w:t xml:space="preserve">, </w:t>
      </w:r>
      <w:r>
        <w:rPr>
          <w:i/>
          <w:iCs/>
        </w:rPr>
        <w:t>10</w:t>
      </w:r>
      <w:r>
        <w:t>(2), 21–38. https://doi.org/10.4018/ijgbl.2020040102</w:t>
      </w:r>
    </w:p>
    <w:p w:rsidR="00993A02" w:rsidRDefault="00FE752C">
      <w:pPr>
        <w:pStyle w:val="Irodalomjegyzk"/>
      </w:pPr>
      <w:r>
        <w:t xml:space="preserve">Ewoldsen, D. R., Eno, C. A., Okdie, B. M., Velez, J. A., Guadagno, R. E., &amp; DeCoster, J. (2012). Effect of Playing Violent Video Games Cooperatively or Competitively on Subsequent Cooperative Behavior. </w:t>
      </w:r>
      <w:r>
        <w:rPr>
          <w:i/>
          <w:iCs/>
        </w:rPr>
        <w:t>Cyberpsychology, Behavior, and Social Networking</w:t>
      </w:r>
      <w:r>
        <w:t xml:space="preserve">, </w:t>
      </w:r>
      <w:r>
        <w:rPr>
          <w:i/>
          <w:iCs/>
        </w:rPr>
        <w:t>15</w:t>
      </w:r>
      <w:r>
        <w:t>(5), 277–280. https://doi.org/10.1089/cyber.2011.0308</w:t>
      </w:r>
    </w:p>
    <w:p w:rsidR="00993A02" w:rsidRDefault="00FE752C">
      <w:pPr>
        <w:pStyle w:val="Irodalomjegyzk"/>
      </w:pPr>
      <w:r>
        <w:t xml:space="preserve">Fanaroff, A. C., Patel, M. S., Chokshi, N., Coratti, S., Farraday, D., Norton, L., Rareshide, C., Zhu, J., Klaiman, T., Szymczak, J. E., Russell, L. B., Small, D. S., &amp; Volpp, K. G. M. (2024). Effect of Gamification, Financial Incentives, or Both to Increase Physical Activity Among Patients at High Risk of Cardiovascular Events: The BE ACTIVE Randomized Controlled Trial. </w:t>
      </w:r>
      <w:r>
        <w:rPr>
          <w:i/>
          <w:iCs/>
        </w:rPr>
        <w:t>Circulation</w:t>
      </w:r>
      <w:r>
        <w:t xml:space="preserve">, </w:t>
      </w:r>
      <w:r>
        <w:rPr>
          <w:i/>
          <w:iCs/>
        </w:rPr>
        <w:t>149</w:t>
      </w:r>
      <w:r>
        <w:t>(21), 1639–1649. https://doi.org/10.1161/CIRCULATIONAHA.124.069531</w:t>
      </w:r>
    </w:p>
    <w:p w:rsidR="00993A02" w:rsidRDefault="00FE752C">
      <w:pPr>
        <w:pStyle w:val="Irodalomjegyzk"/>
      </w:pPr>
      <w:r>
        <w:t xml:space="preserve">Faust, A. (2021). </w:t>
      </w:r>
      <w:r>
        <w:rPr>
          <w:i/>
          <w:iCs/>
        </w:rPr>
        <w:t>The effects of gamification on motivation and performance</w:t>
      </w:r>
      <w:r>
        <w:t>. Springer Gabler.</w:t>
      </w:r>
    </w:p>
    <w:p w:rsidR="00993A02" w:rsidRDefault="00FE752C">
      <w:pPr>
        <w:pStyle w:val="Irodalomjegyzk"/>
      </w:pPr>
      <w:r>
        <w:t xml:space="preserve">Feather, R. (2024). </w:t>
      </w:r>
      <w:r>
        <w:rPr>
          <w:i/>
          <w:iCs/>
        </w:rPr>
        <w:t>The Effect of Digital Media Use and Multitasking on Graduate Students’ Attentional Capabilities</w:t>
      </w:r>
      <w:r>
        <w:t>. 1734378 Bytes. https://doi.org/10.25395/MWU.2019.27868665.V1</w:t>
      </w:r>
    </w:p>
    <w:p w:rsidR="00993A02" w:rsidRDefault="00FE752C">
      <w:pPr>
        <w:pStyle w:val="Irodalomjegyzk"/>
      </w:pPr>
      <w:r>
        <w:t xml:space="preserve">Fegyverneki, G. (2016). </w:t>
      </w:r>
      <w:r>
        <w:rPr>
          <w:i/>
          <w:iCs/>
        </w:rPr>
        <w:t>IKT-s ötlettár, Gyorstalpaló digitáliskultúra-azonos pedagógiából kezdőknek és haladóknak.</w:t>
      </w:r>
      <w:r>
        <w:t xml:space="preserve"> Neteducatio Kft.</w:t>
      </w:r>
    </w:p>
    <w:p w:rsidR="00993A02" w:rsidRDefault="00FE752C">
      <w:pPr>
        <w:pStyle w:val="Irodalomjegyzk"/>
      </w:pPr>
      <w:r>
        <w:t xml:space="preserve">Fehér, J., Abari, K., Kinterné Szökőcs, B., Tisza, K., &amp; Polonyi, T. (2018). HANNA - Angol digitális nyelvoktató tananyag. In K. Polonyi, Tünde; Abari (Szerk.), </w:t>
      </w:r>
      <w:r>
        <w:rPr>
          <w:i/>
          <w:iCs/>
        </w:rPr>
        <w:t>Pszichológia—Pedagógia—Technológia</w:t>
      </w:r>
      <w:r>
        <w:t xml:space="preserve"> (o. 119–142). Budapest, Oriold és Társai Kiadó.</w:t>
      </w:r>
    </w:p>
    <w:p w:rsidR="00993A02" w:rsidRDefault="00FE752C">
      <w:pPr>
        <w:pStyle w:val="Irodalomjegyzk"/>
      </w:pPr>
      <w:r>
        <w:t xml:space="preserve">Feldberg, E. (2023). Mental Health Effects of Snapchat. </w:t>
      </w:r>
      <w:r>
        <w:rPr>
          <w:i/>
          <w:iCs/>
        </w:rPr>
        <w:t>Medium</w:t>
      </w:r>
      <w:r>
        <w:t>.</w:t>
      </w:r>
    </w:p>
    <w:p w:rsidR="00993A02" w:rsidRDefault="00FE752C">
      <w:pPr>
        <w:pStyle w:val="Irodalomjegyzk"/>
      </w:pPr>
      <w:r>
        <w:t xml:space="preserve">Ferrari, J. R., Díaz-Morales, J. F., O’Callaghan, J., Díaz, K., &amp; Argumedo, D. (2007). Frequent Behavioral Delay Tendencies By Adults: International Prevalence Rates of Chronic Procrastination. </w:t>
      </w:r>
      <w:r>
        <w:rPr>
          <w:i/>
          <w:iCs/>
        </w:rPr>
        <w:t>Journal of Cross-Cultural Psychology</w:t>
      </w:r>
      <w:r>
        <w:t xml:space="preserve">, </w:t>
      </w:r>
      <w:r>
        <w:rPr>
          <w:i/>
          <w:iCs/>
        </w:rPr>
        <w:t>38</w:t>
      </w:r>
      <w:r>
        <w:t>(4), 458–464. https://doi.org/10.1177/0022022107302314</w:t>
      </w:r>
    </w:p>
    <w:p w:rsidR="00993A02" w:rsidRDefault="00FE752C">
      <w:pPr>
        <w:pStyle w:val="Irodalomjegyzk"/>
      </w:pPr>
      <w:r>
        <w:t xml:space="preserve">Ferrari, J. R., Keane, S. M., Wolfe, R. N., &amp; Beck, B. L. (1998). The antecedents and consequences of academic excuse-making: Examining individual differences in </w:t>
      </w:r>
      <w:r>
        <w:lastRenderedPageBreak/>
        <w:t xml:space="preserve">procrastinationtitle. </w:t>
      </w:r>
      <w:r>
        <w:rPr>
          <w:i/>
          <w:iCs/>
        </w:rPr>
        <w:t>Research in Higher Education</w:t>
      </w:r>
      <w:r>
        <w:t xml:space="preserve">, </w:t>
      </w:r>
      <w:r>
        <w:rPr>
          <w:i/>
          <w:iCs/>
        </w:rPr>
        <w:t>39</w:t>
      </w:r>
      <w:r>
        <w:t>(2), 199–215. https://doi.org/10.1023/A:1018768715586</w:t>
      </w:r>
    </w:p>
    <w:p w:rsidR="00993A02" w:rsidRDefault="00FE752C">
      <w:pPr>
        <w:pStyle w:val="Irodalomjegyzk"/>
      </w:pPr>
      <w:r>
        <w:t xml:space="preserve">Festinger, L. (1954). A Theory of Social Comparison Processes. </w:t>
      </w:r>
      <w:r>
        <w:rPr>
          <w:i/>
          <w:iCs/>
        </w:rPr>
        <w:t>Human Relations</w:t>
      </w:r>
      <w:r>
        <w:t xml:space="preserve">, </w:t>
      </w:r>
      <w:r>
        <w:rPr>
          <w:i/>
          <w:iCs/>
        </w:rPr>
        <w:t>7</w:t>
      </w:r>
      <w:r>
        <w:t>(2), 117–140. https://doi.org/10.1177/001872675400700202</w:t>
      </w:r>
    </w:p>
    <w:p w:rsidR="00993A02" w:rsidRDefault="00FE752C">
      <w:pPr>
        <w:pStyle w:val="Irodalomjegyzk"/>
      </w:pPr>
      <w:r>
        <w:t xml:space="preserve">Fiorillo, C. D., Tobler, P. N., &amp; Schultz, W. (2003). Discrete Coding of Reward Probability and Uncertainty by Dopamine Neurons. </w:t>
      </w:r>
      <w:r>
        <w:rPr>
          <w:i/>
          <w:iCs/>
        </w:rPr>
        <w:t>Science</w:t>
      </w:r>
      <w:r>
        <w:t xml:space="preserve">, </w:t>
      </w:r>
      <w:r>
        <w:rPr>
          <w:i/>
          <w:iCs/>
        </w:rPr>
        <w:t>299</w:t>
      </w:r>
      <w:r>
        <w:t>(5614), 1898–1902. https://doi.org/10.1126/science.1077349</w:t>
      </w:r>
    </w:p>
    <w:p w:rsidR="00993A02" w:rsidRDefault="00FE752C">
      <w:pPr>
        <w:pStyle w:val="Irodalomjegyzk"/>
      </w:pPr>
      <w:r>
        <w:t xml:space="preserve">Fleming, T. M., Bavin, L., Stasiak, K., Hermansson-Webb, E., Merry, S. N., Cheek, C., Lucassen, M., Lau, H. M., Pollmuller, B., &amp; Hetrick, S. (2017). Serious Games and Gamification for Mental Health: Current Status and Promising Directions. </w:t>
      </w:r>
      <w:r>
        <w:rPr>
          <w:i/>
          <w:iCs/>
        </w:rPr>
        <w:t>Frontiers in Psychiatry</w:t>
      </w:r>
      <w:r>
        <w:t xml:space="preserve">, </w:t>
      </w:r>
      <w:r>
        <w:rPr>
          <w:i/>
          <w:iCs/>
        </w:rPr>
        <w:t>7</w:t>
      </w:r>
      <w:r>
        <w:t>. https://doi.org/10.3389/fpsyt.2016.00215</w:t>
      </w:r>
    </w:p>
    <w:p w:rsidR="00993A02" w:rsidRDefault="00FE752C">
      <w:pPr>
        <w:pStyle w:val="Irodalomjegyzk"/>
      </w:pPr>
      <w:r>
        <w:t xml:space="preserve">Fraillon, J. (2025). </w:t>
      </w:r>
      <w:r>
        <w:rPr>
          <w:i/>
          <w:iCs/>
        </w:rPr>
        <w:t>ICILS 2023 International Report: An International Perspective on Digital Literacy (Revised edition as of 05 March 2025, with errata on pp. 379–380).</w:t>
      </w:r>
      <w:r>
        <w:t xml:space="preserve"> IEA.</w:t>
      </w:r>
    </w:p>
    <w:p w:rsidR="00993A02" w:rsidRDefault="00FE752C">
      <w:pPr>
        <w:pStyle w:val="Irodalomjegyzk"/>
      </w:pPr>
      <w:r>
        <w:t xml:space="preserve">Francis, T., &amp; Hoefel, F. (2018). „True Gen”: Generation Z and its implications for companies. </w:t>
      </w:r>
      <w:r>
        <w:rPr>
          <w:i/>
          <w:iCs/>
        </w:rPr>
        <w:t>McKinsey &amp; Company</w:t>
      </w:r>
      <w:r>
        <w:t>. https://www.mckinsey.com/industries/consumer-packaged-goods/our-insights/true-gen-generation-z-and-its-implications-for-companies#/</w:t>
      </w:r>
    </w:p>
    <w:p w:rsidR="00993A02" w:rsidRDefault="00FE752C">
      <w:pPr>
        <w:pStyle w:val="Irodalomjegyzk"/>
      </w:pPr>
      <w:r>
        <w:t xml:space="preserve">Frey, B. S., &amp; Jegen, R. (2001). Motivation Crowding Theory. </w:t>
      </w:r>
      <w:r>
        <w:rPr>
          <w:i/>
          <w:iCs/>
        </w:rPr>
        <w:t>Journal of Economic Surveys</w:t>
      </w:r>
      <w:r>
        <w:t xml:space="preserve">, </w:t>
      </w:r>
      <w:r>
        <w:rPr>
          <w:i/>
          <w:iCs/>
        </w:rPr>
        <w:t>15</w:t>
      </w:r>
      <w:r>
        <w:t>(5), 589–611. https://doi.org/10.1111/1467-6419.00150</w:t>
      </w:r>
    </w:p>
    <w:p w:rsidR="00993A02" w:rsidRDefault="00FE752C">
      <w:pPr>
        <w:pStyle w:val="Irodalomjegyzk"/>
      </w:pPr>
      <w:r>
        <w:t xml:space="preserve">Fridrich, M. (2025). A gamifikáció diskurzusa Magyarországon: Elméleti modellek, pedagógiai gyakorlatok és trendek: Egy szisztematikus szakirodalmi áttekintés eredményei. </w:t>
      </w:r>
      <w:r>
        <w:rPr>
          <w:i/>
          <w:iCs/>
        </w:rPr>
        <w:t>Iskolakultúra</w:t>
      </w:r>
      <w:r>
        <w:t xml:space="preserve">, </w:t>
      </w:r>
      <w:r>
        <w:rPr>
          <w:i/>
          <w:iCs/>
        </w:rPr>
        <w:t>35</w:t>
      </w:r>
      <w:r>
        <w:t>(2), 46–82. https://doi.org/10.14232/iskkult.2025.2.46</w:t>
      </w:r>
    </w:p>
    <w:p w:rsidR="00993A02" w:rsidRDefault="00FE752C">
      <w:pPr>
        <w:pStyle w:val="Irodalomjegyzk"/>
      </w:pPr>
      <w:r>
        <w:t xml:space="preserve">Fromann, R. (2017). </w:t>
      </w:r>
      <w:r>
        <w:rPr>
          <w:i/>
          <w:iCs/>
        </w:rPr>
        <w:t>Játékoslét. A gamifikáció világa.</w:t>
      </w:r>
      <w:r>
        <w:t xml:space="preserve"> Typotex.</w:t>
      </w:r>
    </w:p>
    <w:p w:rsidR="00993A02" w:rsidRDefault="00FE752C">
      <w:pPr>
        <w:pStyle w:val="Irodalomjegyzk"/>
      </w:pPr>
      <w:r>
        <w:t xml:space="preserve">Fromann, R., &amp; Damsa, A. (2016). A gamifikáció (játékosítás) motivációs eszköztára az oktatásban. </w:t>
      </w:r>
      <w:r>
        <w:rPr>
          <w:i/>
          <w:iCs/>
        </w:rPr>
        <w:t>Új Pedagógiai Szemle</w:t>
      </w:r>
      <w:r>
        <w:t xml:space="preserve">, </w:t>
      </w:r>
      <w:r>
        <w:rPr>
          <w:i/>
          <w:iCs/>
        </w:rPr>
        <w:t>66</w:t>
      </w:r>
      <w:r>
        <w:t>(3–4), 76–81.</w:t>
      </w:r>
    </w:p>
    <w:p w:rsidR="00993A02" w:rsidRDefault="00FE752C">
      <w:pPr>
        <w:pStyle w:val="Irodalomjegyzk"/>
      </w:pPr>
      <w:r>
        <w:t xml:space="preserve">Gabe, &amp; Cunningham, C. Z. (2011). </w:t>
      </w:r>
      <w:r>
        <w:rPr>
          <w:i/>
          <w:iCs/>
        </w:rPr>
        <w:t>Gamification by Design Implementing Game Mechanics in Web and Mobile Apps</w:t>
      </w:r>
      <w:r>
        <w:t>. OŔeilly Media. http://gen.lib.rus.ec/book/index.php?md5=D778F534EEEF7A3F5703D5CB9FE584A2</w:t>
      </w:r>
    </w:p>
    <w:p w:rsidR="00993A02" w:rsidRDefault="00FE752C">
      <w:pPr>
        <w:pStyle w:val="Irodalomjegyzk"/>
      </w:pPr>
      <w:r>
        <w:t xml:space="preserve">Gogoi, S. M. (2024). How to Use Gamification in the Workplace Effectively. </w:t>
      </w:r>
      <w:r>
        <w:rPr>
          <w:i/>
          <w:iCs/>
        </w:rPr>
        <w:t>Vantage Circle</w:t>
      </w:r>
      <w:r>
        <w:t>. https://www.vantagecircle.com/en/blog/gamification-in-the-workplace</w:t>
      </w:r>
    </w:p>
    <w:p w:rsidR="00993A02" w:rsidRDefault="00FE752C">
      <w:pPr>
        <w:pStyle w:val="Irodalomjegyzk"/>
      </w:pPr>
      <w:r>
        <w:t xml:space="preserve">González-González, C. S., Toledo-Delgado, P. A., Muñoz-Cruz, V., &amp; Torres-Carrion, P. V. (2019). Serious games for rehabilitation: Gestural interaction in personalized gamified exercises through a recommender system. </w:t>
      </w:r>
      <w:r>
        <w:rPr>
          <w:i/>
          <w:iCs/>
        </w:rPr>
        <w:t>Journal of Biomedical Informatics</w:t>
      </w:r>
      <w:r>
        <w:t xml:space="preserve">, </w:t>
      </w:r>
      <w:r>
        <w:rPr>
          <w:i/>
          <w:iCs/>
        </w:rPr>
        <w:t>97</w:t>
      </w:r>
      <w:r>
        <w:t>, 103266. https://doi.org/10.1016/j.jbi.2019.103266</w:t>
      </w:r>
    </w:p>
    <w:p w:rsidR="00993A02" w:rsidRDefault="00FE752C">
      <w:pPr>
        <w:pStyle w:val="Irodalomjegyzk"/>
      </w:pPr>
      <w:r>
        <w:lastRenderedPageBreak/>
        <w:t xml:space="preserve">Granic, I., Lobel, A., &amp; Engels, R. C. M. E. (2014). The benefits of playing video games. </w:t>
      </w:r>
      <w:r>
        <w:rPr>
          <w:i/>
          <w:iCs/>
        </w:rPr>
        <w:t>American Psychologist</w:t>
      </w:r>
      <w:r>
        <w:t xml:space="preserve">, </w:t>
      </w:r>
      <w:r>
        <w:rPr>
          <w:i/>
          <w:iCs/>
        </w:rPr>
        <w:t>69</w:t>
      </w:r>
      <w:r>
        <w:t>(1), 66–78. https://doi.org/10.1037/a0034857</w:t>
      </w:r>
    </w:p>
    <w:p w:rsidR="00993A02" w:rsidRDefault="00FE752C">
      <w:pPr>
        <w:pStyle w:val="Irodalomjegyzk"/>
      </w:pPr>
      <w:r>
        <w:t xml:space="preserve">Gray, P. (2009). Play as the foundation for hunter-gatherer social existence. </w:t>
      </w:r>
      <w:r>
        <w:rPr>
          <w:i/>
          <w:iCs/>
        </w:rPr>
        <w:t>American Journal of Play</w:t>
      </w:r>
      <w:r>
        <w:t xml:space="preserve">, </w:t>
      </w:r>
      <w:r>
        <w:rPr>
          <w:i/>
          <w:iCs/>
        </w:rPr>
        <w:t>1</w:t>
      </w:r>
      <w:r>
        <w:t>(4), 476–522.</w:t>
      </w:r>
    </w:p>
    <w:p w:rsidR="00993A02" w:rsidRDefault="00FE752C">
      <w:pPr>
        <w:pStyle w:val="Irodalomjegyzk"/>
      </w:pPr>
      <w:r>
        <w:t xml:space="preserve">Gray, P. (2017). What Exactly Is Play, and Why Is It Such a Powerful Vehicle for Learning? </w:t>
      </w:r>
      <w:r>
        <w:rPr>
          <w:i/>
          <w:iCs/>
        </w:rPr>
        <w:t>Topics in Language Disorders</w:t>
      </w:r>
      <w:r>
        <w:t xml:space="preserve">, </w:t>
      </w:r>
      <w:r>
        <w:rPr>
          <w:i/>
          <w:iCs/>
        </w:rPr>
        <w:t>37</w:t>
      </w:r>
      <w:r>
        <w:t>(3), 217–228. https://doi.org/10.1097/TLD.0000000000000130</w:t>
      </w:r>
    </w:p>
    <w:p w:rsidR="00993A02" w:rsidRDefault="00FE752C">
      <w:pPr>
        <w:pStyle w:val="Irodalomjegyzk"/>
      </w:pPr>
      <w:r>
        <w:t xml:space="preserve">Green, C. S., &amp; Bavelier, D. (2003). Action video game modifies visual selective attention. </w:t>
      </w:r>
      <w:r>
        <w:rPr>
          <w:i/>
          <w:iCs/>
        </w:rPr>
        <w:t>Nature</w:t>
      </w:r>
      <w:r>
        <w:t xml:space="preserve">, </w:t>
      </w:r>
      <w:r>
        <w:rPr>
          <w:i/>
          <w:iCs/>
        </w:rPr>
        <w:t>423</w:t>
      </w:r>
      <w:r>
        <w:t>(6939), 534–537. https://doi.org/10.1038/nature01647</w:t>
      </w:r>
    </w:p>
    <w:p w:rsidR="00993A02" w:rsidRDefault="00FE752C">
      <w:pPr>
        <w:pStyle w:val="Irodalomjegyzk"/>
      </w:pPr>
      <w:r>
        <w:t xml:space="preserve">Green, C. S., &amp; Bavelier, D. (2012). Learning, Attentional Control, and Action Video Games. </w:t>
      </w:r>
      <w:r>
        <w:rPr>
          <w:i/>
          <w:iCs/>
        </w:rPr>
        <w:t>Current Biology</w:t>
      </w:r>
      <w:r>
        <w:t xml:space="preserve">, </w:t>
      </w:r>
      <w:r>
        <w:rPr>
          <w:i/>
          <w:iCs/>
        </w:rPr>
        <w:t>22</w:t>
      </w:r>
      <w:r>
        <w:t>(6), R197–R206. https://doi.org/10.1016/j.cub.2012.02.012</w:t>
      </w:r>
    </w:p>
    <w:p w:rsidR="00993A02" w:rsidRDefault="00FE752C">
      <w:pPr>
        <w:pStyle w:val="Irodalomjegyzk"/>
      </w:pPr>
      <w:r>
        <w:t xml:space="preserve">Hamari, J. (2017). Do badges increase user activity? A field experiment on the effects of gamification. </w:t>
      </w:r>
      <w:r>
        <w:rPr>
          <w:i/>
          <w:iCs/>
        </w:rPr>
        <w:t>Computers in Human Behavior</w:t>
      </w:r>
      <w:r>
        <w:t xml:space="preserve">, </w:t>
      </w:r>
      <w:r>
        <w:rPr>
          <w:i/>
          <w:iCs/>
        </w:rPr>
        <w:t>71</w:t>
      </w:r>
      <w:r>
        <w:t>, 469–478. https://doi.org/10.1016/j.chb.2015.03.036</w:t>
      </w:r>
    </w:p>
    <w:p w:rsidR="00993A02" w:rsidRDefault="00FE752C">
      <w:pPr>
        <w:pStyle w:val="Irodalomjegyzk"/>
      </w:pPr>
      <w:r>
        <w:t xml:space="preserve">Hamari, J., &amp; Koivisto, J. (2015). “Working out for likes”: An empirical study on social influence in exercise gamification. </w:t>
      </w:r>
      <w:r>
        <w:rPr>
          <w:i/>
          <w:iCs/>
        </w:rPr>
        <w:t>Computers in Human Behavior</w:t>
      </w:r>
      <w:r>
        <w:t xml:space="preserve">, </w:t>
      </w:r>
      <w:r>
        <w:rPr>
          <w:i/>
          <w:iCs/>
        </w:rPr>
        <w:t>50</w:t>
      </w:r>
      <w:r>
        <w:t>, 333–347. https://doi.org/10.1016/j.chb.2015.04.018</w:t>
      </w:r>
    </w:p>
    <w:p w:rsidR="00993A02" w:rsidRDefault="00FE752C">
      <w:pPr>
        <w:pStyle w:val="Irodalomjegyzk"/>
      </w:pPr>
      <w:r>
        <w:t xml:space="preserve">Hamari, J., Koivisto, J., &amp; Sarsa, H. (2014). Does Gamification Work? —A Literature Review of Empirical Studies on Gamification. </w:t>
      </w:r>
      <w:r>
        <w:rPr>
          <w:i/>
          <w:iCs/>
        </w:rPr>
        <w:t>proceedings of the 47th Hawaii International Conerence on System Sciences</w:t>
      </w:r>
      <w:r>
        <w:t xml:space="preserve">, </w:t>
      </w:r>
      <w:r>
        <w:rPr>
          <w:i/>
          <w:iCs/>
        </w:rPr>
        <w:t>January</w:t>
      </w:r>
      <w:r>
        <w:t>(6–9). https://doi.org/10.1109/HICSS.2014.377</w:t>
      </w:r>
    </w:p>
    <w:p w:rsidR="00993A02" w:rsidRDefault="00FE752C">
      <w:pPr>
        <w:pStyle w:val="Irodalomjegyzk"/>
      </w:pPr>
      <w:r>
        <w:t xml:space="preserve">Hamari, J., Shernoff, D. J., Rowe, E., Coller, B., Asbell-Clarke, J., &amp; Edwards, T. (2016). Challenging games help students learn: An empirical study on engagement, flow and immersion in game-based learning. </w:t>
      </w:r>
      <w:r>
        <w:rPr>
          <w:i/>
          <w:iCs/>
        </w:rPr>
        <w:t>Computers in Human Behavior</w:t>
      </w:r>
      <w:r>
        <w:t xml:space="preserve">, </w:t>
      </w:r>
      <w:r>
        <w:rPr>
          <w:i/>
          <w:iCs/>
        </w:rPr>
        <w:t>54</w:t>
      </w:r>
      <w:r>
        <w:t>, 170–179. https://doi.org/10.1016/j.chb.2015.07.045</w:t>
      </w:r>
    </w:p>
    <w:p w:rsidR="00993A02" w:rsidRDefault="00FE752C">
      <w:pPr>
        <w:pStyle w:val="Irodalomjegyzk"/>
      </w:pPr>
      <w:r>
        <w:t xml:space="preserve">Hanus, M. D., &amp; Fox, J. (2015). Assessing the effects of gamification in the classroom: A longitudinal study on intrinsic motivation, social comparison, satisfaction, effort, and academic performance. </w:t>
      </w:r>
      <w:r>
        <w:rPr>
          <w:i/>
          <w:iCs/>
        </w:rPr>
        <w:t>Computers &amp; Education</w:t>
      </w:r>
      <w:r>
        <w:t xml:space="preserve">, </w:t>
      </w:r>
      <w:r>
        <w:rPr>
          <w:i/>
          <w:iCs/>
        </w:rPr>
        <w:t>80</w:t>
      </w:r>
      <w:r>
        <w:t>, 152–161. https://doi.org/10.1016/j.compedu.2014.08.019</w:t>
      </w:r>
    </w:p>
    <w:p w:rsidR="00993A02" w:rsidRDefault="00FE752C">
      <w:pPr>
        <w:pStyle w:val="Irodalomjegyzk"/>
      </w:pPr>
      <w:r>
        <w:t xml:space="preserve">Hon, A. (2022). Why gamifying the workplace can be a nightmare for workers. </w:t>
      </w:r>
      <w:r>
        <w:rPr>
          <w:i/>
          <w:iCs/>
        </w:rPr>
        <w:t>Big Think</w:t>
      </w:r>
      <w:r>
        <w:t>. https://bigthink.com/the-present/workplace-gamification/</w:t>
      </w:r>
    </w:p>
    <w:p w:rsidR="00993A02" w:rsidRDefault="00FE752C">
      <w:pPr>
        <w:pStyle w:val="Irodalomjegyzk"/>
      </w:pPr>
      <w:r>
        <w:t xml:space="preserve">Hooft Graafland, J. (2018). </w:t>
      </w:r>
      <w:r>
        <w:rPr>
          <w:i/>
          <w:iCs/>
        </w:rPr>
        <w:t>New technologies and 21st century children: Recent trends and outcomes</w:t>
      </w:r>
      <w:r>
        <w:t xml:space="preserve"> (OECD Education Working Papers No. 179; OECD Education Working Papers, Köt. 179). https://doi.org/10.1787/e071a505-en</w:t>
      </w:r>
    </w:p>
    <w:p w:rsidR="00993A02" w:rsidRDefault="00FE752C">
      <w:pPr>
        <w:pStyle w:val="Irodalomjegyzk"/>
      </w:pPr>
      <w:r>
        <w:t xml:space="preserve">Hsu, J. (2018). The Strava Heat Map and the End of Secrets. </w:t>
      </w:r>
      <w:r>
        <w:rPr>
          <w:i/>
          <w:iCs/>
        </w:rPr>
        <w:t>WIRED</w:t>
      </w:r>
      <w:r>
        <w:t>. https://www.wired.com/story/strava-heat-map-military-bases-fitness-trackers-privacy/</w:t>
      </w:r>
    </w:p>
    <w:p w:rsidR="00993A02" w:rsidRDefault="00FE752C">
      <w:pPr>
        <w:pStyle w:val="Irodalomjegyzk"/>
      </w:pPr>
      <w:r>
        <w:lastRenderedPageBreak/>
        <w:t xml:space="preserve">Huang, B., &amp; Hew, K. F. (2018). Implementing a theory-driven gamification model in higher education flipped courses: Effects on out-of-class activity completion and quality of artifacts. </w:t>
      </w:r>
      <w:r>
        <w:rPr>
          <w:i/>
          <w:iCs/>
        </w:rPr>
        <w:t>Computers &amp; Education</w:t>
      </w:r>
      <w:r>
        <w:t xml:space="preserve">, </w:t>
      </w:r>
      <w:r>
        <w:rPr>
          <w:i/>
          <w:iCs/>
        </w:rPr>
        <w:t>125</w:t>
      </w:r>
      <w:r>
        <w:t>, 254–272. https://doi.org/10.1016/j.compedu.2018.06.018</w:t>
      </w:r>
    </w:p>
    <w:p w:rsidR="00993A02" w:rsidRDefault="00FE752C">
      <w:pPr>
        <w:pStyle w:val="Irodalomjegyzk"/>
      </w:pPr>
      <w:r>
        <w:t xml:space="preserve">Huang, J., Chen, J., &amp; Zhou, L. (2024). Motivation crowding effects on the intention for continued use of gamified fitness apps: A mixed-methods approach. </w:t>
      </w:r>
      <w:r>
        <w:rPr>
          <w:i/>
          <w:iCs/>
        </w:rPr>
        <w:t>Frontiers in Psychology</w:t>
      </w:r>
      <w:r>
        <w:t xml:space="preserve">, </w:t>
      </w:r>
      <w:r>
        <w:rPr>
          <w:i/>
          <w:iCs/>
        </w:rPr>
        <w:t>14</w:t>
      </w:r>
      <w:r>
        <w:t>, 1286463. https://doi.org/10.3389/fpsyg.2023.1286463</w:t>
      </w:r>
    </w:p>
    <w:p w:rsidR="00993A02" w:rsidRDefault="00FE752C">
      <w:pPr>
        <w:pStyle w:val="Irodalomjegyzk"/>
      </w:pPr>
      <w:r>
        <w:t xml:space="preserve">Huang, R., Ritzhaupt, A. D., Sommer, M., Zhu, J., Stephen, A., Valle, N., Hampton, J., &amp; Li, J. (2020). The impact of gamification in educational settings on student learning outcomes: A meta-analysis. </w:t>
      </w:r>
      <w:r>
        <w:rPr>
          <w:i/>
          <w:iCs/>
        </w:rPr>
        <w:t>Educational Technology Research and Development</w:t>
      </w:r>
      <w:r>
        <w:t xml:space="preserve">, </w:t>
      </w:r>
      <w:r>
        <w:rPr>
          <w:i/>
          <w:iCs/>
        </w:rPr>
        <w:t>68</w:t>
      </w:r>
      <w:r>
        <w:t>(4), 1875–1901. https://doi.org/10.1007/S11423-020-09807-Z/FIGURES/5</w:t>
      </w:r>
    </w:p>
    <w:p w:rsidR="00993A02" w:rsidRDefault="00FE752C">
      <w:pPr>
        <w:pStyle w:val="Irodalomjegyzk"/>
      </w:pPr>
      <w:r>
        <w:t xml:space="preserve">Huizinga, J. (1944). </w:t>
      </w:r>
      <w:r>
        <w:rPr>
          <w:i/>
          <w:iCs/>
        </w:rPr>
        <w:t>Homo ludens. Kísérlet a kultúra játék-elemeinek meghatározására</w:t>
      </w:r>
      <w:r>
        <w:t>. Athenaeum.</w:t>
      </w:r>
    </w:p>
    <w:p w:rsidR="00993A02" w:rsidRDefault="00FE752C">
      <w:pPr>
        <w:pStyle w:val="Irodalomjegyzk"/>
      </w:pPr>
      <w:r>
        <w:t xml:space="preserve">Hunicke, R., Leblanc, M., &amp; Zubek, R. (2004). MDA: A formal approach to game design and game research. </w:t>
      </w:r>
      <w:r>
        <w:rPr>
          <w:i/>
          <w:iCs/>
        </w:rPr>
        <w:t>In Proceedings of the Challenges in Games AI Workshop, Nineteenth National Conference of Artificial Intelligence</w:t>
      </w:r>
      <w:r>
        <w:t>, 1–5.</w:t>
      </w:r>
    </w:p>
    <w:p w:rsidR="00993A02" w:rsidRDefault="00FE752C">
      <w:pPr>
        <w:pStyle w:val="Irodalomjegyzk"/>
      </w:pPr>
      <w:r>
        <w:t xml:space="preserve">Huotari, K., &amp; Hamari, J. (2012). Defining gamification: A service marketing perspective. </w:t>
      </w:r>
      <w:r>
        <w:rPr>
          <w:i/>
          <w:iCs/>
        </w:rPr>
        <w:t>Proceeding of the 16th International Academic MindTrek Conference</w:t>
      </w:r>
      <w:r>
        <w:t>, 17–22. https://doi.org/10.1145/2393132.2393137</w:t>
      </w:r>
    </w:p>
    <w:p w:rsidR="00993A02" w:rsidRDefault="00FE752C">
      <w:pPr>
        <w:pStyle w:val="Irodalomjegyzk"/>
      </w:pPr>
      <w:r>
        <w:t xml:space="preserve">Huotari, K., &amp; Hamari, J. (2017). A definition for gamification: Anchoring gamification in the service marketing literature. </w:t>
      </w:r>
      <w:r>
        <w:rPr>
          <w:i/>
          <w:iCs/>
        </w:rPr>
        <w:t>Electronic Markets</w:t>
      </w:r>
      <w:r>
        <w:t xml:space="preserve">, </w:t>
      </w:r>
      <w:r>
        <w:rPr>
          <w:i/>
          <w:iCs/>
        </w:rPr>
        <w:t>27</w:t>
      </w:r>
      <w:r>
        <w:t>(1), 21–31. https://doi.org/10.1007/s12525-015-0212-z</w:t>
      </w:r>
    </w:p>
    <w:p w:rsidR="00993A02" w:rsidRDefault="00FE752C">
      <w:pPr>
        <w:pStyle w:val="Irodalomjegyzk"/>
      </w:pPr>
      <w:r>
        <w:t xml:space="preserve">Huynh, D., Zuo, L., &amp; Iida, H. (2016). Analyzing Gamification of “Duolingo” with Focus on Its Course Structure. In R. Bottino, J. Jeuring, &amp; R. C. Veltkamp (Szerk.), </w:t>
      </w:r>
      <w:r>
        <w:rPr>
          <w:i/>
          <w:iCs/>
        </w:rPr>
        <w:t>Games and Learning Alliance</w:t>
      </w:r>
      <w:r>
        <w:t xml:space="preserve"> (Köt. 10056, o. 268–277). Springer International Publishing. https://doi.org/10.1007/978-3-319-50182-6_24</w:t>
      </w:r>
    </w:p>
    <w:p w:rsidR="00993A02" w:rsidRDefault="00FE752C">
      <w:pPr>
        <w:pStyle w:val="Irodalomjegyzk"/>
      </w:pPr>
      <w:r>
        <w:t xml:space="preserve">Hwang, J., &amp; Choi, L. (2020). Having fun while receiving rewards?: Exploration of gamification in loyalty programs for consumer loyalty. </w:t>
      </w:r>
      <w:r>
        <w:rPr>
          <w:i/>
          <w:iCs/>
        </w:rPr>
        <w:t>Journal of Business Research</w:t>
      </w:r>
      <w:r>
        <w:t xml:space="preserve">, </w:t>
      </w:r>
      <w:r>
        <w:rPr>
          <w:i/>
          <w:iCs/>
        </w:rPr>
        <w:t>106</w:t>
      </w:r>
      <w:r>
        <w:t>, 365–376. https://doi.org/10.1016/j.jbusres.2019.01.031</w:t>
      </w:r>
    </w:p>
    <w:p w:rsidR="00993A02" w:rsidRDefault="00FE752C">
      <w:pPr>
        <w:pStyle w:val="Irodalomjegyzk"/>
      </w:pPr>
      <w:r>
        <w:t xml:space="preserve">Ibanez, M.-B., Di-Serio, A., &amp; Delgado-Kloos, C. (2014). Gamification for Engaging Computer Science Students in Learning Activities: A Case Study. </w:t>
      </w:r>
      <w:r>
        <w:rPr>
          <w:i/>
          <w:iCs/>
        </w:rPr>
        <w:t>IEEE Transactions on Learning Technologies</w:t>
      </w:r>
      <w:r>
        <w:t xml:space="preserve">, </w:t>
      </w:r>
      <w:r>
        <w:rPr>
          <w:i/>
          <w:iCs/>
        </w:rPr>
        <w:t>7</w:t>
      </w:r>
      <w:r>
        <w:t>(3), 291–301. https://doi.org/10.1109/TLT.2014.2329293</w:t>
      </w:r>
    </w:p>
    <w:p w:rsidR="00993A02" w:rsidRDefault="00FE752C">
      <w:pPr>
        <w:pStyle w:val="Irodalomjegyzk"/>
      </w:pPr>
      <w:r>
        <w:t xml:space="preserve">Jelenfiné Balázs, M., Szabolcsi, M., &amp; Szegheő, C. (2024). </w:t>
      </w:r>
      <w:r>
        <w:rPr>
          <w:i/>
          <w:iCs/>
        </w:rPr>
        <w:t>3 tanár, 3 módszer: Gamifikáció a gyakorlatban</w:t>
      </w:r>
      <w:r>
        <w:t>. Neteducatio.</w:t>
      </w:r>
    </w:p>
    <w:p w:rsidR="00993A02" w:rsidRDefault="00FE752C">
      <w:pPr>
        <w:pStyle w:val="Irodalomjegyzk"/>
      </w:pPr>
      <w:r>
        <w:lastRenderedPageBreak/>
        <w:t xml:space="preserve">Johnson, D., Deterding, S., Kuhn, K.-A., Staneva, A., Stoyanov, S., &amp; Hides, L. (2016). Gamification for health and wellbeing: A systematic review of the literature. </w:t>
      </w:r>
      <w:r>
        <w:rPr>
          <w:i/>
          <w:iCs/>
        </w:rPr>
        <w:t>Internet Interventions</w:t>
      </w:r>
      <w:r>
        <w:t xml:space="preserve">, </w:t>
      </w:r>
      <w:r>
        <w:rPr>
          <w:i/>
          <w:iCs/>
        </w:rPr>
        <w:t>6</w:t>
      </w:r>
      <w:r>
        <w:t>, 89–106. https://doi.org/10.1016/j.invent.2016.10.002</w:t>
      </w:r>
    </w:p>
    <w:p w:rsidR="00993A02" w:rsidRDefault="00FE752C">
      <w:pPr>
        <w:pStyle w:val="Irodalomjegyzk"/>
      </w:pPr>
      <w:r>
        <w:t xml:space="preserve">Johnson, D., Horton, E., Mulcahy, R., &amp; Foth, M. (2017). Gamification and serious games within the domain of domestic energy consumption: A systematic review. </w:t>
      </w:r>
      <w:r>
        <w:rPr>
          <w:i/>
          <w:iCs/>
        </w:rPr>
        <w:t>Renewable and Sustainable Energy Reviews</w:t>
      </w:r>
      <w:r>
        <w:t xml:space="preserve">, </w:t>
      </w:r>
      <w:r>
        <w:rPr>
          <w:i/>
          <w:iCs/>
        </w:rPr>
        <w:t>73</w:t>
      </w:r>
      <w:r>
        <w:t>, 249–264. https://doi.org/10.1016/j.rser.2017.01.134</w:t>
      </w:r>
    </w:p>
    <w:p w:rsidR="00993A02" w:rsidRDefault="00FE752C">
      <w:pPr>
        <w:pStyle w:val="Irodalomjegyzk"/>
      </w:pPr>
      <w:r>
        <w:t xml:space="preserve">Kalogiannakis, M., Papadakis, S., &amp; Zourmpakis, A.-I. (2021). Gamification in Science Education. A Systematic Review of the Literature. </w:t>
      </w:r>
      <w:r>
        <w:rPr>
          <w:i/>
          <w:iCs/>
        </w:rPr>
        <w:t>Education Sciences</w:t>
      </w:r>
      <w:r>
        <w:t xml:space="preserve">, </w:t>
      </w:r>
      <w:r>
        <w:rPr>
          <w:i/>
          <w:iCs/>
        </w:rPr>
        <w:t>11</w:t>
      </w:r>
      <w:r>
        <w:t>(1), 22. https://doi.org/10.3390/educsci11010022</w:t>
      </w:r>
    </w:p>
    <w:p w:rsidR="00993A02" w:rsidRDefault="00FE752C">
      <w:pPr>
        <w:pStyle w:val="Irodalomjegyzk"/>
      </w:pPr>
      <w:r>
        <w:t xml:space="preserve">Kapp, K. (2012). </w:t>
      </w:r>
      <w:r>
        <w:rPr>
          <w:i/>
          <w:iCs/>
        </w:rPr>
        <w:t>The Gamification of Learning and Instruction: Game-based Methods and Strategies for Training and Education</w:t>
      </w:r>
      <w:r>
        <w:t>. Wiley. https://books.google.hu/books?id=M2Rb9ZtFxccC</w:t>
      </w:r>
    </w:p>
    <w:p w:rsidR="00993A02" w:rsidRDefault="00FE752C">
      <w:pPr>
        <w:pStyle w:val="Irodalomjegyzk"/>
      </w:pPr>
      <w:r>
        <w:t xml:space="preserve">Kapp, K., Blair, L., &amp; Mesch, R. (2014). </w:t>
      </w:r>
      <w:r>
        <w:rPr>
          <w:i/>
          <w:iCs/>
        </w:rPr>
        <w:t>The Gamification of Learning and Instruction Fieldbook: Ideas into Practice</w:t>
      </w:r>
      <w:r>
        <w:t>. Pfeiffer. http://gen.lib.rus.ec/book/index.php?md5=F4809F1BD66DCDB4CD9240DC52A96200</w:t>
      </w:r>
    </w:p>
    <w:p w:rsidR="00993A02" w:rsidRDefault="00FE752C">
      <w:pPr>
        <w:pStyle w:val="Irodalomjegyzk"/>
      </w:pPr>
      <w:r>
        <w:t xml:space="preserve">Karakul, A., Düzkaya, D. S., Bozkul, G., &amp; Çapanoğlu, M. (2024). The effect of mobile game training designed for asthmatic children on asthma management and quality of life. </w:t>
      </w:r>
      <w:r>
        <w:rPr>
          <w:i/>
          <w:iCs/>
        </w:rPr>
        <w:t>Journal of Pediatric Nursing</w:t>
      </w:r>
      <w:r>
        <w:t xml:space="preserve">, </w:t>
      </w:r>
      <w:r>
        <w:rPr>
          <w:i/>
          <w:iCs/>
        </w:rPr>
        <w:t>76</w:t>
      </w:r>
      <w:r>
        <w:t>, e149–e158. https://doi.org/10.1016/j.pedn.2024.02.025</w:t>
      </w:r>
    </w:p>
    <w:p w:rsidR="00993A02" w:rsidRDefault="00FE752C">
      <w:pPr>
        <w:pStyle w:val="Irodalomjegyzk"/>
      </w:pPr>
      <w:r>
        <w:t xml:space="preserve">Kenéz, A. (2015). Gamification—A játékok alkalmazása a marketingben és a marketingoktatásban. </w:t>
      </w:r>
      <w:r>
        <w:rPr>
          <w:i/>
          <w:iCs/>
        </w:rPr>
        <w:t>Marketing &amp; Management</w:t>
      </w:r>
      <w:r>
        <w:t xml:space="preserve">, </w:t>
      </w:r>
      <w:r>
        <w:rPr>
          <w:i/>
          <w:iCs/>
        </w:rPr>
        <w:t>49</w:t>
      </w:r>
      <w:r>
        <w:t>, 36–51.</w:t>
      </w:r>
    </w:p>
    <w:p w:rsidR="00993A02" w:rsidRDefault="00FE752C">
      <w:pPr>
        <w:pStyle w:val="Irodalomjegyzk"/>
      </w:pPr>
      <w:r>
        <w:t xml:space="preserve">Kenéz, A. (2016). A játékosítás (gamification) a felsőoktatásban. In A. Fehér, V. Á. Kiss, M. Soós, &amp; Z. Szakály (Szerk.), </w:t>
      </w:r>
      <w:r>
        <w:rPr>
          <w:i/>
          <w:iCs/>
        </w:rPr>
        <w:t>Hitelesség és Értékorientáció a Marketingben</w:t>
      </w:r>
      <w:r>
        <w:t xml:space="preserve"> (o. 276–288). Debreceni Egyetem Gazdaságtudományi Kar.</w:t>
      </w:r>
    </w:p>
    <w:p w:rsidR="00993A02" w:rsidRDefault="00FE752C">
      <w:pPr>
        <w:pStyle w:val="Irodalomjegyzk"/>
      </w:pPr>
      <w:r>
        <w:t xml:space="preserve">Khoshnoud, S., Alvarez Igarzábal, F., &amp; Wittmann, M. (2020). Peripheral-physiological and neural correlates of the flow experience while playing video games: A comprehensive review. </w:t>
      </w:r>
      <w:r>
        <w:rPr>
          <w:i/>
          <w:iCs/>
        </w:rPr>
        <w:t>PeerJ</w:t>
      </w:r>
      <w:r>
        <w:t xml:space="preserve">, </w:t>
      </w:r>
      <w:r>
        <w:rPr>
          <w:i/>
          <w:iCs/>
        </w:rPr>
        <w:t>8</w:t>
      </w:r>
      <w:r>
        <w:t>, e10520. https://doi.org/10.7717/peerj.10520</w:t>
      </w:r>
    </w:p>
    <w:p w:rsidR="00993A02" w:rsidRDefault="00FE752C">
      <w:pPr>
        <w:pStyle w:val="Irodalomjegyzk"/>
      </w:pPr>
      <w:r>
        <w:t xml:space="preserve">Kim, T. W. (2018). Gamification of Labor and the Charge of Exploitation. </w:t>
      </w:r>
      <w:r>
        <w:rPr>
          <w:i/>
          <w:iCs/>
        </w:rPr>
        <w:t>Journal of Business Ethics</w:t>
      </w:r>
      <w:r>
        <w:t xml:space="preserve">, </w:t>
      </w:r>
      <w:r>
        <w:rPr>
          <w:i/>
          <w:iCs/>
        </w:rPr>
        <w:t>152</w:t>
      </w:r>
      <w:r>
        <w:t>(1), 27–39. https://doi.org/10.1007/s10551-016-3304-6</w:t>
      </w:r>
    </w:p>
    <w:p w:rsidR="00993A02" w:rsidRDefault="00FE752C">
      <w:pPr>
        <w:pStyle w:val="Irodalomjegyzk"/>
      </w:pPr>
      <w:r>
        <w:t xml:space="preserve">Kim, T. W., &amp; Werbach, K. (2016). More than just a game: Ethical issues in gamification. </w:t>
      </w:r>
      <w:r>
        <w:rPr>
          <w:i/>
          <w:iCs/>
        </w:rPr>
        <w:t>Ethics and Information Technology</w:t>
      </w:r>
      <w:r>
        <w:t xml:space="preserve">, </w:t>
      </w:r>
      <w:r>
        <w:rPr>
          <w:i/>
          <w:iCs/>
        </w:rPr>
        <w:t>18</w:t>
      </w:r>
      <w:r>
        <w:t>(2), 157–173. https://doi.org/10.1007/s10676-016-9401-5</w:t>
      </w:r>
    </w:p>
    <w:p w:rsidR="00993A02" w:rsidRDefault="00FE752C">
      <w:pPr>
        <w:pStyle w:val="Irodalomjegyzk"/>
      </w:pPr>
      <w:r>
        <w:t xml:space="preserve">Kirschner, P. A., &amp; De Bruyckere, P. (2017). The myths of the digital native and the multitasker. </w:t>
      </w:r>
      <w:r>
        <w:rPr>
          <w:i/>
          <w:iCs/>
        </w:rPr>
        <w:t>Teaching and Teacher Education</w:t>
      </w:r>
      <w:r>
        <w:t xml:space="preserve">, </w:t>
      </w:r>
      <w:r>
        <w:rPr>
          <w:i/>
          <w:iCs/>
        </w:rPr>
        <w:t>67</w:t>
      </w:r>
      <w:r>
        <w:t>, 135–142. https://doi.org/10.1016/j.tate.2017.06.001</w:t>
      </w:r>
    </w:p>
    <w:p w:rsidR="00993A02" w:rsidRDefault="00FE752C">
      <w:pPr>
        <w:pStyle w:val="Irodalomjegyzk"/>
      </w:pPr>
      <w:r>
        <w:lastRenderedPageBreak/>
        <w:t xml:space="preserve">Koivisto, J., &amp; Hamari, J. (2019). The rise of motivational information systems: A review of gamification research. </w:t>
      </w:r>
      <w:r>
        <w:rPr>
          <w:i/>
          <w:iCs/>
        </w:rPr>
        <w:t>International Journal of Information Management</w:t>
      </w:r>
      <w:r>
        <w:t xml:space="preserve">, </w:t>
      </w:r>
      <w:r>
        <w:rPr>
          <w:i/>
          <w:iCs/>
        </w:rPr>
        <w:t>45</w:t>
      </w:r>
      <w:r>
        <w:t>(July 2018), 191–210. https://doi.org/10.1016/j.ijinfomgt.2018.10.013</w:t>
      </w:r>
    </w:p>
    <w:p w:rsidR="00993A02" w:rsidRDefault="00FE752C">
      <w:pPr>
        <w:pStyle w:val="Irodalomjegyzk"/>
      </w:pPr>
      <w:r>
        <w:t xml:space="preserve">Kosfeld, M., Heinrichs, M., Zak, P. J., Fischbacher, U., &amp; Fehr, E. (2005). Oxytocin increases trust in humans. </w:t>
      </w:r>
      <w:r>
        <w:rPr>
          <w:i/>
          <w:iCs/>
        </w:rPr>
        <w:t>Nature</w:t>
      </w:r>
      <w:r>
        <w:t xml:space="preserve">, </w:t>
      </w:r>
      <w:r>
        <w:rPr>
          <w:i/>
          <w:iCs/>
        </w:rPr>
        <w:t>435</w:t>
      </w:r>
      <w:r>
        <w:t>(7042), 673–676. https://doi.org/10.1038/nature03701</w:t>
      </w:r>
    </w:p>
    <w:p w:rsidR="00993A02" w:rsidRDefault="00FE752C">
      <w:pPr>
        <w:pStyle w:val="Irodalomjegyzk"/>
      </w:pPr>
      <w:r>
        <w:t xml:space="preserve">Kowert, R., Vogelgesang, J., Festl, R., &amp; Quandt, T. (2015). Psychosocial causes and consequences of online video game play. </w:t>
      </w:r>
      <w:r>
        <w:rPr>
          <w:i/>
          <w:iCs/>
        </w:rPr>
        <w:t>Computers in Human Behavior</w:t>
      </w:r>
      <w:r>
        <w:t xml:space="preserve">, </w:t>
      </w:r>
      <w:r>
        <w:rPr>
          <w:i/>
          <w:iCs/>
        </w:rPr>
        <w:t>45</w:t>
      </w:r>
      <w:r>
        <w:t>, 51–58. https://doi.org/10.1016/j.chb.2014.11.074</w:t>
      </w:r>
    </w:p>
    <w:p w:rsidR="00993A02" w:rsidRDefault="00FE752C">
      <w:pPr>
        <w:pStyle w:val="Irodalomjegyzk"/>
      </w:pPr>
      <w:r>
        <w:t xml:space="preserve">Kőmüves, Z., Pálmai, L., Kovács-Kósa, P., &amp; Szabó-Szentgróti, G. (2023). Generációs különbségek elemzése a versenyszférában. </w:t>
      </w:r>
      <w:r>
        <w:rPr>
          <w:i/>
          <w:iCs/>
        </w:rPr>
        <w:t>Új Munkaügyi Szemle</w:t>
      </w:r>
      <w:r>
        <w:t xml:space="preserve">, </w:t>
      </w:r>
      <w:r>
        <w:rPr>
          <w:i/>
          <w:iCs/>
        </w:rPr>
        <w:t>4</w:t>
      </w:r>
      <w:r>
        <w:t>(3), 2–13. https://doi.org/10.58269/umsz.2023.3.1</w:t>
      </w:r>
    </w:p>
    <w:p w:rsidR="00993A02" w:rsidRDefault="00FE752C">
      <w:pPr>
        <w:pStyle w:val="Irodalomjegyzk"/>
      </w:pPr>
      <w:r>
        <w:t xml:space="preserve">Krath, J., Altmeyer, M., Tondello, G. F., &amp; Nacke, L. E. (2023). Hexad-12: Developing and Validating a Short Version of the Gamification User Types Hexad Scale. </w:t>
      </w:r>
      <w:r>
        <w:rPr>
          <w:i/>
          <w:iCs/>
        </w:rPr>
        <w:t>Proceedings of the 2023 CHI Conference on Human Factors in Computing Systems</w:t>
      </w:r>
      <w:r>
        <w:t>, 1–18. https://doi.org/10.1145/3544548.3580968</w:t>
      </w:r>
    </w:p>
    <w:p w:rsidR="00993A02" w:rsidRDefault="00FE752C">
      <w:pPr>
        <w:pStyle w:val="Irodalomjegyzk"/>
      </w:pPr>
      <w:r>
        <w:t xml:space="preserve">Krath, J., &amp; Von Korflesch, H. F. O. (2021). Player Types and Game Element Preferences: Investigating the Relationship with the Gamification User Types HEXAD Scale. In X. Fang (Szerk.), </w:t>
      </w:r>
      <w:r>
        <w:rPr>
          <w:i/>
          <w:iCs/>
        </w:rPr>
        <w:t>HCI in Games: Experience Design and Game Mechanics</w:t>
      </w:r>
      <w:r>
        <w:t xml:space="preserve"> (Köt. 12789, o. 219–238). Springer International Publishing. https://doi.org/10.1007/978-3-030-77277-2_18</w:t>
      </w:r>
    </w:p>
    <w:p w:rsidR="00993A02" w:rsidRDefault="00FE752C">
      <w:pPr>
        <w:pStyle w:val="Irodalomjegyzk"/>
      </w:pPr>
      <w:r>
        <w:t xml:space="preserve">Kreuder, A., Frick, U., Rakoczy, K., &amp; Schlittmeier, S. J. (2024). Digital competence in adolescents and young adults: A critical analysis of concomitant variables, methodologies and intervention strategies. </w:t>
      </w:r>
      <w:r>
        <w:rPr>
          <w:i/>
          <w:iCs/>
        </w:rPr>
        <w:t>Humanities and Social Sciences Communications</w:t>
      </w:r>
      <w:r>
        <w:t xml:space="preserve">, </w:t>
      </w:r>
      <w:r>
        <w:rPr>
          <w:i/>
          <w:iCs/>
        </w:rPr>
        <w:t>11</w:t>
      </w:r>
      <w:r>
        <w:t>(1), 48. https://doi.org/10.1057/s41599-023-02501-4</w:t>
      </w:r>
    </w:p>
    <w:p w:rsidR="00993A02" w:rsidRDefault="00FE752C">
      <w:pPr>
        <w:pStyle w:val="Irodalomjegyzk"/>
      </w:pPr>
      <w:r>
        <w:t xml:space="preserve">Landers, R. N. (2014). Developing a Theory of Gamified Learning. </w:t>
      </w:r>
      <w:r>
        <w:rPr>
          <w:i/>
          <w:iCs/>
        </w:rPr>
        <w:t>Simulation &amp; Gaming</w:t>
      </w:r>
      <w:r>
        <w:t xml:space="preserve">, </w:t>
      </w:r>
      <w:r>
        <w:rPr>
          <w:i/>
          <w:iCs/>
        </w:rPr>
        <w:t>45</w:t>
      </w:r>
      <w:r>
        <w:t>(6), 752–768. https://doi.org/10.1177/1046878114563660</w:t>
      </w:r>
    </w:p>
    <w:p w:rsidR="00993A02" w:rsidRDefault="00FE752C">
      <w:pPr>
        <w:pStyle w:val="Irodalomjegyzk"/>
      </w:pPr>
      <w:r>
        <w:t xml:space="preserve">Landers, R. N. (2015). Developing a Theory of Gamified Learning: Linking Serious Games and Gamification of Learning. </w:t>
      </w:r>
      <w:r>
        <w:rPr>
          <w:i/>
          <w:iCs/>
        </w:rPr>
        <w:t>Simulation &amp; Gaming</w:t>
      </w:r>
      <w:r>
        <w:t xml:space="preserve">, </w:t>
      </w:r>
      <w:r>
        <w:rPr>
          <w:i/>
          <w:iCs/>
        </w:rPr>
        <w:t>45</w:t>
      </w:r>
      <w:r>
        <w:t>(6), 752–768. https://doi.org/10.1177/1046878114563660</w:t>
      </w:r>
    </w:p>
    <w:p w:rsidR="00993A02" w:rsidRDefault="00FE752C">
      <w:pPr>
        <w:pStyle w:val="Irodalomjegyzk"/>
      </w:pPr>
      <w:r>
        <w:t xml:space="preserve">Landers, R. N., Bauer, K. N., &amp; Callan, R. C. (2017). Gamification of task performance with leaderboards: A goal setting experiment. </w:t>
      </w:r>
      <w:r>
        <w:rPr>
          <w:i/>
          <w:iCs/>
        </w:rPr>
        <w:t>Computers in Human Behavior</w:t>
      </w:r>
      <w:r>
        <w:t xml:space="preserve">, </w:t>
      </w:r>
      <w:r>
        <w:rPr>
          <w:i/>
          <w:iCs/>
        </w:rPr>
        <w:t>71</w:t>
      </w:r>
      <w:r>
        <w:t>, 508–515. https://doi.org/10.1016/j.chb.2015.08.008</w:t>
      </w:r>
    </w:p>
    <w:p w:rsidR="00993A02" w:rsidRDefault="00FE752C">
      <w:pPr>
        <w:pStyle w:val="Irodalomjegyzk"/>
      </w:pPr>
      <w:r>
        <w:t xml:space="preserve">Lee, J. J., &amp; Hammer, J. (2011). Gamification in Education: What, How, Why Bother? </w:t>
      </w:r>
      <w:r>
        <w:rPr>
          <w:i/>
          <w:iCs/>
        </w:rPr>
        <w:t>Academic Exchange Quarterly</w:t>
      </w:r>
      <w:r>
        <w:t xml:space="preserve">, </w:t>
      </w:r>
      <w:r>
        <w:rPr>
          <w:i/>
          <w:iCs/>
        </w:rPr>
        <w:t>15</w:t>
      </w:r>
      <w:r>
        <w:t>, 1–5.</w:t>
      </w:r>
    </w:p>
    <w:p w:rsidR="00993A02" w:rsidRDefault="00FE752C">
      <w:pPr>
        <w:pStyle w:val="Irodalomjegyzk"/>
      </w:pPr>
      <w:r>
        <w:lastRenderedPageBreak/>
        <w:t xml:space="preserve">Lemmens, J. S., Simon, M., &amp; Sumter, S. R. (2022). Fear and loathing in VR: The emotional and physiological effects of immersive games. </w:t>
      </w:r>
      <w:r>
        <w:rPr>
          <w:i/>
          <w:iCs/>
        </w:rPr>
        <w:t>Virtual Reality</w:t>
      </w:r>
      <w:r>
        <w:t xml:space="preserve">, </w:t>
      </w:r>
      <w:r>
        <w:rPr>
          <w:i/>
          <w:iCs/>
        </w:rPr>
        <w:t>26</w:t>
      </w:r>
      <w:r>
        <w:t>(1), 223–234. https://doi.org/10.1007/s10055-021-00555-w</w:t>
      </w:r>
    </w:p>
    <w:p w:rsidR="00993A02" w:rsidRDefault="00FE752C">
      <w:pPr>
        <w:pStyle w:val="Irodalomjegyzk"/>
      </w:pPr>
      <w:r>
        <w:t xml:space="preserve">Li, M., Ma, S., &amp; Shi, Y. (2023). Examining the effectiveness of gamification as a tool promoting teaching and learning in educational settings: A meta-analysis. </w:t>
      </w:r>
      <w:r>
        <w:rPr>
          <w:i/>
          <w:iCs/>
        </w:rPr>
        <w:t>Frontiers in Psychology</w:t>
      </w:r>
      <w:r>
        <w:t xml:space="preserve">, </w:t>
      </w:r>
      <w:r>
        <w:rPr>
          <w:i/>
          <w:iCs/>
        </w:rPr>
        <w:t>14</w:t>
      </w:r>
      <w:r>
        <w:t>, 1253549. https://doi.org/10.3389/fpsyg.2023.1253549</w:t>
      </w:r>
    </w:p>
    <w:p w:rsidR="00993A02" w:rsidRDefault="00FE752C">
      <w:pPr>
        <w:pStyle w:val="Irodalomjegyzk"/>
      </w:pPr>
      <w:r>
        <w:t xml:space="preserve">Lieberoth, A. (2015). Shallow Gamification: Testing Psychological Effects of Framing an Activity as a Game. </w:t>
      </w:r>
      <w:r>
        <w:rPr>
          <w:i/>
          <w:iCs/>
        </w:rPr>
        <w:t>Games and Culture</w:t>
      </w:r>
      <w:r>
        <w:t xml:space="preserve">, </w:t>
      </w:r>
      <w:r>
        <w:rPr>
          <w:i/>
          <w:iCs/>
        </w:rPr>
        <w:t>10</w:t>
      </w:r>
      <w:r>
        <w:t>(3), 229–248. https://doi.org/10.1177/1555412014559978</w:t>
      </w:r>
    </w:p>
    <w:p w:rsidR="00993A02" w:rsidRDefault="00FE752C">
      <w:pPr>
        <w:pStyle w:val="Irodalomjegyzk"/>
      </w:pPr>
      <w:r>
        <w:t xml:space="preserve">Light, D., &amp; Pierson, E. (2014). Increasing Student Engagement in Math: The Use of Khan Academy in  Chilean Classrooms. </w:t>
      </w:r>
      <w:r>
        <w:rPr>
          <w:i/>
          <w:iCs/>
        </w:rPr>
        <w:t>International Journal of Education and Development using Information and Communication Technology</w:t>
      </w:r>
      <w:r>
        <w:t xml:space="preserve">, </w:t>
      </w:r>
      <w:r>
        <w:rPr>
          <w:i/>
          <w:iCs/>
        </w:rPr>
        <w:t>10</w:t>
      </w:r>
      <w:r>
        <w:t>(2), 130–119.</w:t>
      </w:r>
    </w:p>
    <w:p w:rsidR="00993A02" w:rsidRDefault="00FE752C">
      <w:pPr>
        <w:pStyle w:val="Irodalomjegyzk"/>
      </w:pPr>
      <w:r>
        <w:t xml:space="preserve">Lin, L. (2009). Breadth-biased versus focused cognitive control in media multitasking behaviors. </w:t>
      </w:r>
      <w:r>
        <w:rPr>
          <w:i/>
          <w:iCs/>
        </w:rPr>
        <w:t>Proceedings of the National Academy of Sciences</w:t>
      </w:r>
      <w:r>
        <w:t xml:space="preserve">, </w:t>
      </w:r>
      <w:r>
        <w:rPr>
          <w:i/>
          <w:iCs/>
        </w:rPr>
        <w:t>106</w:t>
      </w:r>
      <w:r>
        <w:t>(37), 15521–15522. https://doi.org/10.1073/pnas.0908642106</w:t>
      </w:r>
    </w:p>
    <w:p w:rsidR="00993A02" w:rsidRDefault="00FE752C">
      <w:pPr>
        <w:pStyle w:val="Irodalomjegyzk"/>
      </w:pPr>
      <w:r>
        <w:t xml:space="preserve">Lister, M. (2015). Gamification: The effect on student motivation and performance at the post-secondary level. </w:t>
      </w:r>
      <w:r>
        <w:rPr>
          <w:i/>
          <w:iCs/>
        </w:rPr>
        <w:t>Issues and Trends in Educational Technology</w:t>
      </w:r>
      <w:r>
        <w:t xml:space="preserve">, </w:t>
      </w:r>
      <w:r>
        <w:rPr>
          <w:i/>
          <w:iCs/>
        </w:rPr>
        <w:t>3</w:t>
      </w:r>
      <w:r>
        <w:t>(2). https://doi.org/10.2458/azu_itet_v3i2_lister</w:t>
      </w:r>
    </w:p>
    <w:p w:rsidR="00993A02" w:rsidRDefault="00FE752C">
      <w:pPr>
        <w:pStyle w:val="Irodalomjegyzk"/>
      </w:pPr>
      <w:r>
        <w:t xml:space="preserve">Locke, E. A., &amp; Latham, G. P. (2002). Building a practically useful theory of goal setting and task motivation: A 35-year odyssey. </w:t>
      </w:r>
      <w:r>
        <w:rPr>
          <w:i/>
          <w:iCs/>
        </w:rPr>
        <w:t>American Psychologist</w:t>
      </w:r>
      <w:r>
        <w:t xml:space="preserve">, </w:t>
      </w:r>
      <w:r>
        <w:rPr>
          <w:i/>
          <w:iCs/>
        </w:rPr>
        <w:t>57</w:t>
      </w:r>
      <w:r>
        <w:t>(9), 705–717. https://doi.org/10.1037/0003-066X.57.9.705</w:t>
      </w:r>
    </w:p>
    <w:p w:rsidR="00993A02" w:rsidRDefault="00FE752C">
      <w:pPr>
        <w:pStyle w:val="Irodalomjegyzk"/>
      </w:pPr>
      <w:r>
        <w:t xml:space="preserve">Loewen, S., Crowther, D., Isbell, D. R., Kim, K. M., Maloney, J., Miller, Z. F., &amp; Rawal, H. (2019). Mobile-assisted language learning: A Duolingo case study. </w:t>
      </w:r>
      <w:r>
        <w:rPr>
          <w:i/>
          <w:iCs/>
        </w:rPr>
        <w:t>ReCALL</w:t>
      </w:r>
      <w:r>
        <w:t xml:space="preserve">, </w:t>
      </w:r>
      <w:r>
        <w:rPr>
          <w:i/>
          <w:iCs/>
        </w:rPr>
        <w:t>31</w:t>
      </w:r>
      <w:r>
        <w:t>(3), 293–311. https://doi.org/10.1017/S0958344019000065</w:t>
      </w:r>
    </w:p>
    <w:p w:rsidR="00993A02" w:rsidRDefault="00FE752C">
      <w:pPr>
        <w:pStyle w:val="Irodalomjegyzk"/>
      </w:pPr>
      <w:r>
        <w:t xml:space="preserve">Lukas, C. A., &amp; Berking, M. (2018). Reducing procrastination using a smartphone-based treatment program: A randomized controlled pilot study. </w:t>
      </w:r>
      <w:r>
        <w:rPr>
          <w:i/>
          <w:iCs/>
        </w:rPr>
        <w:t>Internet Interventions</w:t>
      </w:r>
      <w:r>
        <w:t xml:space="preserve">, </w:t>
      </w:r>
      <w:r>
        <w:rPr>
          <w:i/>
          <w:iCs/>
        </w:rPr>
        <w:t>12</w:t>
      </w:r>
      <w:r>
        <w:t>, 83–90. https://doi.org/10.1016/j.invent.2017.07.002</w:t>
      </w:r>
    </w:p>
    <w:p w:rsidR="00993A02" w:rsidRDefault="00FE752C">
      <w:pPr>
        <w:pStyle w:val="Irodalomjegyzk"/>
      </w:pPr>
      <w:r>
        <w:t xml:space="preserve">Malone, T. W. (1980). What makes things fun to learn? Heuristics for designing instructional computer games. </w:t>
      </w:r>
      <w:r>
        <w:rPr>
          <w:i/>
          <w:iCs/>
        </w:rPr>
        <w:t>Proceedings of the 3rd ACM SIGSMALL Symposium and the First SIGPC Symposium on Small Systems  - SIGSMALL ’80</w:t>
      </w:r>
      <w:r>
        <w:t>, 162–169. https://doi.org/10.1145/800088.802839</w:t>
      </w:r>
    </w:p>
    <w:p w:rsidR="00993A02" w:rsidRDefault="00FE752C">
      <w:pPr>
        <w:pStyle w:val="Irodalomjegyzk"/>
      </w:pPr>
      <w:r>
        <w:t xml:space="preserve">Marczewski, A. (2013). Why does Gamification Fail? A few reasons... </w:t>
      </w:r>
      <w:r>
        <w:rPr>
          <w:i/>
          <w:iCs/>
        </w:rPr>
        <w:t>Game Developer</w:t>
      </w:r>
      <w:r>
        <w:t>. https://www.gamedeveloper.com/design/why-does-gamification-fail-a-few-reasons-</w:t>
      </w:r>
    </w:p>
    <w:p w:rsidR="00993A02" w:rsidRDefault="00FE752C">
      <w:pPr>
        <w:pStyle w:val="Irodalomjegyzk"/>
      </w:pPr>
      <w:r>
        <w:t xml:space="preserve">Marczewski, A. (2015). User Types. In </w:t>
      </w:r>
      <w:r>
        <w:rPr>
          <w:i/>
          <w:iCs/>
        </w:rPr>
        <w:t>Even Ninja Monkeys Like to Play: Gamification, Game Thinking and Motivational Design</w:t>
      </w:r>
      <w:r>
        <w:t xml:space="preserve"> (1st kiad., o. 65–80). CreateSpace Independent Publishing Platform.</w:t>
      </w:r>
    </w:p>
    <w:p w:rsidR="00993A02" w:rsidRDefault="00FE752C">
      <w:pPr>
        <w:pStyle w:val="Irodalomjegyzk"/>
      </w:pPr>
      <w:r>
        <w:lastRenderedPageBreak/>
        <w:t xml:space="preserve">Marczewski, A. (2016). The Gamification Hexad Saves My Classroom! Guest Blog. </w:t>
      </w:r>
      <w:r>
        <w:rPr>
          <w:i/>
          <w:iCs/>
        </w:rPr>
        <w:t>Gamified UK</w:t>
      </w:r>
      <w:r>
        <w:t>. https://www.gamified.uk/2016/01/20/gamification-hexad-saves-classroom-guest-blog/</w:t>
      </w:r>
    </w:p>
    <w:p w:rsidR="00993A02" w:rsidRDefault="00FE752C">
      <w:pPr>
        <w:pStyle w:val="Irodalomjegyzk"/>
      </w:pPr>
      <w:r>
        <w:t xml:space="preserve">Marczewski, A. (2021). </w:t>
      </w:r>
      <w:r>
        <w:rPr>
          <w:i/>
          <w:iCs/>
        </w:rPr>
        <w:t>Még a nindzsa majmok is szeretnek játszani—Unikornis változat—Gamifikáció, játéktervezői gondolkodás és motivációs dizájn</w:t>
      </w:r>
      <w:r>
        <w:t>. Kreatív Kontroll kft.</w:t>
      </w:r>
    </w:p>
    <w:p w:rsidR="00993A02" w:rsidRDefault="00FE752C">
      <w:pPr>
        <w:pStyle w:val="Irodalomjegyzk"/>
      </w:pPr>
      <w:r>
        <w:t xml:space="preserve">Mazeas, A., Duclos, M., Pereira, B., &amp; Chalabaev, A. (2022). Evaluating the Effectiveness of Gamification on Physical Activity: Systematic Review and Meta-analysis of Randomized Controlled Trials. </w:t>
      </w:r>
      <w:r>
        <w:rPr>
          <w:i/>
          <w:iCs/>
        </w:rPr>
        <w:t>Journal of Medical Internet Research</w:t>
      </w:r>
      <w:r>
        <w:t xml:space="preserve">, </w:t>
      </w:r>
      <w:r>
        <w:rPr>
          <w:i/>
          <w:iCs/>
        </w:rPr>
        <w:t>24</w:t>
      </w:r>
      <w:r>
        <w:t>(1), e26779. https://doi.org/10.2196/26779</w:t>
      </w:r>
    </w:p>
    <w:p w:rsidR="00993A02" w:rsidRDefault="00FE752C">
      <w:pPr>
        <w:pStyle w:val="Irodalomjegyzk"/>
      </w:pPr>
      <w:r>
        <w:t xml:space="preserve">McGonigal, J. (2011). </w:t>
      </w:r>
      <w:r>
        <w:rPr>
          <w:i/>
          <w:iCs/>
        </w:rPr>
        <w:t>Reality is broken</w:t>
      </w:r>
      <w:r>
        <w:t>. The Penguin Press.</w:t>
      </w:r>
    </w:p>
    <w:p w:rsidR="00993A02" w:rsidRDefault="00FE752C">
      <w:pPr>
        <w:pStyle w:val="Irodalomjegyzk"/>
      </w:pPr>
      <w:r>
        <w:t xml:space="preserve">McSpadden, K. (2015). You Now Have a Shorter Attention Span Than a Goldfish. </w:t>
      </w:r>
      <w:r>
        <w:rPr>
          <w:i/>
          <w:iCs/>
        </w:rPr>
        <w:t>Time</w:t>
      </w:r>
      <w:r>
        <w:t>. https://time.com/3858309/attention-spans-goldfish/</w:t>
      </w:r>
    </w:p>
    <w:p w:rsidR="00993A02" w:rsidRDefault="00FE752C">
      <w:pPr>
        <w:pStyle w:val="Irodalomjegyzk"/>
      </w:pPr>
      <w:r>
        <w:t xml:space="preserve">Mellecker, R., Lyons, E. J., &amp; Baranowski, T. (2013). Disentangling Fun and Enjoyment in Exergames Using an Expanded Design, Play, Experience Framework: A Narrative Review. </w:t>
      </w:r>
      <w:r>
        <w:rPr>
          <w:i/>
          <w:iCs/>
        </w:rPr>
        <w:t>Games for Health Journal</w:t>
      </w:r>
      <w:r>
        <w:t xml:space="preserve">, </w:t>
      </w:r>
      <w:r>
        <w:rPr>
          <w:i/>
          <w:iCs/>
        </w:rPr>
        <w:t>2</w:t>
      </w:r>
      <w:r>
        <w:t>(3), 142–149. https://doi.org/10.1089/g4h.2013.0022</w:t>
      </w:r>
    </w:p>
    <w:p w:rsidR="00993A02" w:rsidRDefault="00FE752C">
      <w:pPr>
        <w:pStyle w:val="Irodalomjegyzk"/>
      </w:pPr>
      <w:r>
        <w:t xml:space="preserve">Méndez-Domínguez, P., Carbonero Muñoz, D., Raya Díez, E., &amp; Castillo De Mesa, J. (2023). Digital inclusion for social inclusion. Case study on digital literacy. </w:t>
      </w:r>
      <w:r>
        <w:rPr>
          <w:i/>
          <w:iCs/>
        </w:rPr>
        <w:t>Frontiers in Communication</w:t>
      </w:r>
      <w:r>
        <w:t xml:space="preserve">, </w:t>
      </w:r>
      <w:r>
        <w:rPr>
          <w:i/>
          <w:iCs/>
        </w:rPr>
        <w:t>8</w:t>
      </w:r>
      <w:r>
        <w:t>, 1191995. https://doi.org/10.3389/fcomm.2023.1191995</w:t>
      </w:r>
    </w:p>
    <w:p w:rsidR="00993A02" w:rsidRDefault="00FE752C">
      <w:pPr>
        <w:pStyle w:val="Irodalomjegyzk"/>
      </w:pPr>
      <w:r>
        <w:t xml:space="preserve">Merry, S. N., Stasiak, K., Shepherd, M., Frampton, C., Fleming, T., &amp; Lucassen, M. F. G. (2012). The effectiveness of SPARX, a computerised self help intervention for adolescents seeking help for depression: Randomised controlled non-inferiority trial. </w:t>
      </w:r>
      <w:r>
        <w:rPr>
          <w:i/>
          <w:iCs/>
        </w:rPr>
        <w:t>BMJ</w:t>
      </w:r>
      <w:r>
        <w:t xml:space="preserve">, </w:t>
      </w:r>
      <w:r>
        <w:rPr>
          <w:i/>
          <w:iCs/>
        </w:rPr>
        <w:t>344</w:t>
      </w:r>
      <w:r>
        <w:t>(apr18 3), e2598–e2598. https://doi.org/10.1136/bmj.e2598</w:t>
      </w:r>
    </w:p>
    <w:p w:rsidR="00993A02" w:rsidRDefault="00FE752C">
      <w:pPr>
        <w:pStyle w:val="Irodalomjegyzk"/>
      </w:pPr>
      <w:r>
        <w:t xml:space="preserve">Meshi, D., Tamir, D. I., &amp; Heekeren, H. R. (2015). The Emerging Neuroscience of Social Media. </w:t>
      </w:r>
      <w:r>
        <w:rPr>
          <w:i/>
          <w:iCs/>
        </w:rPr>
        <w:t>Trends in Cognitive Sciences</w:t>
      </w:r>
      <w:r>
        <w:t xml:space="preserve">, </w:t>
      </w:r>
      <w:r>
        <w:rPr>
          <w:i/>
          <w:iCs/>
        </w:rPr>
        <w:t>19</w:t>
      </w:r>
      <w:r>
        <w:t>(12), 771–782. https://doi.org/10.1016/j.tics.2015.09.004</w:t>
      </w:r>
    </w:p>
    <w:p w:rsidR="00993A02" w:rsidRDefault="00FE752C">
      <w:pPr>
        <w:pStyle w:val="Irodalomjegyzk"/>
      </w:pPr>
      <w:r>
        <w:t xml:space="preserve">Mischel, W., Shoda, Y., &amp; Rodriguez, M. L. (1989). Delay of Gratification in Children. </w:t>
      </w:r>
      <w:r>
        <w:rPr>
          <w:i/>
          <w:iCs/>
        </w:rPr>
        <w:t>Science</w:t>
      </w:r>
      <w:r>
        <w:t xml:space="preserve">, </w:t>
      </w:r>
      <w:r>
        <w:rPr>
          <w:i/>
          <w:iCs/>
        </w:rPr>
        <w:t>244</w:t>
      </w:r>
      <w:r>
        <w:t>(4907), 933–938. https://doi.org/10.1126/science.2658056</w:t>
      </w:r>
    </w:p>
    <w:p w:rsidR="00993A02" w:rsidRDefault="00FE752C">
      <w:pPr>
        <w:pStyle w:val="Irodalomjegyzk"/>
      </w:pPr>
      <w:r>
        <w:t xml:space="preserve">Mohammed, M., Fatemah, A., &amp; Hassan, L. (2024). Effects of Gamification on Motivations of Elementary School Students: An Action Research Field Experiment. </w:t>
      </w:r>
      <w:r>
        <w:rPr>
          <w:i/>
          <w:iCs/>
        </w:rPr>
        <w:t>Simulation &amp; Gaming</w:t>
      </w:r>
      <w:r>
        <w:t xml:space="preserve">, </w:t>
      </w:r>
      <w:r>
        <w:rPr>
          <w:i/>
          <w:iCs/>
        </w:rPr>
        <w:t>55</w:t>
      </w:r>
      <w:r>
        <w:t>(4), 600–636. https://doi.org/10.1177/10468781241237389</w:t>
      </w:r>
    </w:p>
    <w:p w:rsidR="00993A02" w:rsidRDefault="00FE752C">
      <w:pPr>
        <w:pStyle w:val="Irodalomjegyzk"/>
      </w:pPr>
      <w:r>
        <w:t xml:space="preserve">Mollick, E. R., &amp; Rothbard, N. (2014). Mandatory Fun: Gamification and the Impact of Games at Work. </w:t>
      </w:r>
      <w:r>
        <w:rPr>
          <w:i/>
          <w:iCs/>
        </w:rPr>
        <w:t>SSRN Electronic Journal</w:t>
      </w:r>
      <w:r>
        <w:t>. https://doi.org/10.2139/ssrn.2277103</w:t>
      </w:r>
    </w:p>
    <w:p w:rsidR="00993A02" w:rsidRDefault="00FE752C">
      <w:pPr>
        <w:pStyle w:val="Irodalomjegyzk"/>
      </w:pPr>
      <w:r>
        <w:t xml:space="preserve">Murtarelli, G., Olivieri, M., Romenti, S., &amp; Angiolini, G. (2024). </w:t>
      </w:r>
      <w:r>
        <w:rPr>
          <w:i/>
          <w:iCs/>
        </w:rPr>
        <w:t>Enhancing Online Retail: How Branded Gamification Resonates with Gen Z Shoppers</w:t>
      </w:r>
      <w:r>
        <w:t>. SSRN. https://doi.org/10.2139/ssrn.4770643</w:t>
      </w:r>
    </w:p>
    <w:p w:rsidR="00993A02" w:rsidRDefault="00FE752C">
      <w:pPr>
        <w:pStyle w:val="Irodalomjegyzk"/>
      </w:pPr>
      <w:r>
        <w:lastRenderedPageBreak/>
        <w:t xml:space="preserve">Na, K., &amp; Han, K. (2023). How leaderboard positions shape our motivation: The impact of competence satisfaction and competence frustration on motivation in a gamified crowdsourcing task. </w:t>
      </w:r>
      <w:r>
        <w:rPr>
          <w:i/>
          <w:iCs/>
        </w:rPr>
        <w:t>Internet Research</w:t>
      </w:r>
      <w:r>
        <w:t xml:space="preserve">, </w:t>
      </w:r>
      <w:r>
        <w:rPr>
          <w:i/>
          <w:iCs/>
        </w:rPr>
        <w:t>33</w:t>
      </w:r>
      <w:r>
        <w:t>(7), 1–18. https://doi.org/10.1108/INTR-12-2021-0897</w:t>
      </w:r>
    </w:p>
    <w:p w:rsidR="00993A02" w:rsidRDefault="00FE752C">
      <w:pPr>
        <w:pStyle w:val="Irodalomjegyzk"/>
      </w:pPr>
      <w:r>
        <w:t xml:space="preserve">Nakamura, J., &amp; Csíkszentmihalyi, M. (2009). Flow theory and research. In </w:t>
      </w:r>
      <w:r>
        <w:rPr>
          <w:i/>
          <w:iCs/>
        </w:rPr>
        <w:t>Oxford handbook of positive psychology, 2nd ed.</w:t>
      </w:r>
      <w:r>
        <w:t xml:space="preserve"> (o. 195–206). Oxford University Press.</w:t>
      </w:r>
    </w:p>
    <w:p w:rsidR="00993A02" w:rsidRDefault="00FE752C">
      <w:pPr>
        <w:pStyle w:val="Irodalomjegyzk"/>
      </w:pPr>
      <w:r>
        <w:t xml:space="preserve">Nicholson, S. (2012). </w:t>
      </w:r>
      <w:r>
        <w:rPr>
          <w:i/>
          <w:iCs/>
        </w:rPr>
        <w:t>A user-centered theoretical framework for meaningful gamification</w:t>
      </w:r>
      <w:r>
        <w:t>. Games+Learning+Society 8.0, Madison, WI.</w:t>
      </w:r>
    </w:p>
    <w:p w:rsidR="00993A02" w:rsidRDefault="00FE752C">
      <w:pPr>
        <w:pStyle w:val="Irodalomjegyzk"/>
      </w:pPr>
      <w:r>
        <w:t xml:space="preserve">Nicholson, S. (2015). A RECIPE for Meaningful Gamification. In T. Reiners &amp; L. C. Wood (Szerk.), </w:t>
      </w:r>
      <w:r>
        <w:rPr>
          <w:i/>
          <w:iCs/>
        </w:rPr>
        <w:t>Gamification in Education and Business</w:t>
      </w:r>
      <w:r>
        <w:t xml:space="preserve"> (o. 1–20). Springer International Publishing. https://doi.org/10.1007/978-3-319-10208-5_1</w:t>
      </w:r>
    </w:p>
    <w:p w:rsidR="00993A02" w:rsidRDefault="00FE752C">
      <w:pPr>
        <w:pStyle w:val="Irodalomjegyzk"/>
      </w:pPr>
      <w:r>
        <w:t>Özdemir, O. (2025). Kahoot! Game</w:t>
      </w:r>
      <w:r>
        <w:rPr>
          <w:rFonts w:ascii="Times New Roman" w:hAnsi="Times New Roman" w:cs="Times New Roman"/>
        </w:rPr>
        <w:t>‐</w:t>
      </w:r>
      <w:r>
        <w:t>based digital learning platform: A comprehensive meta</w:t>
      </w:r>
      <w:r>
        <w:rPr>
          <w:rFonts w:ascii="Times New Roman" w:hAnsi="Times New Roman" w:cs="Times New Roman"/>
        </w:rPr>
        <w:t>‐</w:t>
      </w:r>
      <w:r>
        <w:t xml:space="preserve">analysis. </w:t>
      </w:r>
      <w:r>
        <w:rPr>
          <w:i/>
          <w:iCs/>
        </w:rPr>
        <w:t>Journal of Computer Assisted Learning</w:t>
      </w:r>
      <w:r>
        <w:t xml:space="preserve">, </w:t>
      </w:r>
      <w:r>
        <w:rPr>
          <w:i/>
          <w:iCs/>
        </w:rPr>
        <w:t>41</w:t>
      </w:r>
      <w:r>
        <w:t>(1), e13084. https://doi.org/10.1111/jcal.13084</w:t>
      </w:r>
    </w:p>
    <w:p w:rsidR="00993A02" w:rsidRDefault="00FE752C">
      <w:pPr>
        <w:pStyle w:val="Irodalomjegyzk"/>
      </w:pPr>
      <w:r>
        <w:t xml:space="preserve">Pacsi, D., &amp; Szabó, Z. (2017). A gamifikáció fejlődése és a magyar gamifikációs trend alakulása. </w:t>
      </w:r>
      <w:r>
        <w:rPr>
          <w:i/>
          <w:iCs/>
        </w:rPr>
        <w:t>Studia Mundi – Economica</w:t>
      </w:r>
      <w:r>
        <w:t xml:space="preserve">, </w:t>
      </w:r>
      <w:r>
        <w:rPr>
          <w:i/>
          <w:iCs/>
        </w:rPr>
        <w:t>4</w:t>
      </w:r>
      <w:r>
        <w:t>(1), 57–68. https://doi.org/10.18531/Studia.Mundi.2017.04.01.57-68</w:t>
      </w:r>
    </w:p>
    <w:p w:rsidR="00993A02" w:rsidRDefault="00FE752C">
      <w:pPr>
        <w:pStyle w:val="Irodalomjegyzk"/>
      </w:pPr>
      <w:r>
        <w:t xml:space="preserve">Pan, D., Lewin, K. M., Freestone, D., &amp; Meshi, D. (2024). Time on social networking sites is associated with impulsive decision-making. </w:t>
      </w:r>
      <w:r>
        <w:rPr>
          <w:i/>
          <w:iCs/>
        </w:rPr>
        <w:t>Behaviour &amp; Information Technology</w:t>
      </w:r>
      <w:r>
        <w:t>, 1–6. https://doi.org/10.1080/0144929X.2024.2374006</w:t>
      </w:r>
    </w:p>
    <w:p w:rsidR="00993A02" w:rsidRDefault="00FE752C">
      <w:pPr>
        <w:pStyle w:val="Irodalomjegyzk"/>
      </w:pPr>
      <w:r>
        <w:t xml:space="preserve">Pashler, H. (1994). Dual-task interference in simple tasks: Data and theory. </w:t>
      </w:r>
      <w:r>
        <w:rPr>
          <w:i/>
          <w:iCs/>
        </w:rPr>
        <w:t>Psychological Bulletin</w:t>
      </w:r>
      <w:r>
        <w:t xml:space="preserve">, </w:t>
      </w:r>
      <w:r>
        <w:rPr>
          <w:i/>
          <w:iCs/>
        </w:rPr>
        <w:t>116</w:t>
      </w:r>
      <w:r>
        <w:t>(2), 220–244. https://doi.org/10.1037/0033-2909.116.2.220</w:t>
      </w:r>
    </w:p>
    <w:p w:rsidR="00993A02" w:rsidRDefault="00FE752C">
      <w:pPr>
        <w:pStyle w:val="Irodalomjegyzk"/>
      </w:pPr>
      <w:r>
        <w:t xml:space="preserve">Patall, E. A., Cooper, H., &amp; Robinson, J. C. (2008). The effects of choice on intrinsic motivation and related outcomes: A meta-analysis of research findings. </w:t>
      </w:r>
      <w:r>
        <w:rPr>
          <w:i/>
          <w:iCs/>
        </w:rPr>
        <w:t>Psychological Bulletin</w:t>
      </w:r>
      <w:r>
        <w:t xml:space="preserve">, </w:t>
      </w:r>
      <w:r>
        <w:rPr>
          <w:i/>
          <w:iCs/>
        </w:rPr>
        <w:t>134</w:t>
      </w:r>
      <w:r>
        <w:t>(2), 270–300. https://doi.org/10.1037/0033-2909.134.2.270</w:t>
      </w:r>
    </w:p>
    <w:p w:rsidR="00993A02" w:rsidRDefault="00FE752C">
      <w:pPr>
        <w:pStyle w:val="Irodalomjegyzk"/>
      </w:pPr>
      <w:r>
        <w:t xml:space="preserve">Patel, D. (2020). Gamification isn’t all fun and games. It’s serious business. </w:t>
      </w:r>
      <w:r>
        <w:rPr>
          <w:i/>
          <w:iCs/>
        </w:rPr>
        <w:t>Penn Today</w:t>
      </w:r>
      <w:r>
        <w:t>.</w:t>
      </w:r>
    </w:p>
    <w:p w:rsidR="00993A02" w:rsidRDefault="00FE752C">
      <w:pPr>
        <w:pStyle w:val="Irodalomjegyzk"/>
      </w:pPr>
      <w:r>
        <w:t xml:space="preserve">Pavlov, I. P. (1927). </w:t>
      </w:r>
      <w:r>
        <w:rPr>
          <w:i/>
          <w:iCs/>
        </w:rPr>
        <w:t>An Investigation of the Physiological Activity of the Cerebral Cortex</w:t>
      </w:r>
      <w:r>
        <w:t>. Oxford University Press.</w:t>
      </w:r>
    </w:p>
    <w:p w:rsidR="00993A02" w:rsidRDefault="00FE752C">
      <w:pPr>
        <w:pStyle w:val="Irodalomjegyzk"/>
      </w:pPr>
      <w:r>
        <w:t xml:space="preserve">Pellegrini, A. D., &amp; Smith, P. K. (1998). Physical Activity Play: The Nature and Function of a Neglected Aspect of Play. </w:t>
      </w:r>
      <w:r>
        <w:rPr>
          <w:i/>
          <w:iCs/>
        </w:rPr>
        <w:t>Child Development</w:t>
      </w:r>
      <w:r>
        <w:t xml:space="preserve">, </w:t>
      </w:r>
      <w:r>
        <w:rPr>
          <w:i/>
          <w:iCs/>
        </w:rPr>
        <w:t>69</w:t>
      </w:r>
      <w:r>
        <w:t>(3), 577–598. https://doi.org/10.1111/j.1467-8624.1998.tb06226.x</w:t>
      </w:r>
    </w:p>
    <w:p w:rsidR="00993A02" w:rsidRDefault="00FE752C">
      <w:pPr>
        <w:pStyle w:val="Irodalomjegyzk"/>
      </w:pPr>
      <w:r>
        <w:t xml:space="preserve">Pelling, N. (2011, augusztus 9). Https://nanodome.wordpress.com/2011/08/09/the-short-prehistory-of-gamification/. </w:t>
      </w:r>
      <w:r>
        <w:rPr>
          <w:i/>
          <w:iCs/>
        </w:rPr>
        <w:t>Funding Startups (&amp; other impossibilities)</w:t>
      </w:r>
      <w:r>
        <w:t>. https://nanodome.wordpress.com/2011/08/09/the-short-prehistory-of-gamification/</w:t>
      </w:r>
    </w:p>
    <w:p w:rsidR="00993A02" w:rsidRDefault="00FE752C">
      <w:pPr>
        <w:pStyle w:val="Irodalomjegyzk"/>
      </w:pPr>
      <w:r>
        <w:lastRenderedPageBreak/>
        <w:t xml:space="preserve">Pellis, S. M., Pellis, V. C., &amp; Ham, J. R. (2024). Play fighting revisited: Its design features and how they shape our understanding of its mechanisms and functions. </w:t>
      </w:r>
      <w:r>
        <w:rPr>
          <w:i/>
          <w:iCs/>
        </w:rPr>
        <w:t>Frontiers in Ethology</w:t>
      </w:r>
      <w:r>
        <w:t xml:space="preserve">, </w:t>
      </w:r>
      <w:r>
        <w:rPr>
          <w:i/>
          <w:iCs/>
        </w:rPr>
        <w:t>3</w:t>
      </w:r>
      <w:r>
        <w:t>, 1362052. https://doi.org/10.3389/fetho.2024.1362052</w:t>
      </w:r>
    </w:p>
    <w:p w:rsidR="00993A02" w:rsidRDefault="00FE752C">
      <w:pPr>
        <w:pStyle w:val="Irodalomjegyzk"/>
      </w:pPr>
      <w:r>
        <w:t xml:space="preserve">Pereira, J., &amp; Díaz, Ó. (2022). Struggling to Keep Tabs on Capstone Projects: A Chatbot to Tackle Student Procrastination. </w:t>
      </w:r>
      <w:r>
        <w:rPr>
          <w:i/>
          <w:iCs/>
        </w:rPr>
        <w:t>ACM Transactions on Computing Education</w:t>
      </w:r>
      <w:r>
        <w:t xml:space="preserve">, </w:t>
      </w:r>
      <w:r>
        <w:rPr>
          <w:i/>
          <w:iCs/>
        </w:rPr>
        <w:t>22</w:t>
      </w:r>
      <w:r>
        <w:t>(1), 1–22. https://doi.org/10.1145/3469127</w:t>
      </w:r>
    </w:p>
    <w:p w:rsidR="00993A02" w:rsidRDefault="00FE752C">
      <w:pPr>
        <w:pStyle w:val="Irodalomjegyzk"/>
      </w:pPr>
      <w:r>
        <w:t xml:space="preserve">Pereira, M. B., Classe, T. M. D., &amp; Siqueira, S. W. M. (2025). Investigating Gamification to Reduce Procrastination—Systematic Literature Review. </w:t>
      </w:r>
      <w:r>
        <w:rPr>
          <w:i/>
          <w:iCs/>
        </w:rPr>
        <w:t>Journal on Interactive Systems</w:t>
      </w:r>
      <w:r>
        <w:t xml:space="preserve">, </w:t>
      </w:r>
      <w:r>
        <w:rPr>
          <w:i/>
          <w:iCs/>
        </w:rPr>
        <w:t>16</w:t>
      </w:r>
      <w:r>
        <w:t>(1), 302–319. https://doi.org/10.5753/jis.2025.5412</w:t>
      </w:r>
    </w:p>
    <w:p w:rsidR="00993A02" w:rsidRDefault="00FE752C">
      <w:pPr>
        <w:pStyle w:val="Irodalomjegyzk"/>
      </w:pPr>
      <w:r>
        <w:t xml:space="preserve">Pink, D. H. (2009). </w:t>
      </w:r>
      <w:r>
        <w:rPr>
          <w:i/>
          <w:iCs/>
        </w:rPr>
        <w:t>Drive: The Surprising Truth About What Motivates Us</w:t>
      </w:r>
      <w:r>
        <w:t>. Penguin Publishing Group.</w:t>
      </w:r>
    </w:p>
    <w:p w:rsidR="00993A02" w:rsidRDefault="00FE752C">
      <w:pPr>
        <w:pStyle w:val="Irodalomjegyzk"/>
      </w:pPr>
      <w:r>
        <w:t xml:space="preserve">Plass, J. L., Homer, B. D., &amp; Kinzer, C. K. (2015). Foundations of Game-Based Learning. </w:t>
      </w:r>
      <w:r>
        <w:rPr>
          <w:i/>
          <w:iCs/>
        </w:rPr>
        <w:t>Educational Psychologist</w:t>
      </w:r>
      <w:r>
        <w:t xml:space="preserve">, </w:t>
      </w:r>
      <w:r>
        <w:rPr>
          <w:i/>
          <w:iCs/>
        </w:rPr>
        <w:t>50</w:t>
      </w:r>
      <w:r>
        <w:t>(4), 258–283. https://doi.org/10.1080/00461520.2015.1122533</w:t>
      </w:r>
    </w:p>
    <w:p w:rsidR="00993A02" w:rsidRDefault="00FE752C">
      <w:pPr>
        <w:pStyle w:val="Irodalomjegyzk"/>
      </w:pPr>
      <w:r>
        <w:t xml:space="preserve">Porter, A. M., &amp; Goolkasian, P. (2019). Video Games and Stress: How Stress Appraisals and Game Content Affect Cardiovascular and Emotion Outcomes. </w:t>
      </w:r>
      <w:r>
        <w:rPr>
          <w:i/>
          <w:iCs/>
        </w:rPr>
        <w:t>Frontiers in Psychology</w:t>
      </w:r>
      <w:r>
        <w:t xml:space="preserve">, </w:t>
      </w:r>
      <w:r>
        <w:rPr>
          <w:i/>
          <w:iCs/>
        </w:rPr>
        <w:t>10</w:t>
      </w:r>
      <w:r>
        <w:t>, 967. https://doi.org/10.3389/fpsyg.2019.00967</w:t>
      </w:r>
    </w:p>
    <w:p w:rsidR="00993A02" w:rsidRDefault="00FE752C">
      <w:pPr>
        <w:pStyle w:val="Irodalomjegyzk"/>
      </w:pPr>
      <w:r>
        <w:t xml:space="preserve">Prensky, M. (2001a). </w:t>
      </w:r>
      <w:r>
        <w:rPr>
          <w:i/>
          <w:iCs/>
        </w:rPr>
        <w:t>Digital game-based learning</w:t>
      </w:r>
      <w:r>
        <w:t>. McGraw-Hill.</w:t>
      </w:r>
    </w:p>
    <w:p w:rsidR="00993A02" w:rsidRDefault="00FE752C">
      <w:pPr>
        <w:pStyle w:val="Irodalomjegyzk"/>
      </w:pPr>
      <w:r>
        <w:t xml:space="preserve">Prensky, M. (2001b). Digital Natives, Digital Immigrants: Do They Really Think Differently? </w:t>
      </w:r>
      <w:r>
        <w:rPr>
          <w:i/>
          <w:iCs/>
        </w:rPr>
        <w:t>On the Horizon</w:t>
      </w:r>
      <w:r>
        <w:t xml:space="preserve">, </w:t>
      </w:r>
      <w:r>
        <w:rPr>
          <w:i/>
          <w:iCs/>
        </w:rPr>
        <w:t>9</w:t>
      </w:r>
      <w:r>
        <w:t>(6).</w:t>
      </w:r>
    </w:p>
    <w:p w:rsidR="00993A02" w:rsidRDefault="00FE752C">
      <w:pPr>
        <w:pStyle w:val="Irodalomjegyzk"/>
      </w:pPr>
      <w:r>
        <w:t xml:space="preserve">Prievara, T. (2015). </w:t>
      </w:r>
      <w:r>
        <w:rPr>
          <w:i/>
          <w:iCs/>
        </w:rPr>
        <w:t>A 21. Századi tanár. Egy pedagógiai szemléletváltás személyes története.</w:t>
      </w:r>
      <w:r>
        <w:t xml:space="preserve"> Neteducatio Kft.</w:t>
      </w:r>
    </w:p>
    <w:p w:rsidR="00993A02" w:rsidRDefault="00FE752C">
      <w:pPr>
        <w:pStyle w:val="Irodalomjegyzk"/>
      </w:pPr>
      <w:r>
        <w:t xml:space="preserve">Pusztai, Á. (2018). </w:t>
      </w:r>
      <w:r>
        <w:rPr>
          <w:i/>
          <w:iCs/>
        </w:rPr>
        <w:t>Gyakorlati játékosítás. Hogyan teremtsünk játékosított ügyfélélményt?</w:t>
      </w:r>
      <w:r>
        <w:t xml:space="preserve"> Kollektíva.</w:t>
      </w:r>
    </w:p>
    <w:p w:rsidR="00993A02" w:rsidRDefault="00FE752C">
      <w:pPr>
        <w:pStyle w:val="Irodalomjegyzk"/>
      </w:pPr>
      <w:r>
        <w:t xml:space="preserve">Queirós, R., &amp; Pinto, M. (2022). The Dangers of Gamification. In T. Guarda, F. Portela, &amp; M. F. Augusto (Szerk.), </w:t>
      </w:r>
      <w:r>
        <w:rPr>
          <w:i/>
          <w:iCs/>
        </w:rPr>
        <w:t>Advanced Research in Technologies, Information, Innovation and Sustainability</w:t>
      </w:r>
      <w:r>
        <w:t xml:space="preserve"> (Köt. 1675, o. 151–162). Springer Nature Switzerland. https://doi.org/10.1007/978-3-031-20319-0_12</w:t>
      </w:r>
    </w:p>
    <w:p w:rsidR="00993A02" w:rsidRDefault="00FE752C">
      <w:pPr>
        <w:pStyle w:val="Irodalomjegyzk"/>
      </w:pPr>
      <w:r>
        <w:t xml:space="preserve">Quinn, S., Donnelly, S., &amp; Kidd, E. (2018). The relationship between symbolic play and language acquisition: A meta-analytic review. </w:t>
      </w:r>
      <w:r>
        <w:rPr>
          <w:i/>
          <w:iCs/>
        </w:rPr>
        <w:t>Developmental Review</w:t>
      </w:r>
      <w:r>
        <w:t xml:space="preserve">, </w:t>
      </w:r>
      <w:r>
        <w:rPr>
          <w:i/>
          <w:iCs/>
        </w:rPr>
        <w:t>49</w:t>
      </w:r>
      <w:r>
        <w:t>, 121–135. https://doi.org/10.1016/j.dr.2018.05.005</w:t>
      </w:r>
    </w:p>
    <w:p w:rsidR="00993A02" w:rsidRDefault="00FE752C">
      <w:pPr>
        <w:pStyle w:val="Irodalomjegyzk"/>
      </w:pPr>
      <w:r>
        <w:t xml:space="preserve">Ratinho, E., &amp; Martins, C. (2023). The role of gamified learning strategies in student’s motivation in high school and higher education: A systematic review. </w:t>
      </w:r>
      <w:r>
        <w:rPr>
          <w:i/>
          <w:iCs/>
        </w:rPr>
        <w:t>Heliyon</w:t>
      </w:r>
      <w:r>
        <w:t xml:space="preserve">, </w:t>
      </w:r>
      <w:r>
        <w:rPr>
          <w:i/>
          <w:iCs/>
        </w:rPr>
        <w:t>9</w:t>
      </w:r>
      <w:r>
        <w:t>(8), e19033. https://doi.org/10.1016/j.heliyon.2023.e19033</w:t>
      </w:r>
    </w:p>
    <w:p w:rsidR="00993A02" w:rsidRDefault="00FE752C">
      <w:pPr>
        <w:pStyle w:val="Irodalomjegyzk"/>
      </w:pPr>
      <w:r>
        <w:lastRenderedPageBreak/>
        <w:t xml:space="preserve">Redecker, C. (2017). </w:t>
      </w:r>
      <w:r>
        <w:rPr>
          <w:i/>
          <w:iCs/>
        </w:rPr>
        <w:t>European framework for the digital competence of educators: DigCompEdu.</w:t>
      </w:r>
      <w:r>
        <w:t xml:space="preserve"> Publications Office of the European Union. https://data.europa.eu/doi/10.2760/159770</w:t>
      </w:r>
    </w:p>
    <w:p w:rsidR="00993A02" w:rsidRDefault="00FE752C">
      <w:pPr>
        <w:pStyle w:val="Irodalomjegyzk"/>
      </w:pPr>
      <w:r>
        <w:t xml:space="preserve">Reeve, J., &amp; Deci, E. L. (1996). Elements of the Competitive Situation That Affect Intrinsic Motivation. </w:t>
      </w:r>
      <w:r>
        <w:rPr>
          <w:i/>
          <w:iCs/>
        </w:rPr>
        <w:t>Personality and Social Psychology Bulletin</w:t>
      </w:r>
      <w:r>
        <w:t xml:space="preserve">, </w:t>
      </w:r>
      <w:r>
        <w:rPr>
          <w:i/>
          <w:iCs/>
        </w:rPr>
        <w:t>22</w:t>
      </w:r>
      <w:r>
        <w:t>, 24–33.</w:t>
      </w:r>
    </w:p>
    <w:p w:rsidR="00993A02" w:rsidRDefault="00FE752C">
      <w:pPr>
        <w:pStyle w:val="Irodalomjegyzk"/>
      </w:pPr>
      <w:r>
        <w:t xml:space="preserve">Rey, P. (2015). Gamification and Post-Fordist Capitalism. In S. P. Walz &amp; S. Deterding (Szerk.), </w:t>
      </w:r>
      <w:r>
        <w:rPr>
          <w:i/>
          <w:iCs/>
        </w:rPr>
        <w:t>The Gameful World</w:t>
      </w:r>
      <w:r>
        <w:t xml:space="preserve"> (o. 277–296). The MIT Press. https://doi.org/10.7551/mitpress/9788.003.0019</w:t>
      </w:r>
    </w:p>
    <w:p w:rsidR="00993A02" w:rsidRDefault="00FE752C">
      <w:pPr>
        <w:pStyle w:val="Irodalomjegyzk"/>
      </w:pPr>
      <w:r>
        <w:t xml:space="preserve">Robson, K., Plangger, K., Kietzmann, J. H., McCarthy, I., &amp; Pitt, L. (2015). Is it all a game? Understanding the principles of gamification. </w:t>
      </w:r>
      <w:r>
        <w:rPr>
          <w:i/>
          <w:iCs/>
        </w:rPr>
        <w:t>Business Horizons</w:t>
      </w:r>
      <w:r>
        <w:t xml:space="preserve">, </w:t>
      </w:r>
      <w:r>
        <w:rPr>
          <w:i/>
          <w:iCs/>
        </w:rPr>
        <w:t>58</w:t>
      </w:r>
      <w:r>
        <w:t>(4), 411–420. https://doi.org/10.1016/j.bushor.2015.03.006</w:t>
      </w:r>
    </w:p>
    <w:p w:rsidR="00993A02" w:rsidRDefault="00FE752C">
      <w:pPr>
        <w:pStyle w:val="Irodalomjegyzk"/>
      </w:pPr>
      <w:r>
        <w:t xml:space="preserve">Rumangkit, S., &amp; Larasati, H. (2023). The Role Of Gamification, Perceived Playfulness, Learning Engagement, and Learning Motivation On Academic Achievement In Hybrid Learning. </w:t>
      </w:r>
      <w:r>
        <w:rPr>
          <w:i/>
          <w:iCs/>
        </w:rPr>
        <w:t>E3S Web of Conferences</w:t>
      </w:r>
      <w:r>
        <w:t xml:space="preserve">, </w:t>
      </w:r>
      <w:r>
        <w:rPr>
          <w:i/>
          <w:iCs/>
        </w:rPr>
        <w:t>426</w:t>
      </w:r>
      <w:r>
        <w:t>, 02002. https://doi.org/10.1051/e3sconf/202342602002</w:t>
      </w:r>
    </w:p>
    <w:p w:rsidR="00993A02" w:rsidRDefault="00FE752C">
      <w:pPr>
        <w:pStyle w:val="Irodalomjegyzk"/>
      </w:pPr>
      <w:r>
        <w:t xml:space="preserve">Ryan, R. M., &amp; Deci, E. L. (2000). Self-determination theory and the facilitation of intrinsic motivation, social development, and well-being. </w:t>
      </w:r>
      <w:r>
        <w:rPr>
          <w:i/>
          <w:iCs/>
        </w:rPr>
        <w:t>American Psychologist</w:t>
      </w:r>
      <w:r>
        <w:t xml:space="preserve">, </w:t>
      </w:r>
      <w:r>
        <w:rPr>
          <w:i/>
          <w:iCs/>
        </w:rPr>
        <w:t>55</w:t>
      </w:r>
      <w:r>
        <w:t>(1), 68–78. https://doi.org/10.1037/0003-066X.55.1.68</w:t>
      </w:r>
    </w:p>
    <w:p w:rsidR="00993A02" w:rsidRDefault="00FE752C">
      <w:pPr>
        <w:pStyle w:val="Irodalomjegyzk"/>
      </w:pPr>
      <w:r>
        <w:t xml:space="preserve">Ryan, R. M., Rigby, C. S., &amp; Przybylski, A. (2006). The Motivational Pull of Video Games: A Self-Determination Theory Approach. </w:t>
      </w:r>
      <w:r>
        <w:rPr>
          <w:i/>
          <w:iCs/>
        </w:rPr>
        <w:t>Motivation and Emotion</w:t>
      </w:r>
      <w:r>
        <w:t xml:space="preserve">, </w:t>
      </w:r>
      <w:r>
        <w:rPr>
          <w:i/>
          <w:iCs/>
        </w:rPr>
        <w:t>30</w:t>
      </w:r>
      <w:r>
        <w:t>(4), 344–360. https://doi.org/10.1007/s11031-006-9051-8</w:t>
      </w:r>
    </w:p>
    <w:p w:rsidR="00993A02" w:rsidRDefault="00FE752C">
      <w:pPr>
        <w:pStyle w:val="Irodalomjegyzk"/>
      </w:pPr>
      <w:r>
        <w:t xml:space="preserve">Sailer, M., Hense, J. U., Mayr, S. K., &amp; Mandl, H. (2017). How gamification motivates: An experimental study of the effects of specific game design elements on psychological need satisfaction. </w:t>
      </w:r>
      <w:r>
        <w:rPr>
          <w:i/>
          <w:iCs/>
        </w:rPr>
        <w:t>Computers in Human Behavior</w:t>
      </w:r>
      <w:r>
        <w:t xml:space="preserve">, </w:t>
      </w:r>
      <w:r>
        <w:rPr>
          <w:i/>
          <w:iCs/>
        </w:rPr>
        <w:t>69</w:t>
      </w:r>
      <w:r>
        <w:t>, 371–380. https://doi.org/10.1016/j.chb.2016.12.033</w:t>
      </w:r>
    </w:p>
    <w:p w:rsidR="00993A02" w:rsidRDefault="00FE752C">
      <w:pPr>
        <w:pStyle w:val="Irodalomjegyzk"/>
      </w:pPr>
      <w:r>
        <w:t xml:space="preserve">Sailer, M., &amp; Homner, L. (2020). The Gamification of Learning: A Meta-analysis. </w:t>
      </w:r>
      <w:r>
        <w:rPr>
          <w:i/>
          <w:iCs/>
        </w:rPr>
        <w:t>Educational Psychology Review</w:t>
      </w:r>
      <w:r>
        <w:t xml:space="preserve">, </w:t>
      </w:r>
      <w:r>
        <w:rPr>
          <w:i/>
          <w:iCs/>
        </w:rPr>
        <w:t>32</w:t>
      </w:r>
      <w:r>
        <w:t>(1), 77–112. https://doi.org/10.1007/s10648-019-09498-w</w:t>
      </w:r>
    </w:p>
    <w:p w:rsidR="00993A02" w:rsidRDefault="00FE752C">
      <w:pPr>
        <w:pStyle w:val="Irodalomjegyzk"/>
      </w:pPr>
      <w:r>
        <w:t xml:space="preserve">Sánchez-Gil, J. J., Sáez-Manzano, A., López-Luque, R., Ochoa-Sepúlveda, J.-J., &amp; Cañete-Carmona, E. (2025). Gamified devices for stroke rehabilitation: A systematic review. </w:t>
      </w:r>
      <w:r>
        <w:rPr>
          <w:i/>
          <w:iCs/>
        </w:rPr>
        <w:t>Computer Methods and Programs in Biomedicine</w:t>
      </w:r>
      <w:r>
        <w:t xml:space="preserve">, </w:t>
      </w:r>
      <w:r>
        <w:rPr>
          <w:i/>
          <w:iCs/>
        </w:rPr>
        <w:t>258</w:t>
      </w:r>
      <w:r>
        <w:t>, 108476. https://doi.org/10.1016/j.cmpb.2024.108476</w:t>
      </w:r>
    </w:p>
    <w:p w:rsidR="00993A02" w:rsidRDefault="00FE752C">
      <w:pPr>
        <w:pStyle w:val="Irodalomjegyzk"/>
      </w:pPr>
      <w:r>
        <w:t xml:space="preserve">Sankaranarayanan, R., Leung, J., Abramenka-Lachheb, V., Seo, G., &amp; Lachheb, A. (2023). Microlearning in Diverse Contexts: A Bibliometric Analysis. </w:t>
      </w:r>
      <w:r>
        <w:rPr>
          <w:i/>
          <w:iCs/>
        </w:rPr>
        <w:t>TechTrends: For Leaders in Education &amp; Training</w:t>
      </w:r>
      <w:r>
        <w:t xml:space="preserve">, </w:t>
      </w:r>
      <w:r>
        <w:rPr>
          <w:i/>
          <w:iCs/>
        </w:rPr>
        <w:t>67</w:t>
      </w:r>
      <w:r>
        <w:t>(2), 260–276. https://doi.org/10.1007/s11528-022-00794-x</w:t>
      </w:r>
    </w:p>
    <w:p w:rsidR="00993A02" w:rsidRDefault="00FE752C">
      <w:pPr>
        <w:pStyle w:val="Irodalomjegyzk"/>
      </w:pPr>
      <w:r>
        <w:t xml:space="preserve">Saxena, M., &amp; Mishra, D. K. (2021). Gamification and Gen Z in Higher Education: A Systematic Review of Literature. </w:t>
      </w:r>
      <w:r>
        <w:rPr>
          <w:i/>
          <w:iCs/>
        </w:rPr>
        <w:t xml:space="preserve">International Journal of Information and </w:t>
      </w:r>
      <w:r>
        <w:rPr>
          <w:i/>
          <w:iCs/>
        </w:rPr>
        <w:lastRenderedPageBreak/>
        <w:t>Communication Technology Education</w:t>
      </w:r>
      <w:r>
        <w:t xml:space="preserve">, </w:t>
      </w:r>
      <w:r>
        <w:rPr>
          <w:i/>
          <w:iCs/>
        </w:rPr>
        <w:t>17</w:t>
      </w:r>
      <w:r>
        <w:t>(4), 1–22. https://doi.org/10.4018/IJICTE.20211001.oa10</w:t>
      </w:r>
    </w:p>
    <w:p w:rsidR="00993A02" w:rsidRDefault="00FE752C">
      <w:pPr>
        <w:pStyle w:val="Irodalomjegyzk"/>
      </w:pPr>
      <w:r>
        <w:t xml:space="preserve">Schultz, W. (1998). Predictive Reward Signal of Dopamine Neurons. </w:t>
      </w:r>
      <w:r>
        <w:rPr>
          <w:i/>
          <w:iCs/>
        </w:rPr>
        <w:t>Journal of Neurophysiology</w:t>
      </w:r>
      <w:r>
        <w:t xml:space="preserve">, </w:t>
      </w:r>
      <w:r>
        <w:rPr>
          <w:i/>
          <w:iCs/>
        </w:rPr>
        <w:t>80</w:t>
      </w:r>
      <w:r>
        <w:t>(1), 1–27. https://doi.org/10.1152/jn.1998.80.1.1</w:t>
      </w:r>
    </w:p>
    <w:p w:rsidR="00993A02" w:rsidRDefault="00FE752C">
      <w:pPr>
        <w:pStyle w:val="Irodalomjegyzk"/>
      </w:pPr>
      <w:r>
        <w:t xml:space="preserve">Seaborn, K., &amp; Fels, D. I. (2015). Gamification in theory and action: A survey. </w:t>
      </w:r>
      <w:r>
        <w:rPr>
          <w:i/>
          <w:iCs/>
        </w:rPr>
        <w:t>International Journal of Human Computer Studies</w:t>
      </w:r>
      <w:r>
        <w:t xml:space="preserve">, </w:t>
      </w:r>
      <w:r>
        <w:rPr>
          <w:i/>
          <w:iCs/>
        </w:rPr>
        <w:t>74</w:t>
      </w:r>
      <w:r>
        <w:t>, 14–31. https://doi.org/10.1016/j.ijhcs.2014.09.006</w:t>
      </w:r>
    </w:p>
    <w:p w:rsidR="00993A02" w:rsidRDefault="00FE752C">
      <w:pPr>
        <w:pStyle w:val="Irodalomjegyzk"/>
      </w:pPr>
      <w:r>
        <w:t xml:space="preserve">Shameli, A., Althoff, T., Saberi, A., &amp; Leskovec, J. (2017). </w:t>
      </w:r>
      <w:r>
        <w:rPr>
          <w:i/>
          <w:iCs/>
        </w:rPr>
        <w:t>How Gamification Affects Physical Activity: Large-scale Analysis of Walking Challenges in a Mobile Application</w:t>
      </w:r>
      <w:r>
        <w:t xml:space="preserve"> (Verzió 1). arXiv. https://doi.org/10.48550/ARXIV.1702.07437</w:t>
      </w:r>
    </w:p>
    <w:p w:rsidR="00993A02" w:rsidRDefault="00FE752C">
      <w:pPr>
        <w:pStyle w:val="Irodalomjegyzk"/>
      </w:pPr>
      <w:r>
        <w:t xml:space="preserve">Shute, V. J., &amp; Ke, F. (2012). Games, Learning, and Assessment. In D. Ifenthaler, D. Eseryel, &amp; X. Ge (Szerk.), </w:t>
      </w:r>
      <w:r>
        <w:rPr>
          <w:i/>
          <w:iCs/>
        </w:rPr>
        <w:t>Assessment in Game-Based Learning</w:t>
      </w:r>
      <w:r>
        <w:t xml:space="preserve"> (o. 43–58). Springer New York. https://doi.org/10.1007/978-1-4614-3546-4_4</w:t>
      </w:r>
    </w:p>
    <w:p w:rsidR="00993A02" w:rsidRDefault="00FE752C">
      <w:pPr>
        <w:pStyle w:val="Irodalomjegyzk"/>
      </w:pPr>
      <w:r>
        <w:t xml:space="preserve">Sipone, S., Abella, V., Rojo, M., &amp; Moura, J. L. (2025). Gamification and player type: Relationships of the HEXAD model with the learning experience. </w:t>
      </w:r>
      <w:r>
        <w:rPr>
          <w:i/>
          <w:iCs/>
        </w:rPr>
        <w:t>Journal of New Approaches in Educational Research</w:t>
      </w:r>
      <w:r>
        <w:t xml:space="preserve">, </w:t>
      </w:r>
      <w:r>
        <w:rPr>
          <w:i/>
          <w:iCs/>
        </w:rPr>
        <w:t>14</w:t>
      </w:r>
      <w:r>
        <w:t>(1), 1. https://doi.org/10.1007/s44322-024-00021-w</w:t>
      </w:r>
    </w:p>
    <w:p w:rsidR="00993A02" w:rsidRDefault="00FE752C">
      <w:pPr>
        <w:pStyle w:val="Irodalomjegyzk"/>
      </w:pPr>
      <w:r>
        <w:t xml:space="preserve">Skinner, B. F. (1938). </w:t>
      </w:r>
      <w:r>
        <w:rPr>
          <w:i/>
          <w:iCs/>
        </w:rPr>
        <w:t>The behavior of organisms: An experimental analysis.</w:t>
      </w:r>
      <w:r>
        <w:t xml:space="preserve"> Appleton-Century-Crofts.</w:t>
      </w:r>
    </w:p>
    <w:p w:rsidR="00993A02" w:rsidRDefault="00FE752C">
      <w:pPr>
        <w:pStyle w:val="Irodalomjegyzk"/>
      </w:pPr>
      <w:r>
        <w:t xml:space="preserve">Sotirakou, C., &amp; Mourlas, C. (2016). A Gamified News Application for Mobile Devices: An Approach that Turns Digital News Readers into Players of a Social Network. In A. De Gloria &amp; R. Veltkamp (Szerk.), </w:t>
      </w:r>
      <w:r>
        <w:rPr>
          <w:i/>
          <w:iCs/>
        </w:rPr>
        <w:t>Games and Learning Alliance</w:t>
      </w:r>
      <w:r>
        <w:t xml:space="preserve"> (Köt. 9599, o. 480–493). Springer International Publishing. https://doi.org/10.1007/978-3-319-40216-1_53</w:t>
      </w:r>
    </w:p>
    <w:p w:rsidR="00993A02" w:rsidRDefault="00FE752C">
      <w:pPr>
        <w:pStyle w:val="Irodalomjegyzk"/>
      </w:pPr>
      <w:r>
        <w:t xml:space="preserve">Spinka, M., Newberry, R. C., &amp; Bekoff, M. (2001). Mammalian Play: Training for the Unexpected. </w:t>
      </w:r>
      <w:r>
        <w:rPr>
          <w:i/>
          <w:iCs/>
        </w:rPr>
        <w:t>The Quarterly Review of Biology</w:t>
      </w:r>
      <w:r>
        <w:t xml:space="preserve">, </w:t>
      </w:r>
      <w:r>
        <w:rPr>
          <w:i/>
          <w:iCs/>
        </w:rPr>
        <w:t>76</w:t>
      </w:r>
      <w:r>
        <w:t>(2), 141–168. https://doi.org/10.1086/393866</w:t>
      </w:r>
    </w:p>
    <w:p w:rsidR="00993A02" w:rsidRDefault="00FE752C">
      <w:pPr>
        <w:pStyle w:val="Irodalomjegyzk"/>
      </w:pPr>
      <w:r>
        <w:t xml:space="preserve">Srivastava, G., Bag, S., Rahman, M. S., Pretorius, J. H. C., &amp; Gani, M. O. (2023). Examining the dark side of using gamification elements in online community engagement: An application of PLS-SEM and ANN modeling. </w:t>
      </w:r>
      <w:r>
        <w:rPr>
          <w:i/>
          <w:iCs/>
        </w:rPr>
        <w:t>Benchmarking: An International Journal</w:t>
      </w:r>
      <w:r>
        <w:t xml:space="preserve">, </w:t>
      </w:r>
      <w:r>
        <w:rPr>
          <w:i/>
          <w:iCs/>
        </w:rPr>
        <w:t>30</w:t>
      </w:r>
      <w:r>
        <w:t>(9), 2921–2947. https://doi.org/10.1108/BIJ-03-2022-0160</w:t>
      </w:r>
    </w:p>
    <w:p w:rsidR="00993A02" w:rsidRDefault="00FE752C">
      <w:pPr>
        <w:pStyle w:val="Irodalomjegyzk"/>
      </w:pPr>
      <w:r>
        <w:t xml:space="preserve">Steel, P. (2007). The nature of procrastination: A meta-analytic and theoretical review of quintessential self-regulatory failure. </w:t>
      </w:r>
      <w:r>
        <w:rPr>
          <w:i/>
          <w:iCs/>
        </w:rPr>
        <w:t>Psychological Bulletin</w:t>
      </w:r>
      <w:r>
        <w:t xml:space="preserve">, </w:t>
      </w:r>
      <w:r>
        <w:rPr>
          <w:i/>
          <w:iCs/>
        </w:rPr>
        <w:t>133</w:t>
      </w:r>
      <w:r>
        <w:t>(1), 65–94. https://doi.org/10.1037/0033-2909.133.1.65</w:t>
      </w:r>
    </w:p>
    <w:p w:rsidR="00993A02" w:rsidRDefault="00FE752C">
      <w:pPr>
        <w:pStyle w:val="Irodalomjegyzk"/>
      </w:pPr>
      <w:r>
        <w:t xml:space="preserve">Steel, P. (2012). </w:t>
      </w:r>
      <w:r>
        <w:rPr>
          <w:i/>
          <w:iCs/>
        </w:rPr>
        <w:t>The procrastination equation: How to stop putting things off and start getting stuff done</w:t>
      </w:r>
      <w:r>
        <w:t xml:space="preserve"> (1. paperback ed). Harper.</w:t>
      </w:r>
    </w:p>
    <w:p w:rsidR="00993A02" w:rsidRDefault="00FE752C">
      <w:pPr>
        <w:pStyle w:val="Irodalomjegyzk"/>
      </w:pPr>
      <w:r>
        <w:lastRenderedPageBreak/>
        <w:t xml:space="preserve">Stephens, D. J. (2025). </w:t>
      </w:r>
      <w:r>
        <w:rPr>
          <w:i/>
          <w:iCs/>
        </w:rPr>
        <w:t>Gamify Your Tasks: Kick Life’s Ass</w:t>
      </w:r>
      <w:r>
        <w:t>. Audible Innovations Publishing.</w:t>
      </w:r>
    </w:p>
    <w:p w:rsidR="00993A02" w:rsidRDefault="00FE752C">
      <w:pPr>
        <w:pStyle w:val="Irodalomjegyzk"/>
      </w:pPr>
      <w:r>
        <w:t xml:space="preserve">Subhash, S., &amp; Cudney, E. A. (2018). Gamified learning in higher education: A systematic review of the literature. </w:t>
      </w:r>
      <w:r>
        <w:rPr>
          <w:i/>
          <w:iCs/>
        </w:rPr>
        <w:t>Computers in Human Behavior</w:t>
      </w:r>
      <w:r>
        <w:t xml:space="preserve">, </w:t>
      </w:r>
      <w:r>
        <w:rPr>
          <w:i/>
          <w:iCs/>
        </w:rPr>
        <w:t>87</w:t>
      </w:r>
      <w:r>
        <w:t>, 192–206. https://doi.org/10.1016/j.chb.2018.05.028</w:t>
      </w:r>
    </w:p>
    <w:p w:rsidR="00993A02" w:rsidRDefault="00FE752C">
      <w:pPr>
        <w:pStyle w:val="Irodalomjegyzk"/>
      </w:pPr>
      <w:r>
        <w:t xml:space="preserve">Tan, M., &amp; Hew, K. F. (2016). Incorporating meaningful gamification in a blended learning research methods class: Examining student learning, engagement, and affective outcomes. </w:t>
      </w:r>
      <w:r>
        <w:rPr>
          <w:i/>
          <w:iCs/>
        </w:rPr>
        <w:t>Australasian Journal of Educational Technology</w:t>
      </w:r>
      <w:r>
        <w:t>. https://doi.org/10.14742/ajet.2232</w:t>
      </w:r>
    </w:p>
    <w:p w:rsidR="00993A02" w:rsidRDefault="00FE752C">
      <w:pPr>
        <w:pStyle w:val="Irodalomjegyzk"/>
      </w:pPr>
      <w:r>
        <w:t xml:space="preserve">Tereshchenko, S. Y. (2023). Neurobiological risk factors for problematic social media use as a specific form of Internet addiction: A narrative review. </w:t>
      </w:r>
      <w:r>
        <w:rPr>
          <w:i/>
          <w:iCs/>
        </w:rPr>
        <w:t>World Journal of Psychiatry</w:t>
      </w:r>
      <w:r>
        <w:t xml:space="preserve">, </w:t>
      </w:r>
      <w:r>
        <w:rPr>
          <w:i/>
          <w:iCs/>
        </w:rPr>
        <w:t>13</w:t>
      </w:r>
      <w:r>
        <w:t>(5), 160–173. https://doi.org/10.5498/wjp.v13.i5.160</w:t>
      </w:r>
    </w:p>
    <w:p w:rsidR="00993A02" w:rsidRDefault="00FE752C">
      <w:pPr>
        <w:pStyle w:val="Irodalomjegyzk"/>
      </w:pPr>
      <w:r>
        <w:t xml:space="preserve">Terlutter, R., &amp; Capella, M. L. (2013). The Gamification of Advertising: Analysis and Research Directions of In-Game Advertising, Advergames, and Advertising in Social Network Games. </w:t>
      </w:r>
      <w:r>
        <w:rPr>
          <w:i/>
          <w:iCs/>
        </w:rPr>
        <w:t>Journal of Advertising</w:t>
      </w:r>
      <w:r>
        <w:t xml:space="preserve">, </w:t>
      </w:r>
      <w:r>
        <w:rPr>
          <w:i/>
          <w:iCs/>
        </w:rPr>
        <w:t>42</w:t>
      </w:r>
      <w:r>
        <w:t>(2/3), 95–112.</w:t>
      </w:r>
    </w:p>
    <w:p w:rsidR="00993A02" w:rsidRDefault="00FE752C">
      <w:pPr>
        <w:pStyle w:val="Irodalomjegyzk"/>
      </w:pPr>
      <w:r>
        <w:t xml:space="preserve">Thékes, I. (2021). The Impact of Xeropan: An Online Application Assisting Language Learning on the Processes of Foreign Language Learning. </w:t>
      </w:r>
      <w:r>
        <w:rPr>
          <w:i/>
          <w:iCs/>
        </w:rPr>
        <w:t>International Journal of Technology in Education</w:t>
      </w:r>
      <w:r>
        <w:t xml:space="preserve">, </w:t>
      </w:r>
      <w:r>
        <w:rPr>
          <w:i/>
          <w:iCs/>
        </w:rPr>
        <w:t>4</w:t>
      </w:r>
      <w:r>
        <w:t>(4), 624–643. https://doi.org/10.46328/ijte.127</w:t>
      </w:r>
    </w:p>
    <w:p w:rsidR="00993A02" w:rsidRDefault="00FE752C">
      <w:pPr>
        <w:pStyle w:val="Irodalomjegyzk"/>
      </w:pPr>
      <w:r>
        <w:t xml:space="preserve">Toda, A. M., Valle, P. H. D., &amp; Isotani, S. (2018). The Dark Side of Gamification: An Overview of Negative Effects of Gamification in Education. In A. I. Cristea, I. I. Bittencourt, &amp; F. Lima (Szerk.), </w:t>
      </w:r>
      <w:r>
        <w:rPr>
          <w:i/>
          <w:iCs/>
        </w:rPr>
        <w:t>Higher Education for All. From Challenges to Novel Technology-Enhanced Solutions</w:t>
      </w:r>
      <w:r>
        <w:t xml:space="preserve"> (Köt. 832, o. 143–156). Springer International Publishing. https://doi.org/10.1007/978-3-319-97934-2_9</w:t>
      </w:r>
    </w:p>
    <w:p w:rsidR="00993A02" w:rsidRDefault="00FE752C">
      <w:pPr>
        <w:pStyle w:val="Irodalomjegyzk"/>
      </w:pPr>
      <w:r>
        <w:t xml:space="preserve">Tondello, G. F., Mora, A., Marczewski, A., &amp; Nacke, L. E. (2019). Empirical validation of the Gamification User Types Hexad scale in English and Spanish. </w:t>
      </w:r>
      <w:r>
        <w:rPr>
          <w:i/>
          <w:iCs/>
        </w:rPr>
        <w:t>International Journal of Human-Computer Studies</w:t>
      </w:r>
      <w:r>
        <w:t xml:space="preserve">, </w:t>
      </w:r>
      <w:r>
        <w:rPr>
          <w:i/>
          <w:iCs/>
        </w:rPr>
        <w:t>127</w:t>
      </w:r>
      <w:r>
        <w:t>, 95–111. https://doi.org/10.1016/j.ijhcs.2018.10.002</w:t>
      </w:r>
    </w:p>
    <w:p w:rsidR="00993A02" w:rsidRDefault="00FE752C">
      <w:pPr>
        <w:pStyle w:val="Irodalomjegyzk"/>
      </w:pPr>
      <w:r>
        <w:t xml:space="preserve">Tondello, G. F., &amp; Nacke, L. E. (2020). Validation of User Preferences and Effects of Personalized Gamification on Task Performance. </w:t>
      </w:r>
      <w:r>
        <w:rPr>
          <w:i/>
          <w:iCs/>
        </w:rPr>
        <w:t>Frontiers in Computer Science</w:t>
      </w:r>
      <w:r>
        <w:t xml:space="preserve">, </w:t>
      </w:r>
      <w:r>
        <w:rPr>
          <w:i/>
          <w:iCs/>
        </w:rPr>
        <w:t>2</w:t>
      </w:r>
      <w:r>
        <w:t>, 29. https://doi.org/10.3389/fcomp.2020.00029</w:t>
      </w:r>
    </w:p>
    <w:p w:rsidR="00993A02" w:rsidRDefault="00FE752C">
      <w:pPr>
        <w:pStyle w:val="Irodalomjegyzk"/>
      </w:pPr>
      <w:r>
        <w:t xml:space="preserve">Tondello, G. F., Wehbe, R. R., Diamond, L., Busch, M., Marczewski, A., &amp; Nacke, L. E. (2016). The Gamification User Types Hexad Scale. </w:t>
      </w:r>
      <w:r>
        <w:rPr>
          <w:i/>
          <w:iCs/>
        </w:rPr>
        <w:t>Proceedings of the 2016 Annual Symposium on Computer-Human Interaction in Play</w:t>
      </w:r>
      <w:r>
        <w:t>, 229–243. https://doi.org/10.1145/2967934.2968082</w:t>
      </w:r>
    </w:p>
    <w:p w:rsidR="00993A02" w:rsidRDefault="00FE752C">
      <w:pPr>
        <w:pStyle w:val="Irodalomjegyzk"/>
      </w:pPr>
      <w:r>
        <w:t xml:space="preserve">Trifilieff, P., &amp; Martinez, D. (2014). Imaging addiction: D2 receptors and dopamine signaling in the striatum as biomarkers for impulsivity. </w:t>
      </w:r>
      <w:r>
        <w:rPr>
          <w:i/>
          <w:iCs/>
        </w:rPr>
        <w:t>Neuropharmacology</w:t>
      </w:r>
      <w:r>
        <w:t xml:space="preserve">, </w:t>
      </w:r>
      <w:r>
        <w:rPr>
          <w:i/>
          <w:iCs/>
        </w:rPr>
        <w:t>76 Pt B</w:t>
      </w:r>
      <w:r>
        <w:t>(0 0), 498–509. https://doi.org/10.1016/j.neuropharm.2013.06.031</w:t>
      </w:r>
    </w:p>
    <w:p w:rsidR="00993A02" w:rsidRDefault="00FE752C">
      <w:pPr>
        <w:pStyle w:val="Irodalomjegyzk"/>
      </w:pPr>
      <w:r>
        <w:lastRenderedPageBreak/>
        <w:t xml:space="preserve">Trujillo, T. N. (2021). </w:t>
      </w:r>
      <w:r>
        <w:rPr>
          <w:i/>
          <w:iCs/>
        </w:rPr>
        <w:t>Gaming the System: The Impacts of Stigmatization on Gamers and the Gaming Community</w:t>
      </w:r>
      <w:r>
        <w:t>. California State University,.</w:t>
      </w:r>
    </w:p>
    <w:p w:rsidR="00993A02" w:rsidRDefault="00FE752C">
      <w:pPr>
        <w:pStyle w:val="Irodalomjegyzk"/>
      </w:pPr>
      <w:r>
        <w:t xml:space="preserve">Turkle, T. (1995). </w:t>
      </w:r>
      <w:r>
        <w:rPr>
          <w:i/>
          <w:iCs/>
        </w:rPr>
        <w:t>Life on the screen: Identity in the age of the Internet</w:t>
      </w:r>
      <w:r>
        <w:t>. Simon &amp; Schuster.</w:t>
      </w:r>
    </w:p>
    <w:p w:rsidR="00993A02" w:rsidRDefault="00FE752C">
      <w:pPr>
        <w:pStyle w:val="Irodalomjegyzk"/>
      </w:pPr>
      <w:r>
        <w:t xml:space="preserve">Um, E. “Rachel”, Plass, J. L., Hayward, E. O., &amp; Homer, B. D. (2012). Emotional design in multimedia learning. </w:t>
      </w:r>
      <w:r>
        <w:rPr>
          <w:i/>
          <w:iCs/>
        </w:rPr>
        <w:t>Journal of Educational Psychology</w:t>
      </w:r>
      <w:r>
        <w:t xml:space="preserve">, </w:t>
      </w:r>
      <w:r>
        <w:rPr>
          <w:i/>
          <w:iCs/>
        </w:rPr>
        <w:t>104</w:t>
      </w:r>
      <w:r>
        <w:t>(2), 485–498. https://doi.org/10.1037/a0026609</w:t>
      </w:r>
    </w:p>
    <w:p w:rsidR="00993A02" w:rsidRDefault="00FE752C">
      <w:pPr>
        <w:pStyle w:val="Irodalomjegyzk"/>
      </w:pPr>
      <w:r>
        <w:t xml:space="preserve">Van Eerde, W., &amp; Klingsieck, K. B. (2018). Overcoming procrastination? A meta-analysis of intervention studies. </w:t>
      </w:r>
      <w:r>
        <w:rPr>
          <w:i/>
          <w:iCs/>
        </w:rPr>
        <w:t>Educational Research Review</w:t>
      </w:r>
      <w:r>
        <w:t xml:space="preserve">, </w:t>
      </w:r>
      <w:r>
        <w:rPr>
          <w:i/>
          <w:iCs/>
        </w:rPr>
        <w:t>25</w:t>
      </w:r>
      <w:r>
        <w:t>, 73–85. https://doi.org/10.1016/j.edurev.2018.09.002</w:t>
      </w:r>
    </w:p>
    <w:p w:rsidR="00993A02" w:rsidRDefault="00FE752C">
      <w:pPr>
        <w:pStyle w:val="Irodalomjegyzk"/>
      </w:pPr>
      <w:r>
        <w:t xml:space="preserve">Vanderschuren, L. J. M. J., Achterberg, E. J. M., &amp; Trezza, V. (2016). The neurobiology of social play and its rewarding value in rats. </w:t>
      </w:r>
      <w:r>
        <w:rPr>
          <w:i/>
          <w:iCs/>
        </w:rPr>
        <w:t>Neuroscience &amp; Biobehavioral Reviews</w:t>
      </w:r>
      <w:r>
        <w:t xml:space="preserve">, </w:t>
      </w:r>
      <w:r>
        <w:rPr>
          <w:i/>
          <w:iCs/>
        </w:rPr>
        <w:t>70</w:t>
      </w:r>
      <w:r>
        <w:t>, 86–105. https://doi.org/10.1016/j.neubiorev.2016.07.025</w:t>
      </w:r>
    </w:p>
    <w:p w:rsidR="00993A02" w:rsidRDefault="00FE752C">
      <w:pPr>
        <w:pStyle w:val="Irodalomjegyzk"/>
      </w:pPr>
      <w:r>
        <w:t xml:space="preserve">Vercruyssen, A., Schirmer, W., Geerts, N., &amp; Mortelmans, D. (2023). How “basic” is basic digital literacy for older adults? Insights from digital skills instructors. </w:t>
      </w:r>
      <w:r>
        <w:rPr>
          <w:i/>
          <w:iCs/>
        </w:rPr>
        <w:t>Frontiers in Education</w:t>
      </w:r>
      <w:r>
        <w:t xml:space="preserve">, </w:t>
      </w:r>
      <w:r>
        <w:rPr>
          <w:i/>
          <w:iCs/>
        </w:rPr>
        <w:t>8</w:t>
      </w:r>
      <w:r>
        <w:t>, 1231701. https://doi.org/10.3389/feduc.2023.1231701</w:t>
      </w:r>
    </w:p>
    <w:p w:rsidR="00993A02" w:rsidRDefault="00FE752C">
      <w:pPr>
        <w:pStyle w:val="Irodalomjegyzk"/>
      </w:pPr>
      <w:r>
        <w:t xml:space="preserve">Vesselinov, R., &amp; Grego, J. (2012). </w:t>
      </w:r>
      <w:r>
        <w:rPr>
          <w:i/>
          <w:iCs/>
        </w:rPr>
        <w:t>Duolingo Effectiveness Study. Final Report</w:t>
      </w:r>
      <w:r>
        <w:t>. City University of New York and University of South Carolina.</w:t>
      </w:r>
    </w:p>
    <w:p w:rsidR="00993A02" w:rsidRDefault="00FE752C">
      <w:pPr>
        <w:pStyle w:val="Irodalomjegyzk"/>
      </w:pPr>
      <w:r>
        <w:t xml:space="preserve">Vidanaralage, A. J., Dharmaratne, A. T., &amp; Haque, S. (2022). AI-based multidisciplinary framework to assess the impact of gamified video-based learning through schema and emotion analysis. </w:t>
      </w:r>
      <w:r>
        <w:rPr>
          <w:i/>
          <w:iCs/>
        </w:rPr>
        <w:t>Computers and Education: Artificial Intelligence</w:t>
      </w:r>
      <w:r>
        <w:t xml:space="preserve">, </w:t>
      </w:r>
      <w:r>
        <w:rPr>
          <w:i/>
          <w:iCs/>
        </w:rPr>
        <w:t>3</w:t>
      </w:r>
      <w:r>
        <w:t>, 100109. https://doi.org/10.1016/j.caeai.2022.100109</w:t>
      </w:r>
    </w:p>
    <w:p w:rsidR="00993A02" w:rsidRDefault="00FE752C">
      <w:pPr>
        <w:pStyle w:val="Irodalomjegyzk"/>
      </w:pPr>
      <w:r>
        <w:t xml:space="preserve">Vieira, C., Ferreira Da Silva Pais-Vieira, C., Novais, J., &amp; Perrotta, A. (2021). Serious Game Design and Clinical Improvement in Physical Rehabilitation: Systematic Review. </w:t>
      </w:r>
      <w:r>
        <w:rPr>
          <w:i/>
          <w:iCs/>
        </w:rPr>
        <w:t>JMIR Serious Games</w:t>
      </w:r>
      <w:r>
        <w:t xml:space="preserve">, </w:t>
      </w:r>
      <w:r>
        <w:rPr>
          <w:i/>
          <w:iCs/>
        </w:rPr>
        <w:t>9</w:t>
      </w:r>
      <w:r>
        <w:t>(3), e20066. https://doi.org/10.2196/20066</w:t>
      </w:r>
    </w:p>
    <w:p w:rsidR="00993A02" w:rsidRDefault="00FE752C">
      <w:pPr>
        <w:pStyle w:val="Irodalomjegyzk"/>
      </w:pPr>
      <w:r>
        <w:t xml:space="preserve">Wang, A. I., &amp; Tahir, R. (2020). The effect of using Kahoot! For learning – A literature review. </w:t>
      </w:r>
      <w:r>
        <w:rPr>
          <w:i/>
          <w:iCs/>
        </w:rPr>
        <w:t>Computers &amp; Education</w:t>
      </w:r>
      <w:r>
        <w:t xml:space="preserve">, </w:t>
      </w:r>
      <w:r>
        <w:rPr>
          <w:i/>
          <w:iCs/>
        </w:rPr>
        <w:t>149</w:t>
      </w:r>
      <w:r>
        <w:t>, 103818. https://doi.org/10.1016/j.compedu.2020.103818</w:t>
      </w:r>
    </w:p>
    <w:p w:rsidR="00993A02" w:rsidRDefault="00FE752C">
      <w:pPr>
        <w:pStyle w:val="Irodalomjegyzk"/>
      </w:pPr>
      <w:r>
        <w:t xml:space="preserve">Wang, L., Chen, J.-L., Wong, A. M. K., Liang, K.-C., &amp; Tseng, K. C. (2022). Game-Based Virtual Reality System for Upper Limb Rehabilitation After Stroke in a Clinical Environment: Systematic Review and Meta-Analysis. </w:t>
      </w:r>
      <w:r>
        <w:rPr>
          <w:i/>
          <w:iCs/>
        </w:rPr>
        <w:t>Games for Health Journal</w:t>
      </w:r>
      <w:r>
        <w:t xml:space="preserve">, </w:t>
      </w:r>
      <w:r>
        <w:rPr>
          <w:i/>
          <w:iCs/>
        </w:rPr>
        <w:t>11</w:t>
      </w:r>
      <w:r>
        <w:t>(5), 277–297. https://doi.org/10.1089/g4h.2022.0086</w:t>
      </w:r>
    </w:p>
    <w:p w:rsidR="00993A02" w:rsidRDefault="00FE752C">
      <w:pPr>
        <w:pStyle w:val="Irodalomjegyzk"/>
      </w:pPr>
      <w:r>
        <w:t xml:space="preserve">Weller, S., Schroeder, P. A., &amp; Plewnia, C. (2022). Gamification improves antidepressant effects of cognitive control training—A pilot trial. </w:t>
      </w:r>
      <w:r>
        <w:rPr>
          <w:i/>
          <w:iCs/>
        </w:rPr>
        <w:t>Frontiers in Digital Health</w:t>
      </w:r>
      <w:r>
        <w:t xml:space="preserve">, </w:t>
      </w:r>
      <w:r>
        <w:rPr>
          <w:i/>
          <w:iCs/>
        </w:rPr>
        <w:t>4</w:t>
      </w:r>
      <w:r>
        <w:t>, 994484. https://doi.org/10.3389/fdgth.2022.994484</w:t>
      </w:r>
    </w:p>
    <w:p w:rsidR="00993A02" w:rsidRDefault="00FE752C">
      <w:pPr>
        <w:pStyle w:val="Irodalomjegyzk"/>
      </w:pPr>
      <w:r>
        <w:t xml:space="preserve">Werbach, K., &amp; Hunter, D. (2012). </w:t>
      </w:r>
      <w:r>
        <w:rPr>
          <w:i/>
          <w:iCs/>
        </w:rPr>
        <w:t>For the Win: How Game Thinking Can Revolutionize Your Business</w:t>
      </w:r>
      <w:r>
        <w:t>. Wharton Digital Press. https://books.google.hu/books?id=abg0SnK3XdMC</w:t>
      </w:r>
    </w:p>
    <w:p w:rsidR="00993A02" w:rsidRDefault="00FE752C">
      <w:pPr>
        <w:pStyle w:val="Irodalomjegyzk"/>
      </w:pPr>
      <w:r>
        <w:lastRenderedPageBreak/>
        <w:t xml:space="preserve">Wibisono, G., Setiawan, Y., Aprianda, B., &amp; Cendana, W. (2023). Understanding the effects of gamification on work engagement: The role of basic need satisfaction and enjoyment among millennials. </w:t>
      </w:r>
      <w:r>
        <w:rPr>
          <w:i/>
          <w:iCs/>
        </w:rPr>
        <w:t>Cogent Business &amp; Management</w:t>
      </w:r>
      <w:r>
        <w:t xml:space="preserve">, </w:t>
      </w:r>
      <w:r>
        <w:rPr>
          <w:i/>
          <w:iCs/>
        </w:rPr>
        <w:t>10</w:t>
      </w:r>
      <w:r>
        <w:t>(3), 2287586. https://doi.org/10.1080/23311975.2023.2287586</w:t>
      </w:r>
    </w:p>
    <w:p w:rsidR="00993A02" w:rsidRDefault="00FE752C">
      <w:pPr>
        <w:pStyle w:val="Irodalomjegyzk"/>
      </w:pPr>
      <w:r>
        <w:t xml:space="preserve">Wise, R. A., &amp; Koob, G. F. (2014). The Development and Maintenance of Drug Addiction. </w:t>
      </w:r>
      <w:r>
        <w:rPr>
          <w:i/>
          <w:iCs/>
        </w:rPr>
        <w:t>Neuropsychopharmacology</w:t>
      </w:r>
      <w:r>
        <w:t xml:space="preserve">, </w:t>
      </w:r>
      <w:r>
        <w:rPr>
          <w:i/>
          <w:iCs/>
        </w:rPr>
        <w:t>39</w:t>
      </w:r>
      <w:r>
        <w:t>(2), 254–262. https://doi.org/10.1038/npp.2013.261</w:t>
      </w:r>
    </w:p>
    <w:p w:rsidR="00993A02" w:rsidRDefault="00FE752C">
      <w:pPr>
        <w:pStyle w:val="Irodalomjegyzk"/>
      </w:pPr>
      <w:r>
        <w:t xml:space="preserve">Wut, E., Ng, P., Leung, K. S. W., &amp; Lee, D. (2021). Do gamified elements affect young people’s use behaviour on consumption-related mobile applications? </w:t>
      </w:r>
      <w:r>
        <w:rPr>
          <w:i/>
          <w:iCs/>
        </w:rPr>
        <w:t>Young Consumers</w:t>
      </w:r>
      <w:r>
        <w:t xml:space="preserve">, </w:t>
      </w:r>
      <w:r>
        <w:rPr>
          <w:i/>
          <w:iCs/>
        </w:rPr>
        <w:t>22</w:t>
      </w:r>
      <w:r>
        <w:t>(3), 368–386. https://doi.org/10.1108/YC-10-2020-1218</w:t>
      </w:r>
    </w:p>
    <w:p w:rsidR="00993A02" w:rsidRDefault="00FE752C">
      <w:pPr>
        <w:pStyle w:val="Irodalomjegyzk"/>
      </w:pPr>
      <w:r>
        <w:t xml:space="preserve">Xu, L., Shi, H., Shen, M., Ni, Y., Zhang, X., Pang, Y., Yu, T., Lian, X., Yu, T., Yang, X., &amp; Li, F. (2022). The Effects of mHealth-Based Gamification Interventions on Participation in Physical Activity: Systematic Review. </w:t>
      </w:r>
      <w:r>
        <w:rPr>
          <w:i/>
          <w:iCs/>
        </w:rPr>
        <w:t>JMIR mHealth and uHealth</w:t>
      </w:r>
      <w:r>
        <w:t xml:space="preserve">, </w:t>
      </w:r>
      <w:r>
        <w:rPr>
          <w:i/>
          <w:iCs/>
        </w:rPr>
        <w:t>10</w:t>
      </w:r>
      <w:r>
        <w:t>(2), e27794. https://doi.org/10.2196/27794</w:t>
      </w:r>
    </w:p>
    <w:p w:rsidR="00993A02" w:rsidRDefault="00FE752C">
      <w:pPr>
        <w:pStyle w:val="Irodalomjegyzk"/>
      </w:pPr>
      <w:r>
        <w:t xml:space="preserve">Yang, H., Wang, L., Hu, Z., &amp; Li, D. (2024). Understanding the failing of social gamification: A perspective of user fatigue. </w:t>
      </w:r>
      <w:r>
        <w:rPr>
          <w:i/>
          <w:iCs/>
        </w:rPr>
        <w:t>Electronic Commerce Research and Applications</w:t>
      </w:r>
      <w:r>
        <w:t xml:space="preserve">, </w:t>
      </w:r>
      <w:r>
        <w:rPr>
          <w:i/>
          <w:iCs/>
        </w:rPr>
        <w:t>64</w:t>
      </w:r>
      <w:r>
        <w:t>, 101369. https://doi.org/10.1016/j.elerap.2024.101369</w:t>
      </w:r>
    </w:p>
    <w:p w:rsidR="00993A02" w:rsidRDefault="00FE752C">
      <w:pPr>
        <w:pStyle w:val="Irodalomjegyzk"/>
      </w:pPr>
      <w:r>
        <w:t xml:space="preserve">Yanovsky, S., Hoernle, N., Lev, O., &amp; Gal, K. (2021). One size does not fit all: A study of badge behavior in stack overflow. </w:t>
      </w:r>
      <w:r>
        <w:rPr>
          <w:i/>
          <w:iCs/>
        </w:rPr>
        <w:t>Journal of the Association for Information Science and Technology</w:t>
      </w:r>
      <w:r>
        <w:t xml:space="preserve">, </w:t>
      </w:r>
      <w:r>
        <w:rPr>
          <w:i/>
          <w:iCs/>
        </w:rPr>
        <w:t>72</w:t>
      </w:r>
      <w:r>
        <w:t>(3), 331–345. https://doi.org/10.1002/asi.24409</w:t>
      </w:r>
    </w:p>
    <w:p w:rsidR="00993A02" w:rsidRDefault="00FE752C">
      <w:pPr>
        <w:pStyle w:val="Irodalomjegyzk"/>
      </w:pPr>
      <w:r>
        <w:t xml:space="preserve">Yee, N., &amp; Bailenson, J. (2007). The Proteus Effect: The Effect of Transformed Self-Representation on Behavior. </w:t>
      </w:r>
      <w:r>
        <w:rPr>
          <w:i/>
          <w:iCs/>
        </w:rPr>
        <w:t>Human Communication Research</w:t>
      </w:r>
      <w:r>
        <w:t xml:space="preserve">, </w:t>
      </w:r>
      <w:r>
        <w:rPr>
          <w:i/>
          <w:iCs/>
        </w:rPr>
        <w:t>33</w:t>
      </w:r>
      <w:r>
        <w:t>(3), 271–290. https://doi.org/10.1111/j.1468-2958.2007.00299.x</w:t>
      </w:r>
    </w:p>
    <w:p w:rsidR="00993A02" w:rsidRDefault="00FE752C">
      <w:pPr>
        <w:pStyle w:val="Irodalomjegyzk"/>
      </w:pPr>
      <w:r>
        <w:t xml:space="preserve">Young, S. N., &amp; Leyton, M. (2002). The role of serotonin in human mood and social interaction. </w:t>
      </w:r>
      <w:r>
        <w:rPr>
          <w:i/>
          <w:iCs/>
        </w:rPr>
        <w:t>Pharmacology Biochemistry and Behavior</w:t>
      </w:r>
      <w:r>
        <w:t xml:space="preserve">, </w:t>
      </w:r>
      <w:r>
        <w:rPr>
          <w:i/>
          <w:iCs/>
        </w:rPr>
        <w:t>71</w:t>
      </w:r>
      <w:r>
        <w:t>(4), 857–865. https://doi.org/10.1016/S0091-3057(01)00670-0</w:t>
      </w:r>
    </w:p>
    <w:p w:rsidR="00993A02" w:rsidRDefault="00FE752C">
      <w:pPr>
        <w:pStyle w:val="Irodalomjegyzk"/>
      </w:pPr>
      <w:r>
        <w:t xml:space="preserve">Zak, P. J., Stanton, A. A., &amp; Ahmadi, S. (2007). Oxytocin Increases Generosity in Humans. </w:t>
      </w:r>
      <w:r>
        <w:rPr>
          <w:i/>
          <w:iCs/>
        </w:rPr>
        <w:t>PLoS ONE</w:t>
      </w:r>
      <w:r>
        <w:t xml:space="preserve">, </w:t>
      </w:r>
      <w:r>
        <w:rPr>
          <w:i/>
          <w:iCs/>
        </w:rPr>
        <w:t>2</w:t>
      </w:r>
      <w:r>
        <w:t>(11), e1128. https://doi.org/10.1371/journal.pone.0001128</w:t>
      </w:r>
    </w:p>
    <w:p w:rsidR="00993A02" w:rsidRDefault="00FE752C">
      <w:pPr>
        <w:pStyle w:val="Irodalomjegyzk"/>
      </w:pPr>
      <w:r>
        <w:t xml:space="preserve">Zendle, D., &amp; Cairns, P. (2018). Video game loot boxes are linked to problem gambling: Results of a large-scale survey. </w:t>
      </w:r>
      <w:r>
        <w:rPr>
          <w:i/>
          <w:iCs/>
        </w:rPr>
        <w:t>PLOS ONE</w:t>
      </w:r>
      <w:r>
        <w:t xml:space="preserve">, </w:t>
      </w:r>
      <w:r>
        <w:rPr>
          <w:i/>
          <w:iCs/>
        </w:rPr>
        <w:t>13</w:t>
      </w:r>
      <w:r>
        <w:t>(11), e0206767. https://doi.org/10.1371/journal.pone.0206767</w:t>
      </w:r>
    </w:p>
    <w:p w:rsidR="00993A02" w:rsidRDefault="00FE752C">
      <w:pPr>
        <w:pStyle w:val="Irodalomjegyzk"/>
      </w:pPr>
      <w:r>
        <w:t xml:space="preserve">Zichermann, G., &amp; Cunningham, C. (2011). </w:t>
      </w:r>
      <w:r>
        <w:rPr>
          <w:i/>
          <w:iCs/>
        </w:rPr>
        <w:t>Gamification by design: Implementing game mechanics in web and mobile apps</w:t>
      </w:r>
      <w:r>
        <w:t xml:space="preserve"> (1st. ed). O’Reilly Media.</w:t>
      </w:r>
    </w:p>
    <w:p w:rsidR="00993A02" w:rsidRDefault="00FE752C">
      <w:pPr>
        <w:pStyle w:val="Irodalomjegyzk"/>
      </w:pPr>
      <w:r>
        <w:t xml:space="preserve">Zichermann, G., &amp; Linder, J. (2010). </w:t>
      </w:r>
      <w:r>
        <w:rPr>
          <w:i/>
          <w:iCs/>
        </w:rPr>
        <w:t>Game-based marketing: Inspire customer loyalty through rewards, challenges, and contests</w:t>
      </w:r>
      <w:r>
        <w:t>. John Wiley &amp; Sons, Inc.</w:t>
      </w:r>
    </w:p>
    <w:p w:rsidR="00993A02" w:rsidRDefault="00FE752C">
      <w:pPr>
        <w:pStyle w:val="Irodalomjegyzk"/>
      </w:pPr>
      <w:r>
        <w:lastRenderedPageBreak/>
        <w:t xml:space="preserve">Zichermann, G. (with Linder, J.). (2013). </w:t>
      </w:r>
      <w:r>
        <w:rPr>
          <w:i/>
          <w:iCs/>
        </w:rPr>
        <w:t>The gamification revolution: How leaders leverage game mechanics to crush the competition</w:t>
      </w:r>
      <w:r>
        <w:t>. McGraw-Hill Education.</w:t>
      </w:r>
    </w:p>
    <w:p w:rsidR="00993A02" w:rsidRDefault="00FE752C">
      <w:pPr>
        <w:pStyle w:val="Irodalomjegyzk"/>
      </w:pPr>
      <w:r>
        <w:t xml:space="preserve">Zourmpakis, A.-I., Kalogiannakis, M., &amp; Papadakis, S. (2024). The Effects of Adaptive Gamification in Science Learning: A Comparison Between Traditional Inquiry-Based Learning and Gender Differences. </w:t>
      </w:r>
      <w:r>
        <w:rPr>
          <w:i/>
          <w:iCs/>
        </w:rPr>
        <w:t>Computers</w:t>
      </w:r>
      <w:r>
        <w:t xml:space="preserve">, </w:t>
      </w:r>
      <w:r>
        <w:rPr>
          <w:i/>
          <w:iCs/>
        </w:rPr>
        <w:t>13</w:t>
      </w:r>
      <w:r>
        <w:t>(12), 324. https://doi.org/10.3390/computers13120324</w:t>
      </w:r>
    </w:p>
    <w:p w:rsidR="00993A02" w:rsidRDefault="00FE752C">
      <w:pPr>
        <w:pStyle w:val="Irodalomjegyzk"/>
      </w:pPr>
      <w:r>
        <w:t xml:space="preserve">Zuckerman, O., &amp; Gal-Oz, A. (2014). Deconstructing gamification: Evaluating the effectiveness of continuous measurement, virtual rewards, and social comparison for promoting physical activity. </w:t>
      </w:r>
      <w:r>
        <w:rPr>
          <w:i/>
          <w:iCs/>
        </w:rPr>
        <w:t>Personal and Ubiquitous Computing</w:t>
      </w:r>
      <w:r>
        <w:t xml:space="preserve">, </w:t>
      </w:r>
      <w:r>
        <w:rPr>
          <w:i/>
          <w:iCs/>
        </w:rPr>
        <w:t>18</w:t>
      </w:r>
      <w:r>
        <w:t>(7), 1705–1719. https://doi.org/10.1007/s00779-014-0783-2</w:t>
      </w:r>
    </w:p>
    <w:p w:rsidR="00993A02" w:rsidRDefault="00FE752C">
      <w:pPr>
        <w:pStyle w:val="Irodalomjegyzk"/>
      </w:pPr>
      <w:r>
        <w:fldChar w:fldCharType="end"/>
      </w:r>
    </w:p>
    <w:sectPr w:rsidR="00993A02">
      <w:footerReference w:type="default" r:id="rId8"/>
      <w:footerReference w:type="first" r:id="rId9"/>
      <w:pgSz w:w="11906" w:h="16838"/>
      <w:pgMar w:top="1417" w:right="1417" w:bottom="1417" w:left="1417" w:header="0" w:footer="708"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38F6" w:rsidRDefault="008438F6">
      <w:pPr>
        <w:spacing w:after="0" w:line="240" w:lineRule="auto"/>
      </w:pPr>
      <w:r>
        <w:separator/>
      </w:r>
    </w:p>
  </w:endnote>
  <w:endnote w:type="continuationSeparator" w:id="0">
    <w:p w:rsidR="008438F6" w:rsidRDefault="00843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inion Pro">
    <w:altName w:val="Cambria Math"/>
    <w:panose1 w:val="02040503050201020203"/>
    <w:charset w:val="00"/>
    <w:family w:val="roman"/>
    <w:notTrueType/>
    <w:pitch w:val="variable"/>
    <w:sig w:usb0="E00002AF" w:usb1="5000607B" w:usb2="00000000" w:usb3="00000000" w:csb0="0000019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Liberation Sans">
    <w:altName w:val="Arial"/>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6822554"/>
      <w:docPartObj>
        <w:docPartGallery w:val="Page Numbers (Bottom of Page)"/>
        <w:docPartUnique/>
      </w:docPartObj>
    </w:sdtPr>
    <w:sdtContent>
      <w:p w:rsidR="004230B5" w:rsidRDefault="004230B5">
        <w:pPr>
          <w:pStyle w:val="llb"/>
          <w:jc w:val="center"/>
        </w:pPr>
        <w:r>
          <w:fldChar w:fldCharType="begin"/>
        </w:r>
        <w:r>
          <w:instrText xml:space="preserve"> PAGE </w:instrText>
        </w:r>
        <w:r>
          <w:fldChar w:fldCharType="separate"/>
        </w:r>
        <w:r w:rsidR="00EE02E4">
          <w:rPr>
            <w:noProof/>
          </w:rPr>
          <w:t>114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6477310"/>
      <w:docPartObj>
        <w:docPartGallery w:val="Page Numbers (Bottom of Page)"/>
        <w:docPartUnique/>
      </w:docPartObj>
    </w:sdtPr>
    <w:sdtContent>
      <w:p w:rsidR="004230B5" w:rsidRDefault="004230B5">
        <w:pPr>
          <w:pStyle w:val="llb"/>
          <w:jc w:val="center"/>
        </w:pPr>
        <w:r>
          <w:fldChar w:fldCharType="begin"/>
        </w:r>
        <w:r>
          <w:instrText xml:space="preserve"> PAGE </w:instrText>
        </w:r>
        <w:r>
          <w:fldChar w:fldCharType="separate"/>
        </w:r>
        <w:r w:rsidR="007940B9">
          <w:rPr>
            <w:noProof/>
          </w:rPr>
          <w:t>1</w:t>
        </w:r>
        <w:r>
          <w:fldChar w:fldCharType="end"/>
        </w:r>
      </w:p>
    </w:sdtContent>
  </w:sdt>
  <w:p w:rsidR="004230B5" w:rsidRDefault="004230B5">
    <w:pPr>
      <w:pStyle w:val="llb"/>
    </w:pPr>
  </w:p>
  <w:p w:rsidR="004230B5" w:rsidRDefault="004230B5"/>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38F6" w:rsidRDefault="008438F6">
      <w:pPr>
        <w:rPr>
          <w:sz w:val="12"/>
        </w:rPr>
      </w:pPr>
      <w:r>
        <w:separator/>
      </w:r>
    </w:p>
  </w:footnote>
  <w:footnote w:type="continuationSeparator" w:id="0">
    <w:p w:rsidR="008438F6" w:rsidRDefault="008438F6">
      <w:pPr>
        <w:rPr>
          <w:sz w:val="12"/>
        </w:rPr>
      </w:pPr>
      <w:r>
        <w:continuationSeparator/>
      </w:r>
    </w:p>
  </w:footnote>
  <w:footnote w:id="1">
    <w:p w:rsidR="004230B5" w:rsidRDefault="004230B5">
      <w:pPr>
        <w:pStyle w:val="Lbjegyzetszveg"/>
      </w:pPr>
      <w:r>
        <w:rPr>
          <w:rStyle w:val="Lbjegyzet-karakterek"/>
        </w:rPr>
        <w:footnoteRef/>
      </w:r>
      <w:r>
        <w:t xml:space="preserve"> A gamifikáció és a játékosítás fogalmakat egyenértékűnek tekintjük, felváltva használjuk ebben a könyvben.</w:t>
      </w:r>
    </w:p>
  </w:footnote>
  <w:footnote w:id="2">
    <w:p w:rsidR="004230B5" w:rsidRDefault="004230B5">
      <w:pPr>
        <w:pStyle w:val="Lbjegyzetszveg"/>
      </w:pPr>
      <w:r>
        <w:rPr>
          <w:rStyle w:val="Lbjegyzet-karakterek"/>
        </w:rPr>
        <w:footnoteRef/>
      </w:r>
      <w:r>
        <w:t xml:space="preserve"> Az </w:t>
      </w:r>
      <w:r>
        <w:rPr>
          <w:i/>
        </w:rPr>
        <w:t>Angry Birds</w:t>
      </w:r>
      <w:r>
        <w:t xml:space="preserve"> egy ügyességi és stratégiai mobiljáték, ahol a játékosok madarakat lőnek ki egy katapulttal, hogy lerombolják a különböző szerkezeteket és legyőzzék a zöld disznókat.</w:t>
      </w:r>
    </w:p>
  </w:footnote>
  <w:footnote w:id="3">
    <w:p w:rsidR="004230B5" w:rsidRDefault="004230B5">
      <w:pPr>
        <w:pStyle w:val="Lbjegyzetszveg"/>
      </w:pPr>
      <w:r>
        <w:rPr>
          <w:rStyle w:val="Lbjegyzet-karakterek"/>
        </w:rPr>
        <w:footnoteRef/>
      </w:r>
      <w:r>
        <w:t xml:space="preserve"> A </w:t>
      </w:r>
      <w:r>
        <w:rPr>
          <w:i/>
        </w:rPr>
        <w:t>Candy Crush</w:t>
      </w:r>
      <w:r>
        <w:t xml:space="preserve"> egy rendkívül népszerű videójáték, ahol játékosoknak színes cukorkákat kell úgy cserélgetniük a pályán, hogy legalább három egyforma kerüljön egymás mellé, így azok eltűnnek, és új cukorkák esnek a helyükre.</w:t>
      </w:r>
    </w:p>
  </w:footnote>
  <w:footnote w:id="4">
    <w:p w:rsidR="004230B5" w:rsidRDefault="004230B5">
      <w:pPr>
        <w:pStyle w:val="Lbjegyzetszveg"/>
      </w:pPr>
      <w:r>
        <w:rPr>
          <w:rStyle w:val="Lbjegyzet-karakterek"/>
        </w:rPr>
        <w:footnoteRef/>
      </w:r>
      <w:r>
        <w:t xml:space="preserve"> https://motimore.com/</w:t>
      </w:r>
    </w:p>
  </w:footnote>
  <w:footnote w:id="5">
    <w:p w:rsidR="004230B5" w:rsidRDefault="004230B5">
      <w:pPr>
        <w:pStyle w:val="Lbjegyzetszveg"/>
      </w:pPr>
      <w:r>
        <w:rPr>
          <w:rStyle w:val="Lbjegyzet-karakterek"/>
        </w:rPr>
        <w:footnoteRef/>
      </w:r>
      <w:r>
        <w:t xml:space="preserve"> Köznevelési Regisztrációs és Tanulmányi Alaprendszer</w:t>
      </w:r>
    </w:p>
  </w:footnote>
  <w:footnote w:id="6">
    <w:p w:rsidR="004230B5" w:rsidRDefault="004230B5">
      <w:pPr>
        <w:pStyle w:val="Lbjegyzetszveg"/>
      </w:pPr>
      <w:r>
        <w:rPr>
          <w:rStyle w:val="Lbjegyzet-karakterek"/>
        </w:rPr>
        <w:footnoteRef/>
      </w:r>
      <w:r>
        <w:t xml:space="preserve"> https://tudasbazis.ekreta.hu/pages/viewpage.action?pageId=71697082</w:t>
      </w:r>
    </w:p>
  </w:footnote>
  <w:footnote w:id="7">
    <w:p w:rsidR="004230B5" w:rsidRDefault="004230B5">
      <w:pPr>
        <w:pStyle w:val="Lbjegyzetszveg"/>
      </w:pPr>
      <w:r>
        <w:rPr>
          <w:rStyle w:val="Lbjegyzet-karakterek"/>
        </w:rPr>
        <w:footnoteRef/>
      </w:r>
      <w:r>
        <w:t xml:space="preserve"> A guild rendszerek (magyarul: klánrendszerek vagy csoportosulások) a játékos közösségek szerveződésének egyfajta formái, amelyeket eredetileg online szerepjátékokból (például World of Warcraft) ismerhetünk, de ma már sok gamifikált alkalmazásban és platformon is megjelennek.</w:t>
      </w:r>
    </w:p>
  </w:footnote>
  <w:footnote w:id="8">
    <w:p w:rsidR="004230B5" w:rsidRDefault="004230B5">
      <w:pPr>
        <w:pStyle w:val="Lbjegyzetszveg"/>
      </w:pPr>
      <w:r>
        <w:rPr>
          <w:rStyle w:val="Lbjegyzet-karakterek"/>
        </w:rPr>
        <w:footnoteRef/>
      </w:r>
      <w:r>
        <w:t xml:space="preserve"> A „Massively Multiplayer Online Role-Playing Game” rövidítése, azaz nagyszabású online szerepjáték, amelyben rengeteg játékos vesz részt egyidejűleg az interneten keresztül.</w:t>
      </w:r>
    </w:p>
  </w:footnote>
  <w:footnote w:id="9">
    <w:p w:rsidR="004230B5" w:rsidRDefault="004230B5">
      <w:pPr>
        <w:pStyle w:val="Lbjegyzetszveg"/>
      </w:pPr>
      <w:r>
        <w:rPr>
          <w:rStyle w:val="Lbjegyzet-karakterek"/>
        </w:rPr>
        <w:footnoteRef/>
      </w:r>
      <w:r>
        <w:t xml:space="preserve"> A négy kvadráns itt megtekinthető: https://en.wikipedia.org/wiki/Bartle_taxonomy_of_player_types</w:t>
      </w:r>
    </w:p>
  </w:footnote>
  <w:footnote w:id="10">
    <w:p w:rsidR="004230B5" w:rsidRDefault="004230B5">
      <w:pPr>
        <w:pStyle w:val="Lbjegyzetszveg"/>
      </w:pPr>
      <w:r>
        <w:rPr>
          <w:rStyle w:val="Lbjegyzet-karakterek"/>
        </w:rPr>
        <w:footnoteRef/>
      </w:r>
      <w:r>
        <w:t xml:space="preserve"> A sandbox jellegű feladat lényege a szabadság, a kreativitás és a kísérletezés lehetősége, ahol a résztvevők saját tempójukban, saját ötleteik mentén dolgozhatnak, tanulhatnak vagy alkothatnak.</w:t>
      </w:r>
    </w:p>
  </w:footnote>
  <w:footnote w:id="11">
    <w:p w:rsidR="004230B5" w:rsidRDefault="004230B5">
      <w:pPr>
        <w:pStyle w:val="Lbjegyzetszveg"/>
      </w:pPr>
      <w:r>
        <w:rPr>
          <w:rStyle w:val="Lbjegyzet-karakterek"/>
        </w:rPr>
        <w:footnoteRef/>
      </w:r>
      <w:r>
        <w:t xml:space="preserve"> Az Oktalízis keretrendszer ábrája itt megtekinthető: https://yukaichou.com/frameworks/</w:t>
      </w:r>
    </w:p>
  </w:footnote>
  <w:footnote w:id="12">
    <w:p w:rsidR="004230B5" w:rsidRDefault="004230B5">
      <w:pPr>
        <w:pStyle w:val="Lbjegyzetszveg"/>
      </w:pPr>
      <w:r>
        <w:rPr>
          <w:rStyle w:val="Lbjegyzet-karakterek"/>
        </w:rPr>
        <w:footnoteRef/>
      </w:r>
      <w:r>
        <w:t xml:space="preserve"> A loot box egy jellemzően videójátékos jutalmazási rendszer, amelyben a játékos véletlenszerű, gyakran pénzért is megvásárolható virtuális tárgyakat kap, és amely szerencsejáték-szerű mechanizmusai miatt ma már nemzetközi szabályozási viták középpontjába került.</w:t>
      </w:r>
    </w:p>
  </w:footnote>
  <w:footnote w:id="13">
    <w:p w:rsidR="004230B5" w:rsidRDefault="004230B5">
      <w:pPr>
        <w:pStyle w:val="Lbjegyzetszveg"/>
      </w:pPr>
      <w:r>
        <w:rPr>
          <w:rStyle w:val="Lbjegyzet-karakterek"/>
        </w:rPr>
        <w:footnoteRef/>
      </w:r>
      <w:r>
        <w:t xml:space="preserve"> A napi sorozat (streak) ez azt jelenti, hogy az applikáció számolja, hány egymást követő napon teljesített a felhasználó legalább egy leckét. Ez a funkció a felhasználók motiválását, a szokás kialakítását és a rendszeres tanulás ösztönzését szolgálja. </w:t>
      </w:r>
    </w:p>
  </w:footnote>
  <w:footnote w:id="14">
    <w:p w:rsidR="004230B5" w:rsidRDefault="004230B5">
      <w:pPr>
        <w:pStyle w:val="Lbjegyzetszveg"/>
      </w:pPr>
      <w:r>
        <w:rPr>
          <w:rStyle w:val="Lbjegyzet-karakterek"/>
        </w:rPr>
        <w:footnoteRef/>
      </w:r>
      <w:r>
        <w:t xml:space="preserve"> https://yukaichou.com/gamification-examples/gamification-stats-figures/</w:t>
      </w:r>
    </w:p>
  </w:footnote>
  <w:footnote w:id="15">
    <w:p w:rsidR="004230B5" w:rsidRDefault="004230B5">
      <w:pPr>
        <w:pStyle w:val="Lbjegyzetszveg"/>
      </w:pPr>
      <w:r>
        <w:rPr>
          <w:rStyle w:val="Lbjegyzet-karakterek"/>
        </w:rPr>
        <w:footnoteRef/>
      </w:r>
      <w:r>
        <w:t xml:space="preserve"> A „grinding” kifejezés a videójátékok világában azt a jelenséget írja le, amikor a játékos egy adott tevékenységet, feladatot vagy játékelem-sorozatot ismétel újra és újra – gyakran hosszú ideig –, hogy valamilyen jutalmat, fejlődést vagy erőforrást szerezzen (például tapasztalati pontot, szintlépést, ritka tárgyat vagy pénzt).</w:t>
      </w:r>
    </w:p>
  </w:footnote>
  <w:footnote w:id="16">
    <w:p w:rsidR="004230B5" w:rsidRDefault="004230B5">
      <w:pPr>
        <w:pStyle w:val="Lbjegyzetszveg"/>
      </w:pPr>
      <w:r>
        <w:rPr>
          <w:rStyle w:val="Lbjegyzet-karakterek"/>
        </w:rPr>
        <w:footnoteRef/>
      </w:r>
      <w:r>
        <w:t xml:space="preserve"> A push értesítések olyan valós idejű, rövid üzenetek, amelyeket alkalmazások vagy weboldalak küldenek közvetlenül a felhasználó eszközére, hogy információt, emlékeztetőt vagy cselekvésre ösztönzést adjanak, és hatékonyan növeljék a felhasználók elköteleződését.</w:t>
      </w:r>
    </w:p>
  </w:footnote>
  <w:footnote w:id="17">
    <w:p w:rsidR="004230B5" w:rsidRDefault="004230B5">
      <w:pPr>
        <w:pStyle w:val="Lbjegyzetszveg"/>
      </w:pPr>
      <w:r>
        <w:rPr>
          <w:rStyle w:val="Lbjegyzet-karakterek"/>
        </w:rPr>
        <w:footnoteRef/>
      </w:r>
      <w:r>
        <w:t xml:space="preserve"> Az az időtartam, amelyet egy felhasználó aktívan tölt egy weboldalon vagy alkalmazásban, és fontos mutatója annak, mennyire sikerül lekötni a látogatók figyelmét és elkötelezettségét.</w:t>
      </w:r>
    </w:p>
  </w:footnote>
  <w:footnote w:id="18">
    <w:p w:rsidR="004230B5" w:rsidRDefault="004230B5">
      <w:pPr>
        <w:pStyle w:val="Lbjegyzetszveg"/>
      </w:pPr>
      <w:r>
        <w:rPr>
          <w:rStyle w:val="Lbjegyzet-karakterek"/>
        </w:rPr>
        <w:footnoteRef/>
      </w:r>
      <w:r>
        <w:t xml:space="preserve"> </w:t>
      </w:r>
      <w:hyperlink r:id="rId1">
        <w:r>
          <w:rPr>
            <w:rStyle w:val="Internet-hivatkozs"/>
          </w:rPr>
          <w:t>https://mambo.io/gamification-guide/gamification-examples</w:t>
        </w:r>
      </w:hyperlink>
      <w:r>
        <w:t xml:space="preserve"> (Letöltve 2025.04.15)</w:t>
      </w:r>
    </w:p>
  </w:footnote>
  <w:footnote w:id="19">
    <w:p w:rsidR="004230B5" w:rsidRDefault="004230B5">
      <w:pPr>
        <w:pStyle w:val="Lbjegyzetszveg"/>
      </w:pPr>
      <w:r>
        <w:rPr>
          <w:rStyle w:val="Lbjegyzet-karakterek"/>
        </w:rPr>
        <w:footnoteRef/>
      </w:r>
      <w:r>
        <w:t xml:space="preserve"> A UX tervezés célja, hogy a felhasználók számára pozitív, gördülékeny és hasznos élményt nyújtson a termék vagy szolgáltatás használata során. A UI tervezés a digitális termék vizuális és interaktív felületének megalkotására összpontosít.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0D1F"/>
    <w:multiLevelType w:val="multilevel"/>
    <w:tmpl w:val="22823A42"/>
    <w:lvl w:ilvl="0">
      <w:start w:val="1"/>
      <w:numFmt w:val="bullet"/>
      <w:pStyle w:val="felsorolasutolso"/>
      <w:lvlText w:val=""/>
      <w:lvlJc w:val="left"/>
      <w:pPr>
        <w:tabs>
          <w:tab w:val="num" w:pos="0"/>
        </w:tabs>
        <w:ind w:left="1077" w:hanging="360"/>
      </w:pPr>
      <w:rPr>
        <w:rFonts w:ascii="Symbol" w:hAnsi="Symbol" w:cs="Symbol" w:hint="default"/>
      </w:r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1" w15:restartNumberingAfterBreak="0">
    <w:nsid w:val="0A114F3F"/>
    <w:multiLevelType w:val="multilevel"/>
    <w:tmpl w:val="D376E664"/>
    <w:lvl w:ilvl="0">
      <w:start w:val="1"/>
      <w:numFmt w:val="decimal"/>
      <w:lvlText w:val="%1."/>
      <w:lvlJc w:val="left"/>
      <w:pPr>
        <w:tabs>
          <w:tab w:val="num" w:pos="0"/>
        </w:tabs>
        <w:ind w:left="1077" w:hanging="360"/>
      </w:p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2" w15:restartNumberingAfterBreak="0">
    <w:nsid w:val="0CB705E6"/>
    <w:multiLevelType w:val="multilevel"/>
    <w:tmpl w:val="E9B696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D4967AD"/>
    <w:multiLevelType w:val="multilevel"/>
    <w:tmpl w:val="3C1A1986"/>
    <w:lvl w:ilvl="0">
      <w:start w:val="1"/>
      <w:numFmt w:val="decimal"/>
      <w:lvlText w:val="%1."/>
      <w:lvlJc w:val="left"/>
      <w:pPr>
        <w:tabs>
          <w:tab w:val="num" w:pos="0"/>
        </w:tabs>
        <w:ind w:left="1077" w:hanging="360"/>
      </w:p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4" w15:restartNumberingAfterBreak="0">
    <w:nsid w:val="13FD79DA"/>
    <w:multiLevelType w:val="multilevel"/>
    <w:tmpl w:val="C68446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DA90101"/>
    <w:multiLevelType w:val="multilevel"/>
    <w:tmpl w:val="5A3C07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F9D0848"/>
    <w:multiLevelType w:val="multilevel"/>
    <w:tmpl w:val="C218CF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1AF66E3"/>
    <w:multiLevelType w:val="multilevel"/>
    <w:tmpl w:val="DF6EFB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37A3B99"/>
    <w:multiLevelType w:val="multilevel"/>
    <w:tmpl w:val="466298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551414F"/>
    <w:multiLevelType w:val="multilevel"/>
    <w:tmpl w:val="5A2019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BA8788A"/>
    <w:multiLevelType w:val="multilevel"/>
    <w:tmpl w:val="2DA8E0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2E6634CE"/>
    <w:multiLevelType w:val="multilevel"/>
    <w:tmpl w:val="121AC1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110615A"/>
    <w:multiLevelType w:val="multilevel"/>
    <w:tmpl w:val="004000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49F7B73"/>
    <w:multiLevelType w:val="multilevel"/>
    <w:tmpl w:val="67D24A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5AA7662"/>
    <w:multiLevelType w:val="multilevel"/>
    <w:tmpl w:val="B49092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3A8664DB"/>
    <w:multiLevelType w:val="multilevel"/>
    <w:tmpl w:val="F5B47A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42057EE6"/>
    <w:multiLevelType w:val="multilevel"/>
    <w:tmpl w:val="31F03934"/>
    <w:lvl w:ilvl="0">
      <w:start w:val="1"/>
      <w:numFmt w:val="decimal"/>
      <w:pStyle w:val="szamozasarabszamutolso"/>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7" w15:restartNumberingAfterBreak="0">
    <w:nsid w:val="44041908"/>
    <w:multiLevelType w:val="multilevel"/>
    <w:tmpl w:val="1ED416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4BB711B"/>
    <w:multiLevelType w:val="multilevel"/>
    <w:tmpl w:val="E36433B4"/>
    <w:lvl w:ilvl="0">
      <w:start w:val="1"/>
      <w:numFmt w:val="bullet"/>
      <w:lvlText w:val=""/>
      <w:lvlJc w:val="left"/>
      <w:pPr>
        <w:tabs>
          <w:tab w:val="num" w:pos="1077"/>
        </w:tabs>
        <w:ind w:left="1077" w:hanging="360"/>
      </w:pPr>
      <w:rPr>
        <w:rFonts w:ascii="Symbol" w:hAnsi="Symbol" w:hint="default"/>
      </w:rPr>
    </w:lvl>
    <w:lvl w:ilvl="1">
      <w:start w:val="1"/>
      <w:numFmt w:val="decimal"/>
      <w:lvlText w:val="%2."/>
      <w:lvlJc w:val="left"/>
      <w:pPr>
        <w:tabs>
          <w:tab w:val="num" w:pos="1437"/>
        </w:tabs>
        <w:ind w:left="1437" w:hanging="360"/>
      </w:pPr>
    </w:lvl>
    <w:lvl w:ilvl="2">
      <w:start w:val="1"/>
      <w:numFmt w:val="decimal"/>
      <w:lvlText w:val="%3."/>
      <w:lvlJc w:val="left"/>
      <w:pPr>
        <w:tabs>
          <w:tab w:val="num" w:pos="1797"/>
        </w:tabs>
        <w:ind w:left="1797" w:hanging="360"/>
      </w:pPr>
    </w:lvl>
    <w:lvl w:ilvl="3">
      <w:start w:val="1"/>
      <w:numFmt w:val="decimal"/>
      <w:lvlText w:val="%4."/>
      <w:lvlJc w:val="left"/>
      <w:pPr>
        <w:tabs>
          <w:tab w:val="num" w:pos="2157"/>
        </w:tabs>
        <w:ind w:left="2157" w:hanging="360"/>
      </w:pPr>
    </w:lvl>
    <w:lvl w:ilvl="4">
      <w:start w:val="1"/>
      <w:numFmt w:val="decimal"/>
      <w:lvlText w:val="%5."/>
      <w:lvlJc w:val="left"/>
      <w:pPr>
        <w:tabs>
          <w:tab w:val="num" w:pos="2517"/>
        </w:tabs>
        <w:ind w:left="2517" w:hanging="360"/>
      </w:pPr>
    </w:lvl>
    <w:lvl w:ilvl="5">
      <w:start w:val="1"/>
      <w:numFmt w:val="decimal"/>
      <w:lvlText w:val="%6."/>
      <w:lvlJc w:val="left"/>
      <w:pPr>
        <w:tabs>
          <w:tab w:val="num" w:pos="2877"/>
        </w:tabs>
        <w:ind w:left="2877" w:hanging="360"/>
      </w:pPr>
    </w:lvl>
    <w:lvl w:ilvl="6">
      <w:start w:val="1"/>
      <w:numFmt w:val="decimal"/>
      <w:lvlText w:val="%7."/>
      <w:lvlJc w:val="left"/>
      <w:pPr>
        <w:tabs>
          <w:tab w:val="num" w:pos="3237"/>
        </w:tabs>
        <w:ind w:left="3237" w:hanging="360"/>
      </w:pPr>
    </w:lvl>
    <w:lvl w:ilvl="7">
      <w:start w:val="1"/>
      <w:numFmt w:val="decimal"/>
      <w:lvlText w:val="%8."/>
      <w:lvlJc w:val="left"/>
      <w:pPr>
        <w:tabs>
          <w:tab w:val="num" w:pos="3597"/>
        </w:tabs>
        <w:ind w:left="3597" w:hanging="360"/>
      </w:pPr>
    </w:lvl>
    <w:lvl w:ilvl="8">
      <w:start w:val="1"/>
      <w:numFmt w:val="decimal"/>
      <w:lvlText w:val="%9."/>
      <w:lvlJc w:val="left"/>
      <w:pPr>
        <w:tabs>
          <w:tab w:val="num" w:pos="3957"/>
        </w:tabs>
        <w:ind w:left="3957" w:hanging="360"/>
      </w:pPr>
    </w:lvl>
  </w:abstractNum>
  <w:abstractNum w:abstractNumId="19" w15:restartNumberingAfterBreak="0">
    <w:nsid w:val="4D9648C8"/>
    <w:multiLevelType w:val="multilevel"/>
    <w:tmpl w:val="B6F0A6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2E2CA3"/>
    <w:multiLevelType w:val="multilevel"/>
    <w:tmpl w:val="65CE2C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518F1C4D"/>
    <w:multiLevelType w:val="multilevel"/>
    <w:tmpl w:val="E0DAC3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56F116BE"/>
    <w:multiLevelType w:val="multilevel"/>
    <w:tmpl w:val="502E6E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59072731"/>
    <w:multiLevelType w:val="multilevel"/>
    <w:tmpl w:val="94F034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A33275C"/>
    <w:multiLevelType w:val="multilevel"/>
    <w:tmpl w:val="3EFCD6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5EB33C8D"/>
    <w:multiLevelType w:val="multilevel"/>
    <w:tmpl w:val="7C5E93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05E31DF"/>
    <w:multiLevelType w:val="multilevel"/>
    <w:tmpl w:val="0DD021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3532C05"/>
    <w:multiLevelType w:val="multilevel"/>
    <w:tmpl w:val="EE6082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1F10484"/>
    <w:multiLevelType w:val="multilevel"/>
    <w:tmpl w:val="CD84D8C4"/>
    <w:lvl w:ilvl="0">
      <w:start w:val="1"/>
      <w:numFmt w:val="decimal"/>
      <w:pStyle w:val="szamozs"/>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52441B4"/>
    <w:multiLevelType w:val="multilevel"/>
    <w:tmpl w:val="98AA4F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6"/>
  </w:num>
  <w:num w:numId="3">
    <w:abstractNumId w:val="28"/>
  </w:num>
  <w:num w:numId="4">
    <w:abstractNumId w:val="14"/>
  </w:num>
  <w:num w:numId="5">
    <w:abstractNumId w:val="23"/>
  </w:num>
  <w:num w:numId="6">
    <w:abstractNumId w:val="22"/>
  </w:num>
  <w:num w:numId="7">
    <w:abstractNumId w:val="1"/>
  </w:num>
  <w:num w:numId="8">
    <w:abstractNumId w:val="3"/>
  </w:num>
  <w:num w:numId="9">
    <w:abstractNumId w:val="18"/>
  </w:num>
  <w:num w:numId="10">
    <w:abstractNumId w:val="6"/>
  </w:num>
  <w:num w:numId="11">
    <w:abstractNumId w:val="10"/>
  </w:num>
  <w:num w:numId="12">
    <w:abstractNumId w:val="12"/>
  </w:num>
  <w:num w:numId="13">
    <w:abstractNumId w:val="26"/>
  </w:num>
  <w:num w:numId="14">
    <w:abstractNumId w:val="7"/>
  </w:num>
  <w:num w:numId="15">
    <w:abstractNumId w:val="4"/>
  </w:num>
  <w:num w:numId="16">
    <w:abstractNumId w:val="9"/>
  </w:num>
  <w:num w:numId="17">
    <w:abstractNumId w:val="24"/>
  </w:num>
  <w:num w:numId="18">
    <w:abstractNumId w:val="5"/>
  </w:num>
  <w:num w:numId="19">
    <w:abstractNumId w:val="8"/>
  </w:num>
  <w:num w:numId="20">
    <w:abstractNumId w:val="17"/>
  </w:num>
  <w:num w:numId="21">
    <w:abstractNumId w:val="13"/>
  </w:num>
  <w:num w:numId="22">
    <w:abstractNumId w:val="2"/>
  </w:num>
  <w:num w:numId="23">
    <w:abstractNumId w:val="11"/>
  </w:num>
  <w:num w:numId="24">
    <w:abstractNumId w:val="29"/>
  </w:num>
  <w:num w:numId="25">
    <w:abstractNumId w:val="19"/>
  </w:num>
  <w:num w:numId="26">
    <w:abstractNumId w:val="20"/>
  </w:num>
  <w:num w:numId="27">
    <w:abstractNumId w:val="21"/>
  </w:num>
  <w:num w:numId="28">
    <w:abstractNumId w:val="27"/>
  </w:num>
  <w:num w:numId="29">
    <w:abstractNumId w:val="25"/>
  </w:num>
  <w:num w:numId="30">
    <w:abstractNumId w:val="15"/>
  </w:num>
  <w:num w:numId="31">
    <w:abstractNumId w:val="6"/>
    <w:lvlOverride w:ilvl="0">
      <w:startOverride w:val="1"/>
    </w:lvlOverride>
  </w:num>
  <w:num w:numId="32">
    <w:abstractNumId w:val="6"/>
  </w:num>
  <w:num w:numId="33">
    <w:abstractNumId w:val="6"/>
  </w:num>
  <w:num w:numId="34">
    <w:abstractNumId w:val="6"/>
  </w:num>
  <w:num w:numId="35">
    <w:abstractNumId w:val="6"/>
  </w:num>
  <w:num w:numId="36">
    <w:abstractNumId w:val="6"/>
  </w:num>
  <w:num w:numId="37">
    <w:abstractNumId w:val="6"/>
  </w:num>
  <w:num w:numId="38">
    <w:abstractNumId w:val="6"/>
  </w:num>
  <w:num w:numId="39">
    <w:abstractNumId w:val="6"/>
  </w:num>
  <w:num w:numId="40">
    <w:abstractNumId w:val="6"/>
  </w:num>
  <w:num w:numId="41">
    <w:abstractNumId w:val="6"/>
  </w:num>
  <w:num w:numId="42">
    <w:abstractNumId w:val="6"/>
  </w:num>
  <w:num w:numId="43">
    <w:abstractNumId w:val="6"/>
  </w:num>
  <w:num w:numId="44">
    <w:abstractNumId w:val="6"/>
  </w:num>
  <w:num w:numId="45">
    <w:abstractNumId w:val="6"/>
  </w:num>
  <w:num w:numId="46">
    <w:abstractNumId w:val="6"/>
  </w:num>
  <w:num w:numId="47">
    <w:abstractNumId w:val="6"/>
  </w:num>
  <w:num w:numId="48">
    <w:abstractNumId w:val="6"/>
  </w:num>
  <w:num w:numId="49">
    <w:abstractNumId w:val="6"/>
  </w:num>
  <w:num w:numId="5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bari Kálmán (EXT)">
    <w15:presenceInfo w15:providerId="AD" w15:userId="S-1-5-21-1119397121-3824722568-3519062329-220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trackRevision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A02"/>
    <w:rsid w:val="00040A16"/>
    <w:rsid w:val="002154DA"/>
    <w:rsid w:val="003419F9"/>
    <w:rsid w:val="00415A6C"/>
    <w:rsid w:val="004230B5"/>
    <w:rsid w:val="00471E76"/>
    <w:rsid w:val="00615F80"/>
    <w:rsid w:val="006F0224"/>
    <w:rsid w:val="007940B9"/>
    <w:rsid w:val="008438F6"/>
    <w:rsid w:val="00861A22"/>
    <w:rsid w:val="008A420B"/>
    <w:rsid w:val="00990632"/>
    <w:rsid w:val="00993A02"/>
    <w:rsid w:val="00A809F2"/>
    <w:rsid w:val="00A91BAA"/>
    <w:rsid w:val="00AE6FA3"/>
    <w:rsid w:val="00B0483D"/>
    <w:rsid w:val="00B41AE5"/>
    <w:rsid w:val="00BA4B6E"/>
    <w:rsid w:val="00C02F86"/>
    <w:rsid w:val="00C47324"/>
    <w:rsid w:val="00C96DDB"/>
    <w:rsid w:val="00D23DE7"/>
    <w:rsid w:val="00D32EB6"/>
    <w:rsid w:val="00E46379"/>
    <w:rsid w:val="00E9777C"/>
    <w:rsid w:val="00EB0AC4"/>
    <w:rsid w:val="00EE02E4"/>
    <w:rsid w:val="00F97D7E"/>
    <w:rsid w:val="00FD6C70"/>
    <w:rsid w:val="00FE161E"/>
    <w:rsid w:val="00FE752C"/>
  </w:rsids>
  <m:mathPr>
    <m:mathFont m:val="Cambria Math"/>
    <m:brkBin m:val="before"/>
    <m:brkBinSub m:val="--"/>
    <m:smallFrac m:val="0"/>
    <m:dispDef/>
    <m:lMargin m:val="0"/>
    <m:rMargin m:val="0"/>
    <m:defJc m:val="centerGroup"/>
    <m:wrapIndent m:val="1440"/>
    <m:intLim m:val="subSup"/>
    <m:naryLim m:val="undOvr"/>
  </m:mathPr>
  <w:themeFontLang w:val="hu-H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0C3F5"/>
  <w15:docId w15:val="{9FAC0C8E-DBC9-4567-9636-8D587AD16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1D106E"/>
    <w:pPr>
      <w:spacing w:after="160" w:line="259" w:lineRule="auto"/>
    </w:pPr>
    <w:rPr>
      <w:rFonts w:ascii="Minion Pro" w:hAnsi="Minion Pro"/>
      <w:sz w:val="24"/>
    </w:rPr>
  </w:style>
  <w:style w:type="paragraph" w:styleId="Cmsor1">
    <w:name w:val="heading 1"/>
    <w:basedOn w:val="Norml"/>
    <w:next w:val="Norml"/>
    <w:link w:val="Cmsor1Char"/>
    <w:uiPriority w:val="1"/>
    <w:qFormat/>
    <w:rsid w:val="00E42510"/>
    <w:pPr>
      <w:keepNext/>
      <w:keepLines/>
      <w:pageBreakBefore/>
      <w:spacing w:before="480" w:after="360"/>
      <w:outlineLvl w:val="0"/>
    </w:pPr>
    <w:rPr>
      <w:rFonts w:eastAsiaTheme="majorEastAsia" w:cs="Times New Roman"/>
      <w:b/>
      <w:sz w:val="32"/>
      <w:szCs w:val="32"/>
    </w:rPr>
  </w:style>
  <w:style w:type="paragraph" w:styleId="Cmsor2">
    <w:name w:val="heading 2"/>
    <w:basedOn w:val="Szmok"/>
    <w:next w:val="Norml"/>
    <w:link w:val="Cmsor2Char"/>
    <w:uiPriority w:val="1"/>
    <w:unhideWhenUsed/>
    <w:qFormat/>
    <w:rsid w:val="00A66562"/>
    <w:pPr>
      <w:keepNext/>
      <w:spacing w:before="360" w:after="120"/>
      <w:outlineLvl w:val="1"/>
    </w:pPr>
  </w:style>
  <w:style w:type="paragraph" w:styleId="Cmsor3">
    <w:name w:val="heading 3"/>
    <w:basedOn w:val="Cmsor2"/>
    <w:next w:val="Norml"/>
    <w:link w:val="Cmsor3Char"/>
    <w:uiPriority w:val="9"/>
    <w:unhideWhenUsed/>
    <w:qFormat/>
    <w:rsid w:val="00F1025B"/>
    <w:pPr>
      <w:spacing w:after="240"/>
      <w:outlineLvl w:val="2"/>
    </w:pPr>
    <w:rPr>
      <w:sz w:val="24"/>
    </w:rPr>
  </w:style>
  <w:style w:type="paragraph" w:styleId="Cmsor4">
    <w:name w:val="heading 4"/>
    <w:basedOn w:val="Cmsor3"/>
    <w:next w:val="Norml"/>
    <w:link w:val="Cmsor4Char"/>
    <w:uiPriority w:val="9"/>
    <w:unhideWhenUsed/>
    <w:qFormat/>
    <w:rsid w:val="000D4C02"/>
    <w:pPr>
      <w:outlineLvl w:val="3"/>
    </w:pPr>
    <w:rPr>
      <w:sz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qFormat/>
    <w:rsid w:val="00E42510"/>
    <w:rPr>
      <w:rFonts w:ascii="Minion Pro" w:eastAsiaTheme="majorEastAsia" w:hAnsi="Minion Pro" w:cs="Times New Roman"/>
      <w:b/>
      <w:sz w:val="32"/>
      <w:szCs w:val="32"/>
    </w:rPr>
  </w:style>
  <w:style w:type="character" w:customStyle="1" w:styleId="Cmsor2Char">
    <w:name w:val="Címsor 2 Char"/>
    <w:basedOn w:val="Bekezdsalapbettpusa"/>
    <w:link w:val="Cmsor2"/>
    <w:uiPriority w:val="1"/>
    <w:qFormat/>
    <w:rsid w:val="00A66562"/>
    <w:rPr>
      <w:rFonts w:ascii="Minion Pro" w:hAnsi="Minion Pro"/>
      <w:b/>
      <w:i/>
      <w:sz w:val="28"/>
    </w:rPr>
  </w:style>
  <w:style w:type="character" w:customStyle="1" w:styleId="Cmsor3Char">
    <w:name w:val="Címsor 3 Char"/>
    <w:basedOn w:val="Bekezdsalapbettpusa"/>
    <w:link w:val="Cmsor3"/>
    <w:uiPriority w:val="9"/>
    <w:qFormat/>
    <w:rsid w:val="00F1025B"/>
    <w:rPr>
      <w:rFonts w:ascii="Minion Pro" w:hAnsi="Minion Pro"/>
      <w:b/>
      <w:i/>
      <w:sz w:val="24"/>
    </w:rPr>
  </w:style>
  <w:style w:type="character" w:customStyle="1" w:styleId="Cmsor4Char">
    <w:name w:val="Címsor 4 Char"/>
    <w:basedOn w:val="Bekezdsalapbettpusa"/>
    <w:link w:val="Cmsor4"/>
    <w:uiPriority w:val="9"/>
    <w:qFormat/>
    <w:rsid w:val="000D4C02"/>
    <w:rPr>
      <w:rFonts w:ascii="Minion Pro" w:hAnsi="Minion Pro"/>
      <w:b/>
      <w:i/>
    </w:rPr>
  </w:style>
  <w:style w:type="character" w:customStyle="1" w:styleId="LbjegyzetszvegChar">
    <w:name w:val="Lábjegyzetszöveg Char"/>
    <w:basedOn w:val="Bekezdsalapbettpusa"/>
    <w:link w:val="Lbjegyzetszveg"/>
    <w:uiPriority w:val="99"/>
    <w:semiHidden/>
    <w:qFormat/>
    <w:rsid w:val="001804A3"/>
    <w:rPr>
      <w:sz w:val="20"/>
      <w:szCs w:val="20"/>
    </w:rPr>
  </w:style>
  <w:style w:type="character" w:customStyle="1" w:styleId="Lbjegyzet-horgony">
    <w:name w:val="Lábjegyzet-horgony"/>
    <w:rPr>
      <w:vertAlign w:val="superscript"/>
    </w:rPr>
  </w:style>
  <w:style w:type="character" w:customStyle="1" w:styleId="FootnoteCharacters">
    <w:name w:val="Footnote Characters"/>
    <w:basedOn w:val="Bekezdsalapbettpusa"/>
    <w:uiPriority w:val="99"/>
    <w:semiHidden/>
    <w:unhideWhenUsed/>
    <w:qFormat/>
    <w:rsid w:val="001804A3"/>
    <w:rPr>
      <w:vertAlign w:val="superscript"/>
    </w:rPr>
  </w:style>
  <w:style w:type="character" w:customStyle="1" w:styleId="CmChar">
    <w:name w:val="Cím Char"/>
    <w:basedOn w:val="Bekezdsalapbettpusa"/>
    <w:link w:val="Cm"/>
    <w:uiPriority w:val="10"/>
    <w:qFormat/>
    <w:rsid w:val="00A6507E"/>
    <w:rPr>
      <w:rFonts w:ascii="Minion Pro" w:eastAsiaTheme="majorEastAsia" w:hAnsi="Minion Pro" w:cstheme="majorBidi"/>
      <w:b/>
      <w:spacing w:val="-10"/>
      <w:kern w:val="2"/>
      <w:sz w:val="56"/>
      <w:szCs w:val="56"/>
    </w:rPr>
  </w:style>
  <w:style w:type="character" w:customStyle="1" w:styleId="AlcmChar">
    <w:name w:val="Alcím Char"/>
    <w:basedOn w:val="Bekezdsalapbettpusa"/>
    <w:link w:val="Alcm"/>
    <w:uiPriority w:val="11"/>
    <w:qFormat/>
    <w:rsid w:val="00D36BBB"/>
    <w:rPr>
      <w:rFonts w:ascii="Minion Pro" w:eastAsiaTheme="minorEastAsia" w:hAnsi="Minion Pro"/>
      <w:color w:val="000000" w:themeColor="text1"/>
      <w:spacing w:val="15"/>
      <w:sz w:val="24"/>
    </w:rPr>
  </w:style>
  <w:style w:type="character" w:customStyle="1" w:styleId="lfejChar">
    <w:name w:val="Élőfej Char"/>
    <w:basedOn w:val="Bekezdsalapbettpusa"/>
    <w:link w:val="lfej"/>
    <w:uiPriority w:val="99"/>
    <w:qFormat/>
    <w:rsid w:val="00701236"/>
    <w:rPr>
      <w:rFonts w:ascii="Minion Pro" w:hAnsi="Minion Pro"/>
    </w:rPr>
  </w:style>
  <w:style w:type="character" w:customStyle="1" w:styleId="llbChar">
    <w:name w:val="Élőláb Char"/>
    <w:basedOn w:val="Bekezdsalapbettpusa"/>
    <w:link w:val="llb"/>
    <w:uiPriority w:val="99"/>
    <w:qFormat/>
    <w:rsid w:val="00701236"/>
    <w:rPr>
      <w:rFonts w:ascii="Minion Pro" w:hAnsi="Minion Pro"/>
    </w:rPr>
  </w:style>
  <w:style w:type="character" w:customStyle="1" w:styleId="SzvegtrzsChar">
    <w:name w:val="Szövegtörzs Char"/>
    <w:basedOn w:val="Bekezdsalapbettpusa"/>
    <w:link w:val="Szvegtrzs"/>
    <w:uiPriority w:val="1"/>
    <w:qFormat/>
    <w:rsid w:val="00474901"/>
    <w:rPr>
      <w:sz w:val="24"/>
      <w:szCs w:val="24"/>
      <w:lang w:val="en-US"/>
    </w:rPr>
  </w:style>
  <w:style w:type="character" w:customStyle="1" w:styleId="VgjegyzetszvegeChar">
    <w:name w:val="Végjegyzet szövege Char"/>
    <w:basedOn w:val="Bekezdsalapbettpusa"/>
    <w:link w:val="Vgjegyzetszvege"/>
    <w:uiPriority w:val="99"/>
    <w:semiHidden/>
    <w:qFormat/>
    <w:rsid w:val="004051E1"/>
    <w:rPr>
      <w:rFonts w:ascii="Minion Pro" w:hAnsi="Minion Pro"/>
      <w:sz w:val="20"/>
      <w:szCs w:val="20"/>
    </w:rPr>
  </w:style>
  <w:style w:type="character" w:customStyle="1" w:styleId="Vgjegyzet-horgony">
    <w:name w:val="Végjegyzet-horgony"/>
    <w:rPr>
      <w:vertAlign w:val="superscript"/>
    </w:rPr>
  </w:style>
  <w:style w:type="character" w:customStyle="1" w:styleId="EndnoteCharacters">
    <w:name w:val="Endnote Characters"/>
    <w:basedOn w:val="Bekezdsalapbettpusa"/>
    <w:uiPriority w:val="99"/>
    <w:semiHidden/>
    <w:unhideWhenUsed/>
    <w:qFormat/>
    <w:rsid w:val="004051E1"/>
    <w:rPr>
      <w:vertAlign w:val="superscript"/>
    </w:rPr>
  </w:style>
  <w:style w:type="character" w:customStyle="1" w:styleId="SzvegtrzsbehzssalChar">
    <w:name w:val="Szövegtörzs behúzással Char"/>
    <w:basedOn w:val="SzvegtrzsChar"/>
    <w:link w:val="Szvegtrzsbehzssal"/>
    <w:uiPriority w:val="99"/>
    <w:semiHidden/>
    <w:qFormat/>
    <w:rsid w:val="00645BA6"/>
    <w:rPr>
      <w:rFonts w:ascii="Minion Pro" w:hAnsi="Minion Pro"/>
      <w:sz w:val="24"/>
      <w:szCs w:val="24"/>
      <w:lang w:val="en-US"/>
    </w:rPr>
  </w:style>
  <w:style w:type="character" w:customStyle="1" w:styleId="Internet-hivatkozs">
    <w:name w:val="Internet-hivatkozás"/>
    <w:basedOn w:val="Bekezdsalapbettpusa"/>
    <w:uiPriority w:val="99"/>
    <w:unhideWhenUsed/>
    <w:rsid w:val="00910BE0"/>
    <w:rPr>
      <w:color w:val="0563C1" w:themeColor="hyperlink"/>
      <w:u w:val="single"/>
    </w:rPr>
  </w:style>
  <w:style w:type="character" w:styleId="Jegyzethivatkozs">
    <w:name w:val="annotation reference"/>
    <w:basedOn w:val="Bekezdsalapbettpusa"/>
    <w:uiPriority w:val="99"/>
    <w:semiHidden/>
    <w:unhideWhenUsed/>
    <w:qFormat/>
    <w:rsid w:val="00A73AF7"/>
    <w:rPr>
      <w:sz w:val="16"/>
      <w:szCs w:val="16"/>
    </w:rPr>
  </w:style>
  <w:style w:type="character" w:customStyle="1" w:styleId="JegyzetszvegChar">
    <w:name w:val="Jegyzetszöveg Char"/>
    <w:basedOn w:val="Bekezdsalapbettpusa"/>
    <w:link w:val="Jegyzetszveg"/>
    <w:uiPriority w:val="99"/>
    <w:semiHidden/>
    <w:qFormat/>
    <w:rsid w:val="00A73AF7"/>
    <w:rPr>
      <w:rFonts w:ascii="Minion Pro" w:hAnsi="Minion Pro"/>
      <w:sz w:val="20"/>
      <w:szCs w:val="20"/>
    </w:rPr>
  </w:style>
  <w:style w:type="character" w:customStyle="1" w:styleId="MegjegyzstrgyaChar">
    <w:name w:val="Megjegyzés tárgya Char"/>
    <w:basedOn w:val="JegyzetszvegChar"/>
    <w:link w:val="Megjegyzstrgya"/>
    <w:uiPriority w:val="99"/>
    <w:semiHidden/>
    <w:qFormat/>
    <w:rsid w:val="00A73AF7"/>
    <w:rPr>
      <w:rFonts w:ascii="Minion Pro" w:hAnsi="Minion Pro"/>
      <w:b/>
      <w:bCs/>
      <w:sz w:val="20"/>
      <w:szCs w:val="20"/>
    </w:rPr>
  </w:style>
  <w:style w:type="character" w:customStyle="1" w:styleId="BuborkszvegChar">
    <w:name w:val="Buborékszöveg Char"/>
    <w:basedOn w:val="Bekezdsalapbettpusa"/>
    <w:link w:val="Buborkszveg"/>
    <w:uiPriority w:val="99"/>
    <w:semiHidden/>
    <w:qFormat/>
    <w:rsid w:val="00A73AF7"/>
    <w:rPr>
      <w:rFonts w:ascii="Segoe UI" w:hAnsi="Segoe UI" w:cs="Segoe UI"/>
      <w:sz w:val="18"/>
      <w:szCs w:val="18"/>
    </w:rPr>
  </w:style>
  <w:style w:type="character" w:styleId="Kiemels2">
    <w:name w:val="Strong"/>
    <w:basedOn w:val="Bekezdsalapbettpusa"/>
    <w:uiPriority w:val="22"/>
    <w:qFormat/>
    <w:rsid w:val="009313BA"/>
    <w:rPr>
      <w:b/>
      <w:bCs/>
    </w:rPr>
  </w:style>
  <w:style w:type="character" w:customStyle="1" w:styleId="Hangslyozs">
    <w:name w:val="Hangsúlyozás"/>
    <w:basedOn w:val="Bekezdsalapbettpusa"/>
    <w:uiPriority w:val="20"/>
    <w:qFormat/>
    <w:rsid w:val="009E56E2"/>
    <w:rPr>
      <w:i/>
      <w:iCs/>
    </w:rPr>
  </w:style>
  <w:style w:type="character" w:customStyle="1" w:styleId="ng-star-inserted">
    <w:name w:val="ng-star-inserted"/>
    <w:basedOn w:val="Bekezdsalapbettpusa"/>
    <w:qFormat/>
    <w:rsid w:val="001701AE"/>
  </w:style>
  <w:style w:type="character" w:customStyle="1" w:styleId="bold">
    <w:name w:val="bold"/>
    <w:basedOn w:val="Bekezdsalapbettpusa"/>
    <w:qFormat/>
    <w:rsid w:val="001701AE"/>
  </w:style>
  <w:style w:type="character" w:customStyle="1" w:styleId="italic">
    <w:name w:val="italic"/>
    <w:basedOn w:val="Bekezdsalapbettpusa"/>
    <w:qFormat/>
    <w:rsid w:val="00B22DBE"/>
  </w:style>
  <w:style w:type="character" w:customStyle="1" w:styleId="relative">
    <w:name w:val="relative"/>
    <w:basedOn w:val="Bekezdsalapbettpusa"/>
    <w:qFormat/>
    <w:rsid w:val="00A03659"/>
  </w:style>
  <w:style w:type="character" w:customStyle="1" w:styleId="Megltogatottinternet-hivatkozs">
    <w:name w:val="Meglátogatott internet-hivatkozás"/>
    <w:basedOn w:val="Bekezdsalapbettpusa"/>
    <w:uiPriority w:val="99"/>
    <w:semiHidden/>
    <w:unhideWhenUsed/>
    <w:rsid w:val="00B91414"/>
    <w:rPr>
      <w:color w:val="954F72" w:themeColor="followedHyperlink"/>
      <w:u w:val="single"/>
    </w:rPr>
  </w:style>
  <w:style w:type="character" w:customStyle="1" w:styleId="ms-1">
    <w:name w:val="ms-1"/>
    <w:basedOn w:val="Bekezdsalapbettpusa"/>
    <w:qFormat/>
    <w:rsid w:val="00733450"/>
  </w:style>
  <w:style w:type="character" w:customStyle="1" w:styleId="max-w-full">
    <w:name w:val="max-w-full"/>
    <w:basedOn w:val="Bekezdsalapbettpusa"/>
    <w:qFormat/>
    <w:rsid w:val="00733450"/>
  </w:style>
  <w:style w:type="character" w:customStyle="1" w:styleId="Jegyzkhivatkozs">
    <w:name w:val="Jegyzékhivatkozás"/>
    <w:qFormat/>
  </w:style>
  <w:style w:type="character" w:customStyle="1" w:styleId="Lbjegyzet-karakterek">
    <w:name w:val="Lábjegyzet-karakterek"/>
    <w:qFormat/>
  </w:style>
  <w:style w:type="character" w:customStyle="1" w:styleId="Vgjegyzet-karakterek">
    <w:name w:val="Végjegyzet-karakterek"/>
    <w:qFormat/>
  </w:style>
  <w:style w:type="character" w:customStyle="1" w:styleId="Szmozsjelek">
    <w:name w:val="Számozásjelek"/>
    <w:qFormat/>
  </w:style>
  <w:style w:type="paragraph" w:customStyle="1" w:styleId="Cmsor">
    <w:name w:val="Címsor"/>
    <w:basedOn w:val="Norml"/>
    <w:next w:val="Szvegtrzs"/>
    <w:qFormat/>
    <w:pPr>
      <w:keepNext/>
      <w:spacing w:before="240" w:after="120"/>
    </w:pPr>
    <w:rPr>
      <w:rFonts w:ascii="Liberation Sans" w:eastAsia="Microsoft YaHei" w:hAnsi="Liberation Sans" w:cs="Arial"/>
      <w:sz w:val="28"/>
      <w:szCs w:val="28"/>
    </w:rPr>
  </w:style>
  <w:style w:type="paragraph" w:styleId="Szvegtrzs">
    <w:name w:val="Body Text"/>
    <w:basedOn w:val="Norml"/>
    <w:link w:val="SzvegtrzsChar"/>
    <w:uiPriority w:val="1"/>
    <w:qFormat/>
    <w:rsid w:val="00474901"/>
    <w:pPr>
      <w:spacing w:before="180" w:after="180" w:line="240" w:lineRule="auto"/>
    </w:pPr>
    <w:rPr>
      <w:rFonts w:asciiTheme="minorHAnsi" w:hAnsiTheme="minorHAnsi"/>
      <w:szCs w:val="24"/>
      <w:lang w:val="en-US"/>
    </w:rPr>
  </w:style>
  <w:style w:type="paragraph" w:styleId="Lista">
    <w:name w:val="List"/>
    <w:basedOn w:val="Szvegtrzs"/>
    <w:rPr>
      <w:rFonts w:cs="Arial"/>
    </w:rPr>
  </w:style>
  <w:style w:type="paragraph" w:styleId="Kpalrs">
    <w:name w:val="caption"/>
    <w:basedOn w:val="Norml"/>
    <w:next w:val="Norml"/>
    <w:uiPriority w:val="35"/>
    <w:unhideWhenUsed/>
    <w:qFormat/>
    <w:rsid w:val="00F20C06"/>
    <w:pPr>
      <w:spacing w:after="200" w:line="240" w:lineRule="auto"/>
    </w:pPr>
    <w:rPr>
      <w:i/>
      <w:iCs/>
      <w:color w:val="44546A" w:themeColor="text2"/>
      <w:sz w:val="18"/>
      <w:szCs w:val="18"/>
    </w:rPr>
  </w:style>
  <w:style w:type="paragraph" w:customStyle="1" w:styleId="Trgymutat">
    <w:name w:val="Tárgymutató"/>
    <w:basedOn w:val="Norml"/>
    <w:qFormat/>
    <w:pPr>
      <w:suppressLineNumbers/>
    </w:pPr>
    <w:rPr>
      <w:rFonts w:cs="Arial"/>
    </w:rPr>
  </w:style>
  <w:style w:type="paragraph" w:customStyle="1" w:styleId="Szmok">
    <w:name w:val="Számok"/>
    <w:basedOn w:val="Norml"/>
    <w:qFormat/>
    <w:rsid w:val="00E42510"/>
    <w:rPr>
      <w:b/>
      <w:i/>
      <w:sz w:val="28"/>
    </w:rPr>
  </w:style>
  <w:style w:type="paragraph" w:customStyle="1" w:styleId="bekezdeselso">
    <w:name w:val="bekezdes_elso"/>
    <w:basedOn w:val="Norml"/>
    <w:next w:val="bekezdestobbi"/>
    <w:qFormat/>
    <w:rsid w:val="000A52E5"/>
    <w:pPr>
      <w:spacing w:after="60"/>
      <w:jc w:val="both"/>
    </w:pPr>
  </w:style>
  <w:style w:type="paragraph" w:customStyle="1" w:styleId="bekezdestobbi">
    <w:name w:val="bekezdes_tobbi"/>
    <w:basedOn w:val="bekezdeselso"/>
    <w:qFormat/>
    <w:rsid w:val="00AC3A46"/>
    <w:pPr>
      <w:ind w:firstLine="624"/>
    </w:pPr>
  </w:style>
  <w:style w:type="paragraph" w:styleId="Lbjegyzetszveg">
    <w:name w:val="footnote text"/>
    <w:basedOn w:val="Norml"/>
    <w:link w:val="LbjegyzetszvegChar"/>
    <w:uiPriority w:val="99"/>
    <w:semiHidden/>
    <w:unhideWhenUsed/>
    <w:rsid w:val="001804A3"/>
    <w:pPr>
      <w:spacing w:after="0" w:line="240" w:lineRule="auto"/>
    </w:pPr>
    <w:rPr>
      <w:sz w:val="20"/>
      <w:szCs w:val="20"/>
    </w:rPr>
  </w:style>
  <w:style w:type="paragraph" w:styleId="Cm">
    <w:name w:val="Title"/>
    <w:basedOn w:val="Norml"/>
    <w:next w:val="Norml"/>
    <w:link w:val="CmChar"/>
    <w:uiPriority w:val="10"/>
    <w:qFormat/>
    <w:rsid w:val="00A6507E"/>
    <w:pPr>
      <w:spacing w:after="0" w:line="240" w:lineRule="auto"/>
      <w:contextualSpacing/>
    </w:pPr>
    <w:rPr>
      <w:rFonts w:eastAsiaTheme="majorEastAsia" w:cstheme="majorBidi"/>
      <w:b/>
      <w:spacing w:val="-10"/>
      <w:kern w:val="2"/>
      <w:sz w:val="56"/>
      <w:szCs w:val="56"/>
    </w:rPr>
  </w:style>
  <w:style w:type="paragraph" w:styleId="Alcm">
    <w:name w:val="Subtitle"/>
    <w:basedOn w:val="Norml"/>
    <w:next w:val="Norml"/>
    <w:link w:val="AlcmChar"/>
    <w:uiPriority w:val="11"/>
    <w:qFormat/>
    <w:rsid w:val="00D36BBB"/>
    <w:pPr>
      <w:spacing w:before="360"/>
      <w:jc w:val="center"/>
    </w:pPr>
    <w:rPr>
      <w:rFonts w:eastAsiaTheme="minorEastAsia"/>
      <w:color w:val="000000" w:themeColor="text1"/>
      <w:spacing w:val="15"/>
    </w:rPr>
  </w:style>
  <w:style w:type="paragraph" w:customStyle="1" w:styleId="lfejsllb">
    <w:name w:val="Élőfej és élőláb"/>
    <w:basedOn w:val="Norml"/>
    <w:qFormat/>
  </w:style>
  <w:style w:type="paragraph" w:styleId="lfej">
    <w:name w:val="header"/>
    <w:basedOn w:val="Norml"/>
    <w:link w:val="lfejChar"/>
    <w:uiPriority w:val="99"/>
    <w:unhideWhenUsed/>
    <w:rsid w:val="00701236"/>
    <w:pPr>
      <w:tabs>
        <w:tab w:val="center" w:pos="4536"/>
        <w:tab w:val="right" w:pos="9072"/>
      </w:tabs>
      <w:spacing w:after="0" w:line="240" w:lineRule="auto"/>
    </w:pPr>
  </w:style>
  <w:style w:type="paragraph" w:styleId="llb">
    <w:name w:val="footer"/>
    <w:basedOn w:val="Norml"/>
    <w:link w:val="llbChar"/>
    <w:uiPriority w:val="99"/>
    <w:unhideWhenUsed/>
    <w:rsid w:val="00701236"/>
    <w:pPr>
      <w:tabs>
        <w:tab w:val="center" w:pos="4536"/>
        <w:tab w:val="right" w:pos="9072"/>
      </w:tabs>
      <w:spacing w:after="0" w:line="240" w:lineRule="auto"/>
    </w:pPr>
  </w:style>
  <w:style w:type="paragraph" w:customStyle="1" w:styleId="szamozasarabszamutolso">
    <w:name w:val="szamozas arabszam utolso"/>
    <w:basedOn w:val="Norml"/>
    <w:next w:val="Norml"/>
    <w:qFormat/>
    <w:rsid w:val="0092686F"/>
    <w:pPr>
      <w:numPr>
        <w:numId w:val="2"/>
      </w:numPr>
    </w:pPr>
    <w:rPr>
      <w:rFonts w:ascii="Times New Roman" w:hAnsi="Times New Roman"/>
    </w:rPr>
  </w:style>
  <w:style w:type="paragraph" w:customStyle="1" w:styleId="felsorolasutolso">
    <w:name w:val="felsorolas utolso"/>
    <w:basedOn w:val="Norml"/>
    <w:next w:val="Norml"/>
    <w:qFormat/>
    <w:rsid w:val="00511482"/>
    <w:pPr>
      <w:numPr>
        <w:numId w:val="1"/>
      </w:numPr>
      <w:spacing w:after="0"/>
      <w:ind w:left="709" w:hanging="357"/>
      <w:jc w:val="both"/>
    </w:pPr>
    <w:rPr>
      <w:rFonts w:ascii="Times New Roman" w:hAnsi="Times New Roman"/>
    </w:rPr>
  </w:style>
  <w:style w:type="paragraph" w:customStyle="1" w:styleId="Tablabracim">
    <w:name w:val="Tabla_ábra_cim"/>
    <w:basedOn w:val="Norml"/>
    <w:autoRedefine/>
    <w:qFormat/>
    <w:rsid w:val="00E573FB"/>
    <w:pPr>
      <w:keepNext/>
      <w:spacing w:after="80"/>
    </w:pPr>
    <w:rPr>
      <w:i/>
      <w:sz w:val="22"/>
    </w:rPr>
  </w:style>
  <w:style w:type="paragraph" w:customStyle="1" w:styleId="Tablazatszoveg">
    <w:name w:val="Tablazatszoveg"/>
    <w:basedOn w:val="Norml"/>
    <w:qFormat/>
    <w:rsid w:val="0092686F"/>
    <w:pPr>
      <w:spacing w:after="0" w:line="240" w:lineRule="auto"/>
      <w:jc w:val="both"/>
    </w:pPr>
    <w:rPr>
      <w:rFonts w:ascii="Times New Roman" w:eastAsia="Times New Roman" w:hAnsi="Times New Roman" w:cs="Times New Roman"/>
      <w:szCs w:val="24"/>
      <w:lang w:eastAsia="hu-HU"/>
    </w:rPr>
  </w:style>
  <w:style w:type="paragraph" w:customStyle="1" w:styleId="Tablazatfej">
    <w:name w:val="Tablazatfej"/>
    <w:basedOn w:val="Norml"/>
    <w:next w:val="Tablazatszoveg"/>
    <w:autoRedefine/>
    <w:qFormat/>
    <w:rsid w:val="0092686F"/>
    <w:pPr>
      <w:spacing w:before="40" w:after="40" w:line="240" w:lineRule="auto"/>
      <w:jc w:val="center"/>
    </w:pPr>
    <w:rPr>
      <w:rFonts w:ascii="Times New Roman" w:eastAsia="Times New Roman" w:hAnsi="Times New Roman" w:cs="Times New Roman"/>
      <w:b/>
      <w:szCs w:val="24"/>
      <w:lang w:eastAsia="hu-HU"/>
    </w:rPr>
  </w:style>
  <w:style w:type="paragraph" w:styleId="Irodalomjegyzk">
    <w:name w:val="Bibliography"/>
    <w:basedOn w:val="Norml"/>
    <w:next w:val="Norml"/>
    <w:uiPriority w:val="37"/>
    <w:unhideWhenUsed/>
    <w:qFormat/>
    <w:rsid w:val="00B77E74"/>
    <w:pPr>
      <w:ind w:left="454" w:hanging="454"/>
    </w:pPr>
  </w:style>
  <w:style w:type="paragraph" w:customStyle="1" w:styleId="szamozs">
    <w:name w:val="szamozás"/>
    <w:basedOn w:val="bekezdeselso"/>
    <w:qFormat/>
    <w:rsid w:val="008A33E0"/>
    <w:pPr>
      <w:numPr>
        <w:numId w:val="3"/>
      </w:numPr>
      <w:spacing w:beforeAutospacing="1" w:afterAutospacing="1"/>
    </w:pPr>
  </w:style>
  <w:style w:type="paragraph" w:customStyle="1" w:styleId="felsorolasels">
    <w:name w:val="felsorolas_első"/>
    <w:basedOn w:val="felsorolasutolso"/>
    <w:qFormat/>
    <w:rsid w:val="006E604C"/>
    <w:pPr>
      <w:spacing w:before="120"/>
    </w:pPr>
    <w:rPr>
      <w:rFonts w:ascii="Minion Pro" w:hAnsi="Minion Pro"/>
      <w:sz w:val="22"/>
    </w:rPr>
  </w:style>
  <w:style w:type="paragraph" w:customStyle="1" w:styleId="felsorols">
    <w:name w:val="felsorolás"/>
    <w:basedOn w:val="felsorolasels"/>
    <w:qFormat/>
    <w:rsid w:val="004D1132"/>
    <w:pPr>
      <w:spacing w:beforeAutospacing="1" w:afterAutospacing="1"/>
    </w:pPr>
    <w:rPr>
      <w:sz w:val="24"/>
    </w:rPr>
  </w:style>
  <w:style w:type="paragraph" w:customStyle="1" w:styleId="FirstParagraph">
    <w:name w:val="First Paragraph"/>
    <w:basedOn w:val="Szvegtrzs"/>
    <w:next w:val="Szvegtrzs"/>
    <w:qFormat/>
    <w:rsid w:val="00474901"/>
  </w:style>
  <w:style w:type="paragraph" w:styleId="Vgjegyzetszvege">
    <w:name w:val="endnote text"/>
    <w:basedOn w:val="Norml"/>
    <w:link w:val="VgjegyzetszvegeChar"/>
    <w:uiPriority w:val="99"/>
    <w:semiHidden/>
    <w:unhideWhenUsed/>
    <w:rsid w:val="004051E1"/>
    <w:pPr>
      <w:spacing w:after="0" w:line="240" w:lineRule="auto"/>
    </w:pPr>
    <w:rPr>
      <w:sz w:val="20"/>
      <w:szCs w:val="20"/>
    </w:rPr>
  </w:style>
  <w:style w:type="paragraph" w:customStyle="1" w:styleId="bekezdesnemelso">
    <w:name w:val="bekezdes_nem_elso"/>
    <w:basedOn w:val="bekezdeselso"/>
    <w:qFormat/>
    <w:rsid w:val="00D9685D"/>
    <w:pPr>
      <w:spacing w:line="360" w:lineRule="auto"/>
      <w:ind w:firstLine="425"/>
    </w:pPr>
    <w:rPr>
      <w:rFonts w:ascii="Times New Roman" w:eastAsia="Calibri" w:hAnsi="Times New Roman" w:cs="Times New Roman"/>
      <w:szCs w:val="24"/>
    </w:rPr>
  </w:style>
  <w:style w:type="paragraph" w:styleId="Szvegtrzsbehzssal">
    <w:name w:val="Body Text Indent"/>
    <w:basedOn w:val="Szvegtrzs"/>
    <w:link w:val="SzvegtrzsbehzssalChar"/>
    <w:uiPriority w:val="99"/>
    <w:semiHidden/>
    <w:unhideWhenUsed/>
    <w:qFormat/>
    <w:rsid w:val="00645BA6"/>
    <w:pPr>
      <w:spacing w:before="0" w:after="160" w:line="259" w:lineRule="auto"/>
      <w:ind w:firstLine="360"/>
    </w:pPr>
    <w:rPr>
      <w:rFonts w:ascii="Minion Pro" w:hAnsi="Minion Pro"/>
      <w:sz w:val="22"/>
      <w:szCs w:val="22"/>
      <w:lang w:val="hu-HU"/>
    </w:rPr>
  </w:style>
  <w:style w:type="paragraph" w:customStyle="1" w:styleId="tablazatabraszam">
    <w:name w:val="tablazat_abra_szam"/>
    <w:basedOn w:val="Norml"/>
    <w:qFormat/>
    <w:rsid w:val="00E573FB"/>
    <w:pPr>
      <w:keepNext/>
      <w:spacing w:before="360" w:after="120"/>
    </w:pPr>
    <w:rPr>
      <w:b/>
      <w:sz w:val="22"/>
    </w:rPr>
  </w:style>
  <w:style w:type="paragraph" w:styleId="Trgymutatcm">
    <w:name w:val="index heading"/>
    <w:basedOn w:val="Cmsor"/>
  </w:style>
  <w:style w:type="paragraph" w:styleId="Tartalomjegyzkcmsora">
    <w:name w:val="TOC Heading"/>
    <w:basedOn w:val="Cmsor1"/>
    <w:next w:val="Norml"/>
    <w:uiPriority w:val="39"/>
    <w:unhideWhenUsed/>
    <w:qFormat/>
    <w:rsid w:val="00910BE0"/>
    <w:pPr>
      <w:pageBreakBefore w:val="0"/>
      <w:spacing w:before="240" w:after="0"/>
      <w:outlineLvl w:val="9"/>
    </w:pPr>
    <w:rPr>
      <w:rFonts w:asciiTheme="majorHAnsi" w:hAnsiTheme="majorHAnsi" w:cstheme="majorBidi"/>
      <w:b w:val="0"/>
      <w:color w:val="2E74B5" w:themeColor="accent1" w:themeShade="BF"/>
      <w:lang w:eastAsia="hu-HU"/>
    </w:rPr>
  </w:style>
  <w:style w:type="paragraph" w:styleId="TJ1">
    <w:name w:val="toc 1"/>
    <w:basedOn w:val="Norml"/>
    <w:next w:val="Norml"/>
    <w:autoRedefine/>
    <w:uiPriority w:val="39"/>
    <w:unhideWhenUsed/>
    <w:qFormat/>
    <w:rsid w:val="00381D54"/>
    <w:pPr>
      <w:tabs>
        <w:tab w:val="right" w:leader="dot" w:pos="9062"/>
      </w:tabs>
      <w:spacing w:after="60"/>
    </w:pPr>
  </w:style>
  <w:style w:type="paragraph" w:styleId="TJ2">
    <w:name w:val="toc 2"/>
    <w:basedOn w:val="Norml"/>
    <w:next w:val="Norml"/>
    <w:autoRedefine/>
    <w:uiPriority w:val="39"/>
    <w:unhideWhenUsed/>
    <w:qFormat/>
    <w:rsid w:val="00381D54"/>
    <w:pPr>
      <w:spacing w:after="60"/>
      <w:ind w:left="238"/>
    </w:pPr>
  </w:style>
  <w:style w:type="paragraph" w:styleId="TJ3">
    <w:name w:val="toc 3"/>
    <w:basedOn w:val="Norml"/>
    <w:next w:val="Norml"/>
    <w:autoRedefine/>
    <w:uiPriority w:val="39"/>
    <w:unhideWhenUsed/>
    <w:qFormat/>
    <w:rsid w:val="00381D54"/>
    <w:pPr>
      <w:spacing w:after="60"/>
      <w:ind w:left="482"/>
    </w:pPr>
  </w:style>
  <w:style w:type="paragraph" w:styleId="Jegyzetszveg">
    <w:name w:val="annotation text"/>
    <w:basedOn w:val="Norml"/>
    <w:link w:val="JegyzetszvegChar"/>
    <w:uiPriority w:val="99"/>
    <w:semiHidden/>
    <w:unhideWhenUsed/>
    <w:qFormat/>
    <w:rsid w:val="00A73AF7"/>
    <w:pPr>
      <w:spacing w:line="240" w:lineRule="auto"/>
    </w:pPr>
    <w:rPr>
      <w:sz w:val="20"/>
      <w:szCs w:val="20"/>
    </w:rPr>
  </w:style>
  <w:style w:type="paragraph" w:styleId="Megjegyzstrgya">
    <w:name w:val="annotation subject"/>
    <w:basedOn w:val="Jegyzetszveg"/>
    <w:next w:val="Jegyzetszveg"/>
    <w:link w:val="MegjegyzstrgyaChar"/>
    <w:uiPriority w:val="99"/>
    <w:semiHidden/>
    <w:unhideWhenUsed/>
    <w:qFormat/>
    <w:rsid w:val="00A73AF7"/>
    <w:rPr>
      <w:b/>
      <w:bCs/>
    </w:rPr>
  </w:style>
  <w:style w:type="paragraph" w:styleId="Buborkszveg">
    <w:name w:val="Balloon Text"/>
    <w:basedOn w:val="Norml"/>
    <w:link w:val="BuborkszvegChar"/>
    <w:uiPriority w:val="99"/>
    <w:semiHidden/>
    <w:unhideWhenUsed/>
    <w:qFormat/>
    <w:rsid w:val="00A73AF7"/>
    <w:pPr>
      <w:spacing w:after="0" w:line="240" w:lineRule="auto"/>
    </w:pPr>
    <w:rPr>
      <w:rFonts w:ascii="Segoe UI" w:hAnsi="Segoe UI" w:cs="Segoe UI"/>
      <w:sz w:val="18"/>
      <w:szCs w:val="18"/>
    </w:rPr>
  </w:style>
  <w:style w:type="paragraph" w:styleId="NormlWeb">
    <w:name w:val="Normal (Web)"/>
    <w:basedOn w:val="Norml"/>
    <w:uiPriority w:val="99"/>
    <w:unhideWhenUsed/>
    <w:qFormat/>
    <w:rsid w:val="009313BA"/>
    <w:pPr>
      <w:spacing w:beforeAutospacing="1" w:afterAutospacing="1" w:line="240" w:lineRule="auto"/>
    </w:pPr>
    <w:rPr>
      <w:rFonts w:ascii="Times New Roman" w:eastAsia="Times New Roman" w:hAnsi="Times New Roman" w:cs="Times New Roman"/>
      <w:szCs w:val="24"/>
      <w:lang w:eastAsia="hu-HU"/>
    </w:rPr>
  </w:style>
  <w:style w:type="paragraph" w:styleId="TJ4">
    <w:name w:val="toc 4"/>
    <w:basedOn w:val="Norml"/>
    <w:uiPriority w:val="39"/>
    <w:qFormat/>
    <w:rsid w:val="00482A58"/>
    <w:pPr>
      <w:widowControl w:val="0"/>
      <w:spacing w:before="226" w:after="0" w:line="240" w:lineRule="auto"/>
      <w:ind w:left="699" w:hanging="342"/>
    </w:pPr>
    <w:rPr>
      <w:rFonts w:ascii="Calibri" w:eastAsia="Calibri" w:hAnsi="Calibri" w:cs="Calibri"/>
      <w:sz w:val="18"/>
      <w:szCs w:val="18"/>
      <w:lang w:val="en-US"/>
    </w:rPr>
  </w:style>
  <w:style w:type="paragraph" w:styleId="TJ5">
    <w:name w:val="toc 5"/>
    <w:basedOn w:val="Norml"/>
    <w:uiPriority w:val="39"/>
    <w:qFormat/>
    <w:rsid w:val="00482A58"/>
    <w:pPr>
      <w:widowControl w:val="0"/>
      <w:spacing w:before="40" w:after="0" w:line="240" w:lineRule="auto"/>
      <w:ind w:left="610"/>
    </w:pPr>
    <w:rPr>
      <w:rFonts w:ascii="Times New Roman" w:eastAsia="Times New Roman" w:hAnsi="Times New Roman" w:cs="Times New Roman"/>
      <w:sz w:val="19"/>
      <w:szCs w:val="19"/>
      <w:lang w:val="en-US"/>
    </w:rPr>
  </w:style>
  <w:style w:type="paragraph" w:styleId="TJ6">
    <w:name w:val="toc 6"/>
    <w:basedOn w:val="Norml"/>
    <w:uiPriority w:val="39"/>
    <w:qFormat/>
    <w:rsid w:val="00482A58"/>
    <w:pPr>
      <w:widowControl w:val="0"/>
      <w:spacing w:before="40" w:after="0" w:line="240" w:lineRule="auto"/>
      <w:ind w:left="699"/>
    </w:pPr>
    <w:rPr>
      <w:rFonts w:ascii="Calibri" w:eastAsia="Calibri" w:hAnsi="Calibri" w:cs="Calibri"/>
      <w:sz w:val="18"/>
      <w:szCs w:val="18"/>
      <w:lang w:val="en-US"/>
    </w:rPr>
  </w:style>
  <w:style w:type="paragraph" w:styleId="TJ7">
    <w:name w:val="toc 7"/>
    <w:basedOn w:val="Norml"/>
    <w:uiPriority w:val="39"/>
    <w:qFormat/>
    <w:rsid w:val="00482A58"/>
    <w:pPr>
      <w:widowControl w:val="0"/>
      <w:spacing w:before="40" w:after="0" w:line="240" w:lineRule="auto"/>
      <w:ind w:left="706"/>
    </w:pPr>
    <w:rPr>
      <w:rFonts w:ascii="Times New Roman" w:eastAsia="Times New Roman" w:hAnsi="Times New Roman" w:cs="Times New Roman"/>
      <w:sz w:val="19"/>
      <w:szCs w:val="19"/>
      <w:lang w:val="en-US"/>
    </w:rPr>
  </w:style>
  <w:style w:type="paragraph" w:styleId="Listaszerbekezds">
    <w:name w:val="List Paragraph"/>
    <w:basedOn w:val="Norml"/>
    <w:uiPriority w:val="1"/>
    <w:qFormat/>
    <w:rsid w:val="00482A58"/>
    <w:pPr>
      <w:widowControl w:val="0"/>
      <w:spacing w:after="0" w:line="240" w:lineRule="auto"/>
      <w:ind w:left="427" w:right="408" w:hanging="276"/>
      <w:jc w:val="both"/>
    </w:pPr>
    <w:rPr>
      <w:rFonts w:ascii="Times New Roman" w:eastAsia="Times New Roman" w:hAnsi="Times New Roman" w:cs="Times New Roman"/>
      <w:sz w:val="22"/>
      <w:lang w:val="en-US"/>
    </w:rPr>
  </w:style>
  <w:style w:type="paragraph" w:customStyle="1" w:styleId="TableParagraph">
    <w:name w:val="Table Paragraph"/>
    <w:basedOn w:val="Norml"/>
    <w:uiPriority w:val="1"/>
    <w:qFormat/>
    <w:rsid w:val="00482A58"/>
    <w:pPr>
      <w:widowControl w:val="0"/>
      <w:spacing w:after="0" w:line="240" w:lineRule="auto"/>
    </w:pPr>
    <w:rPr>
      <w:rFonts w:ascii="Times New Roman" w:eastAsia="Times New Roman" w:hAnsi="Times New Roman" w:cs="Times New Roman"/>
      <w:sz w:val="22"/>
      <w:lang w:val="en-US"/>
    </w:rPr>
  </w:style>
  <w:style w:type="paragraph" w:customStyle="1" w:styleId="bekezdsidzetels">
    <w:name w:val="bekezdés_idézet_első"/>
    <w:basedOn w:val="bekezdeselso"/>
    <w:qFormat/>
    <w:rsid w:val="000A52E5"/>
    <w:pPr>
      <w:spacing w:before="240"/>
      <w:ind w:left="567" w:right="567"/>
    </w:pPr>
    <w:rPr>
      <w:sz w:val="22"/>
      <w:lang w:eastAsia="hu-HU"/>
    </w:rPr>
  </w:style>
  <w:style w:type="paragraph" w:customStyle="1" w:styleId="bekezdsidzettbbi">
    <w:name w:val="bekezdés_idézet_többi"/>
    <w:basedOn w:val="bekezdeselso"/>
    <w:qFormat/>
    <w:rsid w:val="000A52E5"/>
    <w:pPr>
      <w:ind w:left="567" w:right="567" w:firstLine="284"/>
    </w:pPr>
    <w:rPr>
      <w:sz w:val="22"/>
    </w:rPr>
  </w:style>
  <w:style w:type="paragraph" w:customStyle="1" w:styleId="bekezdesidzetutolso">
    <w:name w:val="bekezdes_idézet_utolso"/>
    <w:basedOn w:val="bekezdsidzettbbi"/>
    <w:qFormat/>
    <w:rsid w:val="005F6206"/>
    <w:pPr>
      <w:spacing w:after="240"/>
    </w:pPr>
  </w:style>
  <w:style w:type="paragraph" w:customStyle="1" w:styleId="kiemels1">
    <w:name w:val="kiemelés1"/>
    <w:basedOn w:val="Norml"/>
    <w:next w:val="bekezdeselso"/>
    <w:qFormat/>
    <w:rsid w:val="00D84F17"/>
    <w:pPr>
      <w:keepNext/>
      <w:spacing w:before="360"/>
    </w:pPr>
    <w:rPr>
      <w:b/>
      <w:i/>
    </w:rPr>
  </w:style>
  <w:style w:type="paragraph" w:customStyle="1" w:styleId="framer-text">
    <w:name w:val="framer-text"/>
    <w:basedOn w:val="Norml"/>
    <w:qFormat/>
    <w:rsid w:val="0029275D"/>
    <w:pPr>
      <w:spacing w:beforeAutospacing="1" w:afterAutospacing="1" w:line="240" w:lineRule="auto"/>
    </w:pPr>
    <w:rPr>
      <w:rFonts w:ascii="Times New Roman" w:eastAsia="Times New Roman" w:hAnsi="Times New Roman" w:cs="Times New Roman"/>
      <w:szCs w:val="24"/>
      <w:lang w:eastAsia="hu-HU"/>
    </w:rPr>
  </w:style>
  <w:style w:type="paragraph" w:styleId="TJ8">
    <w:name w:val="toc 8"/>
    <w:basedOn w:val="Norml"/>
    <w:next w:val="Norml"/>
    <w:autoRedefine/>
    <w:uiPriority w:val="39"/>
    <w:unhideWhenUsed/>
    <w:rsid w:val="00E20B8E"/>
    <w:pPr>
      <w:spacing w:after="100"/>
      <w:ind w:left="1540"/>
    </w:pPr>
    <w:rPr>
      <w:rFonts w:asciiTheme="minorHAnsi" w:eastAsiaTheme="minorEastAsia" w:hAnsiTheme="minorHAnsi"/>
      <w:sz w:val="22"/>
      <w:lang w:eastAsia="hu-HU"/>
    </w:rPr>
  </w:style>
  <w:style w:type="paragraph" w:styleId="TJ9">
    <w:name w:val="toc 9"/>
    <w:basedOn w:val="Norml"/>
    <w:next w:val="Norml"/>
    <w:autoRedefine/>
    <w:uiPriority w:val="39"/>
    <w:unhideWhenUsed/>
    <w:rsid w:val="00E20B8E"/>
    <w:pPr>
      <w:spacing w:after="100"/>
      <w:ind w:left="1760"/>
    </w:pPr>
    <w:rPr>
      <w:rFonts w:asciiTheme="minorHAnsi" w:eastAsiaTheme="minorEastAsia" w:hAnsiTheme="minorHAnsi"/>
      <w:sz w:val="22"/>
      <w:lang w:eastAsia="hu-HU"/>
    </w:rPr>
  </w:style>
  <w:style w:type="paragraph" w:customStyle="1" w:styleId="bekezds">
    <w:name w:val="bekezdés"/>
    <w:basedOn w:val="Norml"/>
    <w:qFormat/>
    <w:rsid w:val="00A32C1B"/>
    <w:pPr>
      <w:spacing w:after="60" w:line="360" w:lineRule="auto"/>
      <w:ind w:firstLine="284"/>
      <w:jc w:val="both"/>
    </w:pPr>
    <w:rPr>
      <w:rFonts w:ascii="Times New Roman" w:hAnsi="Times New Roman" w:cs="Times New Roman"/>
    </w:rPr>
  </w:style>
  <w:style w:type="table" w:styleId="Rcsostblzat">
    <w:name w:val="Table Grid"/>
    <w:basedOn w:val="Normltblzat"/>
    <w:uiPriority w:val="39"/>
    <w:rsid w:val="00D9685D"/>
    <w:pPr>
      <w:jc w:val="both"/>
    </w:pPr>
    <w:rPr>
      <w:sz w:val="24"/>
      <w:szCs w:val="24"/>
      <w:lang w:eastAsia="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sajat">
    <w:name w:val="tabla_sajat"/>
    <w:basedOn w:val="Klasszikustblzat1"/>
    <w:uiPriority w:val="99"/>
    <w:rsid w:val="000801C6"/>
    <w:tblPr>
      <w:tblInd w:w="0" w:type="nil"/>
      <w:tblBorders>
        <w:top w:val="none" w:sz="0" w:space="0" w:color="auto"/>
        <w:bottom w:val="none" w:sz="0" w:space="0" w:color="auto"/>
      </w:tblBorders>
      <w:tblCellMar>
        <w:left w:w="0" w:type="dxa"/>
        <w:right w:w="0" w:type="dxa"/>
      </w:tblCellMar>
    </w:tblPr>
    <w:tcPr>
      <w:shd w:val="clear" w:color="auto" w:fill="auto"/>
    </w:tcPr>
    <w:tblStylePr w:type="firstRow">
      <w:rPr>
        <w:i/>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zikustblzat1">
    <w:name w:val="Table Classic 1"/>
    <w:basedOn w:val="Normltblzat"/>
    <w:uiPriority w:val="99"/>
    <w:semiHidden/>
    <w:unhideWhenUsed/>
    <w:rsid w:val="000801C6"/>
    <w:tblPr>
      <w:tblBorders>
        <w:top w:val="single" w:sz="12" w:space="0" w:color="000000"/>
        <w:bottom w:val="single" w:sz="12" w:space="0" w:color="000000"/>
      </w:tblBorders>
    </w:tblPr>
    <w:tcPr>
      <w:shd w:val="clear" w:color="auto" w:fill="auto"/>
    </w:tcPr>
    <w:tblStylePr w:type="firstRow">
      <w:rPr>
        <w:i/>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Rcsostblzat1">
    <w:name w:val="Rácsos táblázat1"/>
    <w:basedOn w:val="Normltblzat"/>
    <w:uiPriority w:val="59"/>
    <w:rsid w:val="00D614AA"/>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mambo.io/gamification-guide/gamification-examples"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Year>2011</b:Year>
    <b:Volume>172</b:Volume>
    <b:BIBTEX_Entry>article</b:BIBTEX_Entry>
    <b:SourceType>JournalArticle</b:SourceType>
    <b:Title>Az idegen nyelvek tanulása és a nyelvtudás</b:Title>
    <b:Tag>nikolov_2011_mt</b:Tag>
    <b:URL>http://www.matud.iif.hu/2011-09.pdf</b:URL>
    <b:Author>
      <b:Author>
        <b:NameList>
          <b:Person>
            <b:Last>Nikolov</b:Last>
            <b:First>Marianne</b:First>
          </b:Person>
        </b:NameList>
      </b:Author>
    </b:Author>
    <b:Pages>1048-1057</b:Pages>
    <b:JournalName>Magyar Tudomány</b:JournalName>
    <b:Number>2011/9</b:Number>
    <b:StandardNumber> ISSN: 0025 0325</b:StandardNumber>
    <b:RefOrder>2</b:RefOrder>
  </b:Source>
  <b:Source>
    <b:Year>2017</b:Year>
    <b:BIBTEX_Entry>book</b:BIBTEX_Entry>
    <b:SourceType>Book</b:SourceType>
    <b:Title>Játékoslét. A gamifikáció világa.</b:Title>
    <b:Tag>Fromann2017Jatekoslet</b:Tag>
    <b:Publisher>Typotex</b:Publisher>
    <b:Author>
      <b:Author>
        <b:NameList>
          <b:Person>
            <b:Last>Fromann</b:Last>
            <b:First>Richárd</b:First>
          </b:Person>
        </b:NameList>
      </b:Author>
    </b:Author>
    <b:City>Budapest</b:City>
    <b:StateProvince/>
    <b:CountryRegion/>
    <b:RefOrder>3</b:RefOrder>
  </b:Source>
  <b:Source>
    <b:Year>2011</b:Year>
    <b:BIBTEX_Series>MindTrek 1́1</b:BIBTEX_Series>
    <b:BIBTEX_Entry>inproceedings</b:BIBTEX_Entry>
    <b:SourceType>ConferenceProceedings</b:SourceType>
    <b:Title>From Game Design Elements to Gamefulness: Defining "Gamification"</b:Title>
    <b:Tag>Deterding:2011:GDE:2181037.2181040</b:Tag>
    <b:Publisher>ACM</b:Publisher>
    <b:BookTitle>Proceedings of the 15th International Academic MindTrek Conference: Envisioning Future Media Environments</b:BookTitle>
    <b:BIBTEX_KeyWords>alternate reality games, game-based technologies, gameful design, gamefulness, games, gamification, pervasive games, play, playful design, playfulness, serious games</b:BIBTEX_KeyWords>
    <b:URL>http://doi.acm.org/10.1145/2181037.2181040</b:URL>
    <b:DOI>10.1145/2181037.2181040</b:DOI>
    <b:Author>
      <b:Author>
        <b:NameList>
          <b:Person>
            <b:Last>Deterding</b:Last>
            <b:First>Sebastian</b:First>
          </b:Person>
          <b:Person>
            <b:Last>Dixon</b:Last>
            <b:First>Dan</b:First>
          </b:Person>
          <b:Person>
            <b:Last>Khaled</b:Last>
            <b:First>Rilla</b:First>
          </b:Person>
          <b:Person>
            <b:Last>Nacke</b:Last>
            <b:First>Lennart</b:First>
          </b:Person>
        </b:NameList>
      </b:Author>
    </b:Author>
    <b:Pages>9-15</b:Pages>
    <b:StandardNumber> ISBN: 978-1-4503-0816-8</b:StandardNumber>
    <b:ConferenceName>Proceedings of the 15th International Academic MindTrek Conference: Envisioning Future Media Environments</b:ConferenceName>
    <b:City>New York, NY, USA</b:City>
    <b:RefOrder>4</b:RefOrder>
  </b:Source>
  <b:Source>
    <b:Year>2016</b:Year>
    <b:BIBTEX_Entry>misc</b:BIBTEX_Entry>
    <b:SourceType>Misc</b:SourceType>
    <b:Title>2016 Reflections on Games and Gamification for Learning</b:Title>
    <b:Tag>kapp2016notesgamref</b:Tag>
    <b:URL>https://www.linkedin.com/pulse/2016-reflections-games-gamification-learning-karl-kapp</b:URL>
    <b:Author>
      <b:Author>
        <b:NameList>
          <b:Person>
            <b:Last>Kapp</b:Last>
            <b:First>Karl</b:First>
          </b:Person>
        </b:NameList>
      </b:Author>
    </b:Author>
    <b:Month>12</b:Month>
    <b:RefOrder>5</b:RefOrder>
  </b:Source>
  <b:Source>
    <b:Year>2017</b:Year>
    <b:BIBTEX_Entry>book</b:BIBTEX_Entry>
    <b:SourceType>Book</b:SourceType>
    <b:Title>Play to Learn: Everything You Need to Know About Designing Effective Learning Games</b:Title>
    <b:Tag>boller2017play</b:Tag>
    <b:Publisher>American Society for Training &amp; Development</b:Publisher>
    <b:URL>https://books.google.hu/books?id=j3EfDgAAQBAJ</b:URL>
    <b:Author>
      <b:Author>
        <b:NameList>
          <b:Person>
            <b:Last>Boller</b:Last>
            <b:First>S.</b:First>
          </b:Person>
          <b:Person>
            <b:Last>Kapp</b:Last>
            <b:First>K.</b:First>
          </b:Person>
        </b:NameList>
      </b:Author>
    </b:Author>
    <b:StandardNumber> ISBN: 9781562867720</b:StandardNumber>
    <b:RefOrder>6</b:RefOrder>
  </b:Source>
  <b:Source>
    <b:Year>2014</b:Year>
    <b:BIBTEX_Entry>book</b:BIBTEX_Entry>
    <b:SourceType>Book</b:SourceType>
    <b:Title>The Gamification of Learning and Instruction Fieldbook: Ideas into Practice</b:Title>
    <b:Tag>book:1155602</b:Tag>
    <b:Publisher>Pfeiffer</b:Publisher>
    <b:URL>http://gen.lib.rus.ec/book/index.php?md5=F4809F1BD66DCDB4CD9240DC52A96200</b:URL>
    <b:Author>
      <b:Author>
        <b:NameList>
          <b:Person>
            <b:Last>Kapp</b:Last>
            <b:Middle>M.</b:Middle>
            <b:First>Karl</b:First>
          </b:Person>
          <b:Person>
            <b:Last>Blair</b:Last>
            <b:First>Lucas</b:First>
          </b:Person>
          <b:Person>
            <b:Last>Mesch</b:Last>
            <b:First>Rich</b:First>
          </b:Person>
        </b:NameList>
      </b:Author>
    </b:Author>
    <b:StandardNumber> ISBN: 111867443X,9781118674437</b:StandardNumber>
    <b:RefOrder>7</b:RefOrder>
  </b:Source>
  <b:Source>
    <b:Year>2012</b:Year>
    <b:BIBTEX_Series>Pfeiffer essential resources for training and HR professionals</b:BIBTEX_Series>
    <b:BIBTEX_Entry>book</b:BIBTEX_Entry>
    <b:SourceType>Book</b:SourceType>
    <b:Title>The Gamification of Learning and Instruction: Game-based Methods and Strategies for Training and Education</b:Title>
    <b:Tag>kapp2012gamification</b:Tag>
    <b:Publisher>Wiley</b:Publisher>
    <b:URL>https://books.google.hu/books?id=M2Rb9ZtFxccC</b:URL>
    <b:Author>
      <b:Author>
        <b:NameList>
          <b:Person>
            <b:Last>Kapp</b:Last>
            <b:Middle>M.</b:Middle>
            <b:First>K.</b:First>
          </b:Person>
        </b:NameList>
      </b:Author>
    </b:Author>
    <b:StandardNumber> ISBN: 9781118096345LCCN: 2011047543</b:StandardNumber>
    <b:City>San</b:City>
    <b:StateProvince>Francisco</b:StateProvince>
    <b:CountryRegion>CA</b:CountryRegion>
    <b:RefOrder>8</b:RefOrder>
  </b:Source>
  <b:Source>
    <b:Year>2016</b:Year>
    <b:BIBTEX_Entry>techreport</b:BIBTEX_Entry>
    <b:SourceType>Report</b:SourceType>
    <b:Title>Types of Structural Gamification</b:Title>
    <b:Tag>kapp2016typesofstructural</b:Tag>
    <b:URL>https://www.linkedin.com/pulse/types-structural-gamification-karl-kapp?trk=pulse_spock-articles</b:URL>
    <b:Author>
      <b:Author>
        <b:NameList>
          <b:Person>
            <b:Last>Kapp</b:Last>
            <b:First>Karl</b:First>
          </b:Person>
        </b:NameList>
      </b:Author>
    </b:Author>
    <b:ThesisType>Tech. rep.</b:ThesisType>
    <b:RefOrder>9</b:RefOrder>
  </b:Source>
  <b:Source>
    <b:Year>2015</b:Year>
    <b:Volume>4</b:Volume>
    <b:BIBTEX_Entry>article</b:BIBTEX_Entry>
    <b:SourceType>JournalArticle</b:SourceType>
    <b:Title>An English vocabulary learning support system for the learnerś sustainable motivation</b:Title>
    <b:BIBTEX_Abstract>In English vocabulary learning, continuation is an important factor; however, many learners are not good at continuing learning because they tend to prefer amusement or rest. Our proposed system is targeting learners who are eager to learn but are not able to continue learning for various reasons. We especially focused on English vocabulary learning, and described an approach for learners who have difficulty with continuing learning. Our developed application aggressively supports the learners ́sustainable motivation by gamification techniques and an efficient difficulty setting method.</b:BIBTEX_Abstract>
    <b:Tag>Hasegawa2015</b:Tag>
    <b:URL>http://dx.doi.org/10.1186/s40064-015-0792-2</b:URL>
    <b:DOI>10.1186/s40064-015-0792-2</b:DOI>
    <b:Author>
      <b:Author>
        <b:NameList>
          <b:Person>
            <b:Last>Hasegawa</b:Last>
            <b:First>Tatsuhito</b:First>
          </b:Person>
          <b:Person>
            <b:Last>Koshino</b:Last>
            <b:First>Makoto</b:First>
          </b:Person>
          <b:Person>
            <b:Last>Ban</b:Last>
            <b:First>Hiromi</b:First>
          </b:Person>
        </b:NameList>
      </b:Author>
    </b:Author>
    <b:Pages>99</b:Pages>
    <b:Month>Feb</b:Month>
    <b:JournalName>SpringerPlus</b:JournalName>
    <b:Number>1</b:Number>
    <b:StandardNumber> ISSN: 2193-1801</b:StandardNumber>
    <b:RefOrder>10</b:RefOrder>
  </b:Source>
  <b:Source>
    <b:Year>2011</b:Year>
    <b:BIBTEX_Entry>book</b:BIBTEX_Entry>
    <b:SourceType>Book</b:SourceType>
    <b:Title>Gamification by Design Implementing Game Mechanics in Web and Mobile Apps</b:Title>
    <b:Tag>book:1496591</b:Tag>
    <b:Publisher>OŔeilly Media</b:Publisher>
    <b:URL>http://gen.lib.rus.ec/book/index.php?md5=D778F534EEEF7A3F5703D5CB9FE584A2</b:URL>
    <b:Author>
      <b:Author>
        <b:NameList>
          <b:Person>
            <b:Last>Zichermann</b:Last>
            <b:Middle>and Cunningham, Christopher</b:Middle>
            <b:First>Gabe</b:First>
          </b:Person>
        </b:NameList>
      </b:Author>
    </b:Author>
    <b:RefOrder>11</b:RefOrder>
  </b:Source>
  <b:Source>
    <b:Year>2015</b:Year>
    <b:BIBTEX_Entry>book</b:BIBTEX_Entry>
    <b:SourceType>Book</b:SourceType>
    <b:Title>Handbook of Mobile Teaching and Learning</b:Title>
    <b:Tag>book:1408298</b:Tag>
    <b:Publisher>Springer-Verlag Berlin Heidelberg</b:Publisher>
    <b:Edition>1</b:Edition>
    <b:URL>http://gen.lib.rus.ec/book/index.php?md5=3354803863CED066153AD5495327BA2A</b:URL>
    <b:Author>
      <b:Author>
        <b:NameList>
          <b:Person>
            <b:Last>Zhang</b:Last>
            <b:Middle>Aimee</b:Middle>
            <b:First>Yu</b:First>
          </b:Person>
        </b:NameList>
      </b:Author>
    </b:Author>
    <b:StandardNumber> ISBN: 978-3-642-54145-2,978-3-642-54146-9,978-3-642-54147-6</b:StandardNumber>
    <b:RefOrder>12</b:RefOrder>
  </b:Source>
  <b:Source>
    <b:Year>2010</b:Year>
    <b:BIBTEX_Series>Premier Reference Source</b:BIBTEX_Series>
    <b:BIBTEX_Entry>book</b:BIBTEX_Entry>
    <b:SourceType>Book</b:SourceType>
    <b:Title>Design and Implementation of Educational Games: Theoretical and Practical Perspectives (Premier Reference Source)</b:Title>
    <b:Tag>book:548878</b:Tag>
    <b:Publisher>Information Science Reference</b:Publisher>
    <b:Edition>First</b:Edition>
    <b:URL>http://gen.lib.rus.ec/book/index.php?md5=358DB8E7D47516FE847DB195F88860D5</b:URL>
    <b:Author>
      <b:Author>
        <b:NameList>
          <b:Person>
            <b:Last>Zemliansky</b:Last>
            <b:First>Pavel</b:First>
          </b:Person>
        </b:NameList>
      </b:Author>
    </b:Author>
    <b:StandardNumber> ISBN: 1615207813,9781615207817,9781615207824</b:StandardNumber>
    <b:RefOrder>13</b:RefOrder>
  </b:Source>
  <b:Source>
    <b:Year>2014</b:Year>
    <b:BIBTEX_Entry>techreport</b:BIBTEX_Entry>
    <b:SourceType>Report</b:SourceType>
    <b:Title>Validity, Reliability, and Concordance of the Duolingo English Test</b:Title>
    <b:Tag>doulingo_2014_ye</b:Tag>
    <b:Institution>School of Education University of Pittsburgh</b:Institution>
    <b:URL>https://s3.amazonaws.com/duolingo-papers/other/ye.testcenter14.pdf</b:URL>
    <b:Author>
      <b:Author>
        <b:NameList>
          <b:Person>
            <b:Last>Ye</b:Last>
            <b:First>Feifei</b:First>
          </b:Person>
        </b:NameList>
      </b:Author>
    </b:Author>
    <b:ThesisType>Tech. rep.</b:ThesisType>
    <b:RefOrder>14</b:RefOrder>
  </b:Source>
  <b:Source>
    <b:Year>2017</b:Year>
    <b:BIBTEX_Series>Advances in Game-Based Learning</b:BIBTEX_Series>
    <b:BIBTEX_Entry>book</b:BIBTEX_Entry>
    <b:SourceType>Book</b:SourceType>
    <b:Title>Learning Games: The Science and Art of Development</b:Title>
    <b:Tag>book:1698237</b:Tag>
    <b:Publisher>Springer International Publishing</b:Publisher>
    <b:Edition>1</b:Edition>
    <b:URL>http://gen.lib.rus.ec/book/index.php?md5=D3D31F3F9431D31EA35D178746FC692D</b:URL>
    <b:Author>
      <b:Author>
        <b:NameList>
          <b:Person>
            <b:Last>Warren</b:Last>
            <b:Middle>J. and (auth.), Greg Jones</b:Middle>
            <b:First>Scott</b:First>
          </b:Person>
        </b:NameList>
      </b:Author>
    </b:Author>
    <b:StandardNumber> ISBN: 978-3-319-46827-3, 978-3-319-46829-7</b:StandardNumber>
    <b:RefOrder>15</b:RefOrder>
  </b:Source>
  <b:Source>
    <b:Year>2012</b:Year>
    <b:BIBTEX_Entry>techreport</b:BIBTEX_Entry>
    <b:SourceType>Report</b:SourceType>
    <b:Title>Duolingo Effectiveness Study. Final Report</b:Title>
    <b:Tag>doulingo_2012_vesselinov</b:Tag>
    <b:Institution>City University of New York and University of South Carolina</b:Institution>
    <b:URL>https://s3.amazonaws.com/duolingo-papers/other/vesselinov-grego.duolingo12.pdf</b:URL>
    <b:Author>
      <b:Author>
        <b:NameList>
          <b:Person>
            <b:Last>Vesselinov</b:Last>
            <b:First>Roumen</b:First>
          </b:Person>
          <b:Person>
            <b:Last>Grego</b:Last>
            <b:First>John</b:First>
          </b:Person>
        </b:NameList>
      </b:Author>
    </b:Author>
    <b:ThesisType>Tech. rep.</b:ThesisType>
    <b:RefOrder>16</b:RefOrder>
  </b:Source>
  <b:Source>
    <b:Year>2015</b:Year>
    <b:BIBTEX_Entry>book</b:BIBTEX_Entry>
    <b:SourceType>Book</b:SourceType>
    <b:Title>The Game Believes in You: How Digital Play Can Make Our Kids Smarter</b:Title>
    <b:Tag>book:1418825</b:Tag>
    <b:URL>http://gen.lib.rus.ec/book/index.php?md5=A1ECD2C63B29ED2DDA84CDE21E2E7C37</b:URL>
    <b:Author>
      <b:Author>
        <b:NameList>
          <b:Person>
            <b:Last>Toppo</b:Last>
            <b:First>Greg</b:First>
          </b:Person>
        </b:NameList>
      </b:Author>
    </b:Author>
    <b:StandardNumber> ISBN: 1137279575</b:StandardNumber>
    <b:RefOrder>17</b:RefOrder>
  </b:Source>
  <b:Source>
    <b:Year>2014</b:Year>
    <b:BIBTEX_Entry>techreport</b:BIBTEX_Entry>
    <b:SourceType>Report</b:SourceType>
    <b:Title>Dokumentáció digitális tananyag fejlesztéséhez</b:Title>
    <b:Tag>virtualiszertar_2014</b:Tag>
    <b:URL>http://virtualisszertar.hu/docs/ped_kf_6.pdf</b:URL>
    <b:Author>
      <b:Author>
        <b:NameList>
          <b:Person>
            <b:Last>szertár projekt</b:Last>
            <b:First>Virtuális</b:First>
          </b:Person>
        </b:NameList>
      </b:Author>
    </b:Author>
    <b:ThesisType>Tech. rep.</b:ThesisType>
    <b:RefOrder>18</b:RefOrder>
  </b:Source>
  <b:Source>
    <b:BIBTEX_Entry>techreport</b:BIBTEX_Entry>
    <b:SourceType>Report</b:SourceType>
    <b:Title>Elektronikus tananyag készítése</b:Title>
    <b:Tag>szepesi_x</b:Tag>
    <b:URL>http://katalogus.nlvk.hu/html/szte/tananyag_szerkesztes.pdf</b:URL>
    <b:Author>
      <b:Author>
        <b:NameList>
          <b:Person>
            <b:Last>Szepesi</b:Last>
            <b:First>Judit</b:First>
          </b:Person>
        </b:NameList>
      </b:Author>
    </b:Author>
    <b:ThesisType>Tech. rep.</b:ThesisType>
    <b:RefOrder>19</b:RefOrder>
  </b:Source>
  <b:Source>
    <b:Year>2015</b:Year>
    <b:BIBTEX_CrossRef>DBLP:conf/edm/2015</b:BIBTEX_CrossRef>
    <b:BIBTEX_Entry>inproceedings</b:BIBTEX_Entry>
    <b:SourceType>ConferenceProceedings</b:SourceType>
    <b:Title>Mixture Modeling of Individual Learning Curves</b:Title>
    <b:Tag>DBLP:conf/edm/Streeter15</b:Tag>
    <b:BookTitle>Proceedings of the 8th International Conference on Educational Data Mining, EDM 2015, Madrid, Spain, June 26-29, 2015</b:BookTitle>
    <b:URL>http://www.educationaldatamining.org/EDM2015/proceedings/full45-52.pdf</b:URL>
    <b:Author>
      <b:Author>
        <b:NameList>
          <b:Person>
            <b:Last>Streeter</b:Last>
            <b:Middle>J.</b:Middle>
            <b:First>Matthew</b:First>
          </b:Person>
        </b:NameList>
      </b:Author>
    </b:Author>
    <b:Pages>45-52</b:Pages>
    <b:ConferenceName>Proceedings of the 8th International Conference on Educational Data Mining, {EDM} 2015, Madrid, Spain, June 26-29, 2015</b:ConferenceName>
    <b:RefOrder>20</b:RefOrder>
  </b:Source>
  <b:Source>
    <b:Year>2017</b:Year>
    <b:BIBTEX_Series>Progress in IS</b:BIBTEX_Series>
    <b:BIBTEX_Entry>book</b:BIBTEX_Entry>
    <b:SourceType>Book</b:SourceType>
    <b:Title>Gamification: Using Game Elements in Serious Contexts</b:Title>
    <b:Tag>book:1625461</b:Tag>
    <b:Publisher>Springer International Publishing</b:Publisher>
    <b:Edition>1</b:Edition>
    <b:URL>http://gen.lib.rus.ec/book/index.php?md5=5895A52E2B0CBA5E58477872A43B1CF7</b:URL>
    <b:Author>
      <b:Author>
        <b:NameList>
          <b:Person>
            <b:Last>Stieglitz</b:Last>
            <b:Middle>and Lattemann, Christoph and Robra-Bissantz, Susanne and Zarnekow, Rüdiger and (eds.), Tobias Brockmann</b:Middle>
            <b:First>Stefan</b:First>
          </b:Person>
        </b:NameList>
      </b:Author>
    </b:Author>
    <b:StandardNumber> ISBN: 978-3-319-45555-6, 978-3-319-45557-0</b:StandardNumber>
    <b:RefOrder>21</b:RefOrder>
  </b:Source>
  <b:Source>
    <b:Year>2016</b:Year>
    <b:BIBTEX_Entry>techreport</b:BIBTEX_Entry>
    <b:SourceType>Report</b:SourceType>
    <b:Title>The Reliability of Duolingo English Test Scores</b:Title>
    <b:Tag>duolingo_2016_Settles</b:Tag>
    <b:Institution>Duolingo Research Report DRR-16-02</b:Institution>
    <b:URL>https://s3.amazonaws.com/duolingo-papers/reports/DRR-16-02.pdf</b:URL>
    <b:Author>
      <b:Author>
        <b:NameList>
          <b:Person>
            <b:Last>Settles</b:Last>
            <b:First>Burr</b:First>
          </b:Person>
        </b:NameList>
      </b:Author>
    </b:Author>
    <b:ThesisType>Tech. rep.</b:ThesisType>
    <b:RefOrder>22</b:RefOrder>
  </b:Source>
  <b:Source>
    <b:Year>2016</b:Year>
    <b:BIBTEX_Entry>inproceedings</b:BIBTEX_Entry>
    <b:SourceType>ConferenceProceedings</b:SourceType>
    <b:Title>A Trainable Spaced Repetition Model for Language Learning</b:Title>
    <b:Tag>settles.acl16</b:Tag>
    <b:Publisher>ACL</b:Publisher>
    <b:BookTitle>Proceedings of the Association for Computational Linguistics (ACL)</b:BookTitle>
    <b:URL>https://s3.amazonaws.com/duolingo-papers/publications/settles.acl16.pdf</b:URL>
    <b:Author>
      <b:Author>
        <b:NameList>
          <b:Person>
            <b:Last>Settles</b:Last>
            <b:First>Burr</b:First>
          </b:Person>
          <b:Person>
            <b:Last>Meeder</b:Last>
            <b:First>Brendan</b:First>
          </b:Person>
        </b:NameList>
      </b:Author>
    </b:Author>
    <b:Pages>1848-1858</b:Pages>
    <b:ConferenceName>Proceedings of the Association for Computational Linguistics (ACL)</b:ConferenceName>
    <b:RefOrder>23</b:RefOrder>
  </b:Source>
  <b:Source>
    <b:Year>2012</b:Year>
    <b:BIBTEX_Series>New Language Learning and Teaching Environments</b:BIBTEX_Series>
    <b:BIBTEX_Entry>book</b:BIBTEX_Entry>
    <b:SourceType>Book</b:SourceType>
    <b:Title>Digital Games in Language Learning and Teaching</b:Title>
    <b:Tag>book:1477131</b:Tag>
    <b:Publisher>Palgrave Macmillan UK</b:Publisher>
    <b:Edition>1</b:Edition>
    <b:URL>http://gen.lib.rus.ec/book/index.php?md5=E9426177A4070A3B1F75EC194CB45628</b:URL>
    <b:Author>
      <b:Editor>
        <b:NameList>
          <b:Person>
            <b:Last>Reinders</b:Last>
            <b:First>Hayo</b:First>
          </b:Person>
        </b:NameList>
      </b:Editor>
    </b:Author>
    <b:StandardNumber> ISBN: 978-1-137-02283-7,978-1-137-00526-7</b:StandardNumber>
    <b:RefOrder>24</b:RefOrder>
  </b:Source>
  <b:Source>
    <b:Year>2013</b:Year>
    <b:BIBTEX_Series>Palgrave Macmillan’s Digital Education and Learning</b:BIBTEX_Series>
    <b:BIBTEX_Entry>book</b:BIBTEX_Entry>
    <b:SourceType>Book</b:SourceType>
    <b:Title>Computer Games and Language Learning</b:Title>
    <b:Tag>book:1477129</b:Tag>
    <b:Publisher>Palgrave Macmillan US</b:Publisher>
    <b:URL>http://gen.lib.rus.ec/book/index.php?md5=B7C033E851A478F7CB0D9F47738BCA8C</b:URL>
    <b:Author>
      <b:Author>
        <b:NameList>
          <b:Person>
            <b:Last>Peterson</b:Last>
            <b:First>Mark</b:First>
          </b:Person>
        </b:NameList>
      </b:Author>
    </b:Author>
    <b:StandardNumber> ISBN: 978-1-349-43465-7,978-1-137-00517-5</b:StandardNumber>
    <b:RefOrder>25</b:RefOrder>
  </b:Source>
  <b:Source>
    <b:Year>2013</b:Year>
    <b:BIBTEX_Series>Palgrave Macmillan’s Digital Education and Learning</b:BIBTEX_Series>
    <b:BIBTEX_Entry>book</b:BIBTEX_Entry>
    <b:SourceType>Book</b:SourceType>
    <b:Title>Computer Games and Language Learning</b:Title>
    <b:Tag>Peterson2013</b:Tag>
    <b:Publisher>Palgrave Macmillan US</b:Publisher>
    <b:URL>http://gen.lib.rus.ec/book/index.php?md5=B7C033E851A478F7CB0D9F47738BCA8C</b:URL>
    <b:Author>
      <b:Author>
        <b:NameList>
          <b:Person>
            <b:Last>Peterson</b:Last>
            <b:First>Mark</b:First>
          </b:Person>
        </b:NameList>
      </b:Author>
    </b:Author>
    <b:StandardNumber> ISBN: 978-1-349-43465-7,978-1-137-00517-5</b:StandardNumber>
    <b:RefOrder>26</b:RefOrder>
  </b:Source>
  <b:Source>
    <b:Year>2015</b:Year>
    <b:Volume>174</b:Volume>
    <b:BIBTEX_Entry>article</b:BIBTEX_Entry>
    <b:SourceType>JournalArticle</b:SourceType>
    <b:Title>Gamifying French language learning: A case study examining a quest-based, augmented reality mobile learning-tool.</b:Title>
    <b:Tag>Perry2015</b:Tag>
    <b:Author>
      <b:Author>
        <b:NameList>
          <b:Person>
            <b:Last>Perry</b:Last>
            <b:First>Bernadette</b:First>
          </b:Person>
        </b:NameList>
      </b:Author>
    </b:Author>
    <b:Pages>2308-2315</b:Pages>
    <b:JournalName>Procedia – Social and Behavioral Sciences</b:JournalName>
    <b:RefOrder>27</b:RefOrder>
  </b:Source>
  <b:Source>
    <b:Year>2014</b:Year>
    <b:BIBTEX_Entry>book</b:BIBTEX_Entry>
    <b:SourceType>Book</b:SourceType>
    <b:Title>The Gamification of Higher Education: Developing a Game-Based Business Strategy in a Disrupted Marketplace</b:Title>
    <b:Tag>book:1479288</b:Tag>
    <b:Publisher>Palgrave Macmillan US</b:Publisher>
    <b:URL>http://gen.lib.rus.ec/book/index.php?md5=4A1B33B7C60D492A1D0AAFEA6E6A69CE</b:URL>
    <b:Author>
      <b:Author>
        <b:NameList>
          <b:Person>
            <b:Last>Niman</b:Last>
            <b:Middle>B.</b:Middle>
            <b:First>Neil</b:First>
          </b:Person>
        </b:NameList>
      </b:Author>
    </b:Author>
    <b:StandardNumber> ISBN: 978-1-349-46412-8,978-1-137-33146-5,56-2014-338-4</b:StandardNumber>
    <b:RefOrder>28</b:RefOrder>
  </b:Source>
  <b:Source>
    <b:Year>2015</b:Year>
    <b:BIBTEX_Entry>techreport</b:BIBTEX_Entry>
    <b:SourceType>Report</b:SourceType>
    <b:Title>English Knight: Gamifying the EFL Classroom (Unpublished master’s thesis)</b:Title>
    <b:Tag>nemeth_2015</b:Tag>
    <b:Institution>Pázmány Péter Katolikus Egyetem Bölcsészet- és Társadalomtudományi Kar, Piliscsaba, Hungary</b:Institution>
    <b:URL>http://ludus.hu/gamification/</b:URL>
    <b:Author>
      <b:Author>
        <b:NameList>
          <b:Person>
            <b:Last>Németh</b:Last>
            <b:First>Tamás</b:First>
          </b:Person>
        </b:NameList>
      </b:Author>
    </b:Author>
    <b:ThesisType>Tech. rep.</b:ThesisType>
    <b:RefOrder>29</b:RefOrder>
  </b:Source>
  <b:Source>
    <b:Year>2015</b:Year>
    <b:Volume>49</b:Volume>
    <b:BIBTEX_Entry>article</b:BIBTEX_Entry>
    <b:SourceType>JournalArticle</b:SourceType>
    <b:Title>Gamification - a játékok alkalmazása a marketingben és a marketingoktatásban</b:Title>
    <b:Tag>kenez_2015_marketinggem</b:Tag>
    <b:Author>
      <b:Author>
        <b:NameList>
          <b:Person>
            <b:Last>Kenéz</b:Last>
            <b:First>András</b:First>
          </b:Person>
        </b:NameList>
      </b:Author>
    </b:Author>
    <b:Pages>36-51</b:Pages>
    <b:JournalName>Marketing \&amp; Management</b:JournalName>
    <b:Number>4</b:Number>
    <b:RefOrder>30</b:RefOrder>
  </b:Source>
  <b:Source>
    <b:Year>2015</b:Year>
    <b:Volume>49</b:Volume>
    <b:BIBTEX_Entry>article</b:BIBTEX_Entry>
    <b:SourceType>JournalArticle</b:SourceType>
    <b:Title>Gamification - a játékok alkalmazása a marketingben és a marketingoktatásban</b:Title>
    <b:Tag>kenez_2015_mm</b:Tag>
    <b:URL>http://ktk.pte.hu/sites/default/files/mellekletek/2016/06/2015_4_3.pdf</b:URL>
    <b:Author>
      <b:Author>
        <b:NameList>
          <b:Person>
            <b:Last>Kenéz</b:Last>
            <b:First>András</b:First>
          </b:Person>
        </b:NameList>
      </b:Author>
    </b:Author>
    <b:Pages>36-51</b:Pages>
    <b:JournalName>Marketing \&amp; Management</b:JournalName>
    <b:Number>4</b:Number>
    <b:RefOrder>31</b:RefOrder>
  </b:Source>
  <b:Source>
    <b:Year>2016</b:Year>
    <b:BIBTEX_Entry>misc</b:BIBTEX_Entry>
    <b:SourceType>Misc</b:SourceType>
    <b:Title>A játékosítás (gamification) a felsőoktatásban</b:Title>
    <b:Tag>kenez_2015_gemifikacio</b:Tag>
    <b:URL>https://emok.hu/attachments/article/58/EMOK2016_-_Reszletes_program.pdf</b:URL>
    <b:Author>
      <b:Author>
        <b:NameList>
          <b:Person>
            <b:Last>Kenéz</b:Last>
            <b:First>András</b:First>
          </b:Person>
        </b:NameList>
      </b:Author>
    </b:Author>
    <b:RefOrder>32</b:RefOrder>
  </b:Source>
  <b:Source>
    <b:Year>2017</b:Year>
    <b:BIBTEX_Series>Advances in Game-Based Learning</b:BIBTEX_Series>
    <b:BIBTEX_Entry>book</b:BIBTEX_Entry>
    <b:SourceType>Book</b:SourceType>
    <b:Title>A Guide to Designing Curricular Games: How to "Game" the System</b:Title>
    <b:Tag>book:1676020</b:Tag>
    <b:Publisher>Springer International Publishing</b:Publisher>
    <b:Edition>1</b:Edition>
    <b:URL>http://gen.lib.rus.ec/book/index.php?md5=41D71506E75546462AA7D134BAE8E84C</b:URL>
    <b:Author>
      <b:Author>
        <b:NameList>
          <b:Person>
            <b:Last>Kellinger</b:Last>
            <b:Middle>Jackson</b:Middle>
            <b:First>Janna</b:First>
          </b:Person>
        </b:NameList>
      </b:Author>
    </b:Author>
    <b:StandardNumber> ISBN: 978-3-319-42392-0,978-3-319-42393-7,218-219-221-2</b:StandardNumber>
    <b:RefOrder>33</b:RefOrder>
  </b:Source>
  <b:Source>
    <b:Year>2016</b:Year>
    <b:BIBTEX_Entry>techreport</b:BIBTEX_Entry>
    <b:SourceType>Report</b:SourceType>
    <b:Title>The Duolingo English Test and Academic English</b:Title>
    <b:Tag>duolingo_2016_Ishikawa</b:Tag>
    <b:Institution>Duolingo Research Report DRR-16-01</b:Institution>
    <b:URL>https://s3.amazonaws.com/duolingo-papers/reports/DRR-16-01.pdf</b:URL>
    <b:Author>
      <b:Author>
        <b:NameList>
          <b:Person>
            <b:Last>Ishikawa</b:Last>
            <b:First>Lynn</b:First>
          </b:Person>
          <b:Person>
            <b:Last>Hall</b:Last>
            <b:First>Kelley</b:First>
          </b:Person>
          <b:Person>
            <b:Last>Settles</b:Last>
            <b:First>Burr</b:First>
          </b:Person>
        </b:NameList>
      </b:Author>
    </b:Author>
    <b:ThesisType>Tech. rep.</b:ThesisType>
    <b:RefOrder>34</b:RefOrder>
  </b:Source>
  <b:Source>
    <b:Year>2016</b:Year>
    <b:BIBTEX_Series>Emotions and technology</b:BIBTEX_Series>
    <b:BIBTEX_Entry>book</b:BIBTEX_Entry>
    <b:SourceType>Book</b:SourceType>
    <b:Title>Emotions, Technology, and Digital Games</b:Title>
    <b:Tag>book:1506850</b:Tag>
    <b:Publisher>Elsevier Inc./Academic Press</b:Publisher>
    <b:Edition>1</b:Edition>
    <b:URL>http://gen.lib.rus.ec/book/index.php?md5=12237A26900AEAA3EF1A11D4E3833AF2</b:URL>
    <b:Author>
      <b:Author>
        <b:NameList>
          <b:Person>
            <b:Last>Huang</b:Last>
            <b:Middle>David and Tettegah, Sharon Y.</b:Middle>
            <b:First>Wenhao</b:First>
          </b:Person>
        </b:NameList>
      </b:Author>
    </b:Author>
    <b:StandardNumber> ISBN: 0128017384,978-0-12-801738-8</b:StandardNumber>
    <b:RefOrder>35</b:RefOrder>
  </b:Source>
  <b:Source>
    <b:Year>2016</b:Year>
    <b:Volume>92</b:Volume>
    <b:BIBTEX_Entry>article</b:BIBTEX_Entry>
    <b:SourceType>JournalArticle</b:SourceType>
    <b:Title>Engaging Asian Students Through Game Mechanics</b:Title>
    <b:Tag>Hew:2016:EAS:2849971.2850333</b:Tag>
    <b:Publisher>Elsevier Science Ltd.</b:Publisher>
    <b:BIBTEX_KeyWords>Behavioral engagement, Blended learning, Cognitive engagement, Gamification</b:BIBTEX_KeyWords>
    <b:URL>http://dx.doi.org/10.1016/j.compedu.2015.10.010</b:URL>
    <b:DOI>10.1016/j.compedu.2015.10.010</b:DOI>
    <b:Author>
      <b:Author>
        <b:NameList>
          <b:Person>
            <b:Last>Hew</b:Last>
            <b:Middle>Foon</b:Middle>
            <b:First>Khe</b:First>
          </b:Person>
          <b:Person>
            <b:Last>Huang</b:Last>
            <b:First>Biyun</b:First>
          </b:Person>
          <b:Person>
            <b:Last>Chu</b:Last>
            <b:Middle>Wah Samuel</b:Middle>
            <b:First>Kai</b:First>
          </b:Person>
          <b:Person>
            <b:Last>Chiu</b:Last>
            <b:Middle>K. W.</b:Middle>
            <b:First>Dickson</b:First>
          </b:Person>
        </b:NameList>
      </b:Author>
    </b:Author>
    <b:Pages>221-236</b:Pages>
    <b:Month>#jan#</b:Month>
    <b:JournalName>Comput. Educ.</b:JournalName>
    <b:Number>C</b:Number>
    <b:StandardNumber> ISSN: 0360-1315</b:StandardNumber>
    <b:City>Oxford</b:City>
    <b:StateProvince>UK</b:StateProvince>
    <b:CountryRegion>UK</b:CountryRegion>
    <b:RefOrder>36</b:RefOrder>
  </b:Source>
  <b:Source>
    <b:Department>St. Cloud State University</b:Department>
    <b:Year>2015</b:Year>
    <b:BIBTEX_Entry>mastersthesis</b:BIBTEX_Entry>
    <b:SourceType>Report</b:SourceType>
    <b:Title>Gamification and Implications for Second Language Education: A Meta Analysis</b:Title>
    <b:Tag>garland_2015</b:Tag>
    <b:URL>http://repository.stcloudstate.edu/cgi/viewcontent.cgi?article=1043&amp;context=engl_etds</b:URL>
    <b:Author>
      <b:Author>
        <b:NameList>
          <b:Person>
            <b:Last>Garland</b:Last>
            <b:Middle>M.</b:Middle>
            <b:First>Christopher</b:First>
          </b:Person>
        </b:NameList>
      </b:Author>
    </b:Author>
    <b:City>Minnesota</b:City>
    <b:StateProvince/>
    <b:CountryRegion/>
    <b:ThesisType>Master's thesis</b:ThesisType>
    <b:RefOrder>37</b:RefOrder>
  </b:Source>
  <b:Source>
    <b:Department>St. Cloud State University</b:Department>
    <b:Year>2015</b:Year>
    <b:BIBTEX_Entry>mastersthesis</b:BIBTEX_Entry>
    <b:SourceType>Report</b:SourceType>
    <b:Title>Gamification and Implications for Second Language Education: A Meta Analysis</b:Title>
    <b:Tag>Garland_2015_gemification</b:Tag>
    <b:URL>http://repository.stcloudstate.edu/cgi/viewcontent.cgi?article=1043&amp;context=engl_etds</b:URL>
    <b:Author>
      <b:Author>
        <b:NameList>
          <b:Person>
            <b:Last>Garland</b:Last>
            <b:Middle>M.</b:Middle>
            <b:First>Christopher</b:First>
          </b:Person>
        </b:NameList>
      </b:Author>
    </b:Author>
    <b:ThesisType>Master's thesis</b:ThesisType>
    <b:RefOrder>38</b:RefOrder>
  </b:Source>
  <b:Source>
    <b:Year>2014</b:Year>
    <b:BIBTEX_Entry>book</b:BIBTEX_Entry>
    <b:SourceType>Book</b:SourceType>
    <b:Title>Rethinking Gamification</b:Title>
    <b:Tag>book:1404707</b:Tag>
    <b:Publisher>Meson Press</b:Publisher>
    <b:URL>http://gen.lib.rus.ec/book/index.php?md5=1352BE3F0746C3E0582B5318D0CE71ED</b:URL>
    <b:Author>
      <b:Author>
        <b:NameList>
          <b:Person>
            <b:Last>Fuchs</b:Last>
            <b:First>Mathias</b:First>
          </b:Person>
          <b:Person>
            <b:Last>Fizek</b:Last>
            <b:First>Sonia</b:First>
          </b:Person>
          <b:Person>
            <b:Last>Ruffino</b:Last>
            <b:First>Paolo</b:First>
          </b:Person>
          <b:Person>
            <b:Last>Schrape</b:Last>
            <b:First>Niklas</b:First>
          </b:Person>
        </b:NameList>
      </b:Author>
    </b:Author>
    <b:StandardNumber> ISBN: 3957960002,9783957960009</b:StandardNumber>
    <b:RefOrder>39</b:RefOrder>
  </b:Source>
  <b:Source>
    <b:Year>2015</b:Year>
    <b:Volume>27</b:Volume>
    <b:BIBTEX_Entry>article</b:BIBTEX_Entry>
    <b:SourceType>JournalArticle</b:SourceType>
    <b:Title>Using Gamification to Enhance Second Language Learning</b:Title>
    <b:Tag>Flores_2015_2L</b:Tag>
    <b:Author>
      <b:Author>
        <b:NameList>
          <b:Person>
            <b:Last>Flores</b:Last>
            <b:Middle>Francisco Figueroa</b:Middle>
            <b:First>Jorge</b:First>
          </b:Person>
        </b:NameList>
      </b:Author>
    </b:Author>
    <b:Pages>32-54</b:Pages>
    <b:JournalName>Digital Education Review</b:JournalName>
    <b:Number>21</b:Number>
    <b:RefOrder>40</b:RefOrder>
  </b:Source>
  <b:Source>
    <b:Year>2015</b:Year>
    <b:Volume>27</b:Volume>
    <b:BIBTEX_Entry>article</b:BIBTEX_Entry>
    <b:SourceType>JournalArticle</b:SourceType>
    <b:Title>Digital Education Review</b:Title>
    <b:Tag>Flores_2015</b:Tag>
    <b:URL>http://revistes.ub.edu/index.php/der/article/download/11912/pdf</b:URL>
    <b:Author>
      <b:Author>
        <b:NameList>
          <b:Person>
            <b:Last>Flores</b:Last>
            <b:Middle>Francisco Figueroa</b:Middle>
            <b:First>Jorge</b:First>
          </b:Person>
        </b:NameList>
      </b:Author>
    </b:Author>
    <b:Pages>32-54</b:Pages>
    <b:JournalName>Digital Education Review</b:JournalName>
    <b:Number>21</b:Number>
    <b:RefOrder>41</b:RefOrder>
  </b:Source>
  <b:Source>
    <b:Year>2015</b:Year>
    <b:BIBTEX_Series>Digital Games and Learning</b:BIBTEX_Series>
    <b:BIBTEX_Entry>book</b:BIBTEX_Entry>
    <b:SourceType>Book</b:SourceType>
    <b:Title>Aesthetics and Design for Game-based Learning</b:Title>
    <b:Tag>book:1360183</b:Tag>
    <b:Publisher>Routledge</b:Publisher>
    <b:URL>http://gen.lib.rus.ec/book/index.php?md5=DEBE4358E4B12297B940DF77416FF873</b:URL>
    <b:Author>
      <b:Author>
        <b:NameList>
          <b:Person>
            <b:Last>Dickey</b:Last>
            <b:Middle>D.</b:Middle>
            <b:First>Michele</b:First>
          </b:Person>
        </b:NameList>
      </b:Author>
    </b:Author>
    <b:StandardNumber> ISBN: 041572094X,9780415720946</b:StandardNumber>
    <b:RefOrder>42</b:RefOrder>
  </b:Source>
  <b:Source>
    <b:Year>2017</b:Year>
    <b:Volume>14</b:Volume>
    <b:BIBTEX_Entry>article</b:BIBTEX_Entry>
    <b:SourceType>JournalArticle</b:SourceType>
    <b:Title>Gamifying education: what is known, what is believed and what remains uncertain: a critical review</b:Title>
    <b:BIBTEX_Abstract>Gamification of education is a developing approach for increasing learners ́motivation and engagement by incorporating game design elements in educational environments. With the growing popularity of gamification and yet mixed success of its application in educational contexts, the current review is aiming to shed a more realistic light on the research in this field by focusing on empirical evidence rather than on potentialities, beliefs or preferences. Accordingly, it critically examines the advancement in gamifying education. The discussion is structured around the used gamification mechanisms, the gamified subjects, the type of gamified learning activities, and the study goals, with an emphasis on the reliability and validity of the reported outcomes. To improve our understanding and offer a more realistic picture of the progress of gamification in education, consistent with the presented evidence, we examine both the outcomes reported in the papers and how they have been obtained. While the gamification in education is still a growing phenomenon, the review reveals that (i) insufficient evidence exists to support the long-term benefits of gamification in educational contexts; (ii) the practice of gamifying learning has outpaced researchers ́understanding of its mechanisms and methods; (iii) the knowledge of how to gamify an activity in accordance with the specifics of the educational context is still limited. The review highlights the need for systematically designed studies and rigorously tested approaches confirming the educational benefits of gamification, if gamified learning is to become a recognized instructional approach.</b:BIBTEX_Abstract>
    <b:Tag>Dichev2017a</b:Tag>
    <b:URL>http://dx.doi.org/10.1186/s41239-017-0042-5</b:URL>
    <b:DOI>10.1186/s41239-017-0042-5</b:DOI>
    <b:Author>
      <b:Author>
        <b:NameList>
          <b:Person>
            <b:Last>Dichev</b:Last>
            <b:First>Christo</b:First>
          </b:Person>
          <b:Person>
            <b:Last>Dicheva</b:Last>
            <b:First>Darina</b:First>
          </b:Person>
        </b:NameList>
      </b:Author>
    </b:Author>
    <b:Pages>9</b:Pages>
    <b:Month>Feb</b:Month>
    <b:JournalName>International Journal of Educational Technology in Higher Education</b:JournalName>
    <b:Number>1</b:Number>
    <b:StandardNumber> ISSN: 2365-9440</b:StandardNumber>
    <b:RefOrder>43</b:RefOrder>
  </b:Source>
  <b:Source>
    <b:Year>2017</b:Year>
    <b:Volume>14</b:Volume>
    <b:BIBTEX_Entry>article</b:BIBTEX_Entry>
    <b:SourceType>JournalArticle</b:SourceType>
    <b:Title>Gamifying education: what is known, what is believed and what remains uncertain: a critical review</b:Title>
    <b:BIBTEX_Abstract>Gamification of education is a developing approach for increasing learners ́motivation and engagement by incorporating game design elements in educational environments. With the growing popularity of gamification and yet mixed success of its application in educational contexts, the current review is aiming to shed a more realistic light on the research in this field by focusing on empirical evidence rather than on potentialities, beliefs or preferences. Accordingly, it critically examines the advancement in gamifying education. The discussion is structured around the used gamification mechanisms, the gamified subjects, the type of gamified learning activities, and the study goals, with an emphasis on the reliability and validity of the reported outcomes. To improve our understanding and offer a more realistic picture of the progress of gamification in education, consistent with the presented evidence, we examine both the outcomes reported in the papers and how they have been obtained. While the gamification in education is still a growing phenomenon, the review reveals that (i) insufficient evidence exists to support the long-term benefits of gamification in educational contexts; (ii) the practice of gamifying learning has outpaced researchers ́understanding of its mechanisms and methods; (iii) the knowledge of how to gamify an activity in accordance with the specifics of the educational context is still limited. The review highlights the need for systematically designed studies and rigorously tested approaches confirming the educational benefits of gamification, if gamified learning is to become a recognized instructional approach.</b:BIBTEX_Abstract>
    <b:Tag>Dichev2017</b:Tag>
    <b:URL>http://dx.doi.org/10.1186/s41239-017-0042-5</b:URL>
    <b:DOI>10.1186/s41239-017-0042-5</b:DOI>
    <b:Author>
      <b:Author>
        <b:NameList>
          <b:Person>
            <b:Last>Dichev</b:Last>
            <b:First>Christo</b:First>
          </b:Person>
          <b:Person>
            <b:Last>Dicheva</b:Last>
            <b:First>Darina</b:First>
          </b:Person>
        </b:NameList>
      </b:Author>
    </b:Author>
    <b:Pages>9</b:Pages>
    <b:JournalName>International Journal of Educational Technology in Higher Education</b:JournalName>
    <b:Number>1</b:Number>
    <b:StandardNumber> ISSN: 2365-9440</b:StandardNumber>
    <b:RefOrder>44</b:RefOrder>
  </b:Source>
  <b:Source>
    <b:Year>2011</b:Year>
    <b:BIBTEX_Series>MindTrek 1́1</b:BIBTEX_Series>
    <b:BIBTEX_Entry>inproceedings</b:BIBTEX_Entry>
    <b:SourceType>ConferenceProceedings</b:SourceType>
    <b:Title>From Game Design Elements to Gamefulness: Defining "Gamification"</b:Title>
    <b:Tag>Deterding2011</b:Tag>
    <b:Publisher>ACM</b:Publisher>
    <b:BookTitle>Proceedings of the 15th International Academic MindTrek Conference: Envisioning Future Media Environments</b:BookTitle>
    <b:BIBTEX_KeyWords>alternate reality games, game-based technologies, gameful design, gamefulness, games, gamification, pervasive games, play, playful design, playfulness, serious games</b:BIBTEX_KeyWords>
    <b:URL>http://doi.acm.org/10.1145/2181037.2181040</b:URL>
    <b:DOI>10.1145/2181037.2181040</b:DOI>
    <b:Author>
      <b:Author>
        <b:NameList>
          <b:Person>
            <b:Last>Deterding</b:Last>
            <b:First>Sebastian</b:First>
          </b:Person>
          <b:Person>
            <b:Last>Dixon</b:Last>
            <b:First>Dan</b:First>
          </b:Person>
          <b:Person>
            <b:Last>Khaled</b:Last>
            <b:First>Rilla</b:First>
          </b:Person>
          <b:Person>
            <b:Last>Nacke</b:Last>
            <b:First>Lennart</b:First>
          </b:Person>
        </b:NameList>
      </b:Author>
    </b:Author>
    <b:Pages>9-15</b:Pages>
    <b:StandardNumber> ISBN: 978-1-4503-0816-8</b:StandardNumber>
    <b:ConferenceName>Proceedings of the 15th International Academic MindTrek Conference: Envisioning Future Media Environments</b:ConferenceName>
    <b:City>New York, NY, USA</b:City>
    <b:RefOrder>45</b:RefOrder>
  </b:Source>
  <b:Source>
    <b:Year>2017</b:Year>
    <b:BIBTEX_Series>Advances in Game-Based Learning</b:BIBTEX_Series>
    <b:BIBTEX_Entry>book</b:BIBTEX_Entry>
    <b:SourceType>Book</b:SourceType>
    <b:Title>Educational Games for Soft-Skills Training in Digital Environments: New Perspectives</b:Title>
    <b:Tag>book:1675798</b:Tag>
    <b:Publisher>Springer International Publishing</b:Publisher>
    <b:Edition>1</b:Edition>
    <b:URL>http://gen.lib.rus.ec/book/index.php?md5=3B963C94DFB7BF3EF07C202B8F0D0D56</b:URL>
    <b:Author>
      <b:Author>
        <b:NameList>
          <b:Person>
            <b:Last>DellÁquila</b:Last>
            <b:Middle>and Marocco, ‎Davide and Ponticorvo, Michela and Ferdinando, Andrea Di and Schembri, Massimiliano and (auth.), Orazio Miglino</b:Middle>
            <b:First>Elena</b:First>
          </b:Person>
        </b:NameList>
      </b:Author>
    </b:Author>
    <b:StandardNumber> ISBN: 978-3-319-06310-2,978-3-319-06311-9,105-106-109-1</b:StandardNumber>
    <b:RefOrder>46</b:RefOrder>
  </b:Source>
  <b:Source>
    <b:Year>2014</b:Year>
    <b:BIBTEX_Series>SAC 1́4</b:BIBTEX_Series>
    <b:BIBTEX_Entry>inproceedings</b:BIBTEX_Entry>
    <b:SourceType>ConferenceProceedings</b:SourceType>
    <b:Title>A Systematic Mapping on Gamification Applied to Education</b:Title>
    <b:Tag>deSousaBorges:2014:SMG:2554850.2554956</b:Tag>
    <b:Publisher>ACM</b:Publisher>
    <b:BookTitle>Proceedings of the 29th Annual ACM Symposium on Applied Computing</b:BookTitle>
    <b:BIBTEX_KeyWords>education, engagement, gamification, literature review, motivation, persuasive computing, survey, systematic mapping</b:BIBTEX_KeyWords>
    <b:URL>http://doi.acm.org/10.1145/2554850.2554956</b:URL>
    <b:DOI>10.1145/2554850.2554956</b:DOI>
    <b:Author>
      <b:Author>
        <b:NameList>
          <b:Person>
            <b:Last>de Sousa Borges</b:Last>
            <b:First>Simone</b:First>
          </b:Person>
          <b:Person>
            <b:Last>Durelli</b:Last>
            <b:Middle>H. S.</b:Middle>
            <b:First>Vinicius</b:First>
          </b:Person>
          <b:Person>
            <b:Last>Reis</b:Last>
            <b:Middle>Macedo</b:Middle>
            <b:First>Helena</b:First>
          </b:Person>
          <b:Person>
            <b:Last>Isotani</b:Last>
            <b:First>Seiji</b:First>
          </b:Person>
        </b:NameList>
      </b:Author>
    </b:Author>
    <b:Pages>216-222</b:Pages>
    <b:StandardNumber> ISBN: 978-1-4503-2469-4</b:StandardNumber>
    <b:ConferenceName>Proceedings of the 29th Annual ACM Symposium on Applied Computing</b:ConferenceName>
    <b:City>New York, NY, USA</b:City>
    <b:RefOrder>47</b:RefOrder>
  </b:Source>
  <b:Source>
    <b:Year>2015</b:Year>
    <b:BIBTEX_Series>Gaming Media and Social Effects</b:BIBTEX_Series>
    <b:BIBTEX_Entry>book</b:BIBTEX_Entry>
    <b:SourceType>Book</b:SourceType>
    <b:Title>Games-To-Teach or Games-To-Learn: Unlocking the Power of Digital Game-Based Learning Through Performance</b:Title>
    <b:Tag>book:1403946</b:Tag>
    <b:Publisher>Springer</b:Publisher>
    <b:Edition>1</b:Edition>
    <b:URL>http://gen.lib.rus.ec/book/index.php?md5=7BA18857B9EFEEE526751F597A9BF068</b:URL>
    <b:Author>
      <b:Author>
        <b:NameList>
          <b:Person>
            <b:Last>Chee</b:Last>
            <b:Middle>San</b:Middle>
            <b:First>Yam</b:First>
          </b:Person>
        </b:NameList>
      </b:Author>
    </b:Author>
    <b:StandardNumber> ISBN: 9812875174,9789812875174</b:StandardNumber>
    <b:RefOrder>48</b:RefOrder>
  </b:Source>
  <b:Source>
    <b:Year>2014</b:Year>
    <b:BIBTEX_Entry>book</b:BIBTEX_Entry>
    <b:SourceType>Book</b:SourceType>
    <b:Title>Gamify: How Gamification Motivates People to Do Extraordinary Things</b:Title>
    <b:Tag>book:1390138</b:Tag>
    <b:Publisher>Bibliomotion</b:Publisher>
    <b:URL>http://gen.lib.rus.ec/book/index.php?md5=95713A73C0CF9D8E33F5D9EF63FFD57C</b:URL>
    <b:Author>
      <b:Author>
        <b:NameList>
          <b:Person>
            <b:Last>Burke</b:Last>
            <b:First>Brian</b:First>
          </b:Person>
        </b:NameList>
      </b:Author>
    </b:Author>
    <b:StandardNumber> ISBN: 1937134857,9781937134853</b:StandardNumber>
    <b:RefOrder>49</b:RefOrder>
  </b:Source>
  <b:Source>
    <b:Year>2013</b:Year>
    <b:BIBTEX_Entry>book</b:BIBTEX_Entry>
    <b:SourceType>Book</b:SourceType>
    <b:Title>Digital Games: A Context for Cognitive Development: New Directions for Child and Adolescent Development, Number 139</b:Title>
    <b:Tag>book:1201442</b:Tag>
    <b:Publisher>Jossey-Bass</b:Publisher>
    <b:Edition>1</b:Edition>
    <b:URL>http://gen.lib.rus.ec/book/index.php?md5=13F6C07F6C82C35665E34F8A06701471</b:URL>
    <b:Author>
      <b:Author>
        <b:NameList>
          <b:Person>
            <b:Last>Blumberg</b:Last>
            <b:Middle>C. and Fisch, Shalom M.</b:Middle>
            <b:First>Fran</b:First>
          </b:Person>
        </b:NameList>
      </b:Author>
    </b:Author>
    <b:StandardNumber> ISBN: 1118641019,9781118641019</b:StandardNumber>
    <b:RefOrder>50</b:RefOrder>
  </b:Source>
  <b:Source>
    <b:Year>2015</b:Year>
    <b:BIBTEX_Entry>techreport</b:BIBTEX_Entry>
    <b:SourceType>Report</b:SourceType>
    <b:Title>The Duolingo English Test and East Africa: Preliminary linking results with IELTS and CEFR</b:Title>
    <b:Tag>duolingo_2015_Bezy</b:Tag>
    <b:Institution>Duolingo Research Report DRR-15-01</b:Institution>
    <b:URL>https://s3.amazonaws.com/duolingo-papers/reports/DRR-15-01.pdf</b:URL>
    <b:Author>
      <b:Author>
        <b:NameList>
          <b:Person>
            <b:Last>Bézy</b:Last>
            <b:First>Michel</b:First>
          </b:Person>
          <b:Person>
            <b:Last>Settles</b:Last>
            <b:First>Burr</b:First>
          </b:Person>
        </b:NameList>
      </b:Author>
    </b:Author>
    <b:ThesisType>Tech. rep.</b:ThesisType>
    <b:RefOrder>51</b:RefOrder>
  </b:Source>
  <b:Source>
    <b:Year>2017</b:Year>
    <b:BIBTEX_Series>Advances in Game-Based Learning</b:BIBTEX_Series>
    <b:BIBTEX_Entry>book</b:BIBTEX_Entry>
    <b:SourceType>Book</b:SourceType>
    <b:Title>Choosing and Using Digital Games in the Classroom: A Practical Guide</b:Title>
    <b:Tag>book:1675803</b:Tag>
    <b:Publisher>Springer International Publishing</b:Publisher>
    <b:Edition>1</b:Edition>
    <b:URL>http://gen.lib.rus.ec/book/index.php?md5=3C4CCCED87452EE37A96E953F1632AA3</b:URL>
    <b:Author>
      <b:Author>
        <b:NameList>
          <b:Person>
            <b:Last>Becker</b:Last>
            <b:First>Katrin</b:First>
          </b:Person>
        </b:NameList>
      </b:Author>
    </b:Author>
    <b:StandardNumber> ISBN: 978-3-319-12222-9,978-3-319-12223-6</b:StandardNumber>
    <b:RefOrder>52</b:RefOrder>
  </b:Source>
  <b:Source>
    <b:Year>2014</b:Year>
    <b:BIBTEX_Entry>book</b:BIBTEX_Entry>
    <b:SourceType>Book</b:SourceType>
    <b:Title>Handbook of Digital Games</b:Title>
    <b:Tag>book:1174570</b:Tag>
    <b:Publisher>Wiley-IEEE Press</b:Publisher>
    <b:URL>http://gen.lib.rus.ec/book/index.php?md5=6EA244BF584A44759515A057634BD949</b:URL>
    <b:Author>
      <b:Author>
        <b:NameList>
          <b:Person>
            <b:Last>Angelides</b:Last>
            <b:Middle>C. and Agius, Harry</b:Middle>
            <b:First>Marios</b:First>
          </b:Person>
        </b:NameList>
      </b:Author>
    </b:Author>
    <b:StandardNumber> ISBN: 1118328035,9781118328033</b:StandardNumber>
    <b:RefOrder>53</b:RefOrder>
  </b:Source>
  <b:Source>
    <b:Year>2021</b:Year>
    <b:Volume>29</b:Volume>
    <b:BIBTEX_Entry>article</b:BIBTEX_Entry>
    <b:SourceType>JournalArticle</b:SourceType>
    <b:Title>Stress-Reducing Effects of Playing a Casual Video Game among Undergraduate Students</b:Title>
    <b:Publisher>Springer Science and Business Media LLC</b:Publisher>
    <b:Tag>Desai2021</b:Tag>
    <b:DOI>10.1007/s43076-021-00062-6</b:DOI>
    <b:Author>
      <b:Author>
        <b:NameList>
          <b:Person>
            <b:Last>Desai</b:Last>
            <b:First>Veeral</b:First>
          </b:Person>
          <b:Person>
            <b:Last>Gupta</b:Last>
            <b:First>Arnav</b:First>
          </b:Person>
          <b:Person>
            <b:Last>Andersen</b:Last>
            <b:First>Lucas</b:First>
          </b:Person>
          <b:Person>
            <b:Last>Ronnestrand</b:Last>
            <b:First>Bailey</b:First>
          </b:Person>
          <b:Person>
            <b:Last>Wong</b:Last>
            <b:First>Michael</b:First>
          </b:Person>
        </b:NameList>
      </b:Author>
    </b:Author>
    <b:Pages>563–579</b:Pages>
    <b:Month>March</b:Month>
    <b:JournalName>Trends in Psychology</b:JournalName>
    <b:Number>3</b:Number>
    <b:StandardNumber> ISSN: 2358-1883</b:StandardNumber>
    <b:RefOrder>1</b:RefOrder>
  </b:Source>
</b:Sources>
</file>

<file path=customXml/itemProps1.xml><?xml version="1.0" encoding="utf-8"?>
<ds:datastoreItem xmlns:ds="http://schemas.openxmlformats.org/officeDocument/2006/customXml" ds:itemID="{0D44026C-1C75-4684-8ACD-F624C2706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150</Pages>
  <Words>113591</Words>
  <Characters>783784</Characters>
  <Application>Microsoft Office Word</Application>
  <DocSecurity>0</DocSecurity>
  <Lines>6531</Lines>
  <Paragraphs>1791</Paragraphs>
  <ScaleCrop>false</ScaleCrop>
  <HeadingPairs>
    <vt:vector size="2" baseType="variant">
      <vt:variant>
        <vt:lpstr>Cím</vt:lpstr>
      </vt:variant>
      <vt:variant>
        <vt:i4>1</vt:i4>
      </vt:variant>
    </vt:vector>
  </HeadingPairs>
  <TitlesOfParts>
    <vt:vector size="1" baseType="lpstr">
      <vt:lpstr/>
    </vt:vector>
  </TitlesOfParts>
  <Company>SDA</Company>
  <LinksUpToDate>false</LinksUpToDate>
  <CharactersWithSpaces>895584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Kálmán Abari</dc:creator>
  <dc:description/>
  <cp:lastModifiedBy>Abari Kálmán (EXT)</cp:lastModifiedBy>
  <cp:revision>27</cp:revision>
  <cp:lastPrinted>2025-04-08T08:06:00Z</cp:lastPrinted>
  <dcterms:created xsi:type="dcterms:W3CDTF">2025-05-09T14:30:00Z</dcterms:created>
  <dcterms:modified xsi:type="dcterms:W3CDTF">2025-06-19T11:18:00Z</dcterms:modified>
  <dc:language>hu-HU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773d908556604dcd691a333ec8da62be65293f3a15151f198b74326b53f99f06</vt:lpwstr>
  </property>
  <property fmtid="{D5CDD505-2E9C-101B-9397-08002B2CF9AE}" pid="3" name="ZOTERO_PREF_1">
    <vt:lpwstr>&lt;data data-version="3" zotero-version="7.0.15"&gt;&lt;session id="GgWOWmW3"/&gt;&lt;style id="http://www.zotero.org/styles/apa" locale="hu-HU" hasBibliography="1" bibliographyStyleHasBeenSet="1"/&gt;&lt;prefs&gt;&lt;pref name="fieldType" value="Field"/&gt;&lt;/prefs&gt;&lt;/data&gt;</vt:lpwstr>
  </property>
</Properties>
</file>